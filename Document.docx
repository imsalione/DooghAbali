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C642FE" w14:textId="5F9CAD47" w:rsidR="008D647B" w:rsidRDefault="000F5F06" w:rsidP="00B51BAA">
      <w:pPr>
        <w:rPr>
          <w:ins w:id="2" w:author="Saleh Abedinezhad" w:date="2023-12-10T17:14:00Z"/>
          <w:rFonts w:ascii="IRANSansWeb(FaNum)" w:hAnsi="IRANSansWeb(FaNum)" w:cs="IRANSansWeb(FaNum)"/>
          <w:sz w:val="18"/>
          <w:szCs w:val="18"/>
          <w:rtl/>
        </w:rPr>
        <w:sectPr w:rsidR="008D647B" w:rsidSect="008D647B">
          <w:footerReference w:type="default" r:id="rId8"/>
          <w:pgSz w:w="11906" w:h="16838"/>
          <w:pgMar w:top="720" w:right="720" w:bottom="720" w:left="720" w:header="708" w:footer="397" w:gutter="0"/>
          <w:pgNumType w:start="1"/>
          <w:cols w:space="708"/>
          <w:titlePg/>
          <w:bidi/>
          <w:rtlGutter/>
          <w:docGrid w:linePitch="360"/>
          <w:sectPrChange w:id="16" w:author="Saleh Abedinezhad" w:date="2023-12-10T17:17:00Z">
            <w:sectPr w:rsidR="008D647B" w:rsidSect="008D647B">
              <w:pgMar w:top="720" w:right="720" w:bottom="720" w:left="720" w:header="708" w:footer="397" w:gutter="0"/>
              <w:pgBorders>
                <w:top w:val="single" w:sz="36" w:space="24" w:color="auto"/>
                <w:left w:val="single" w:sz="36" w:space="24" w:color="auto"/>
                <w:bottom w:val="single" w:sz="36" w:space="24" w:color="auto"/>
                <w:right w:val="single" w:sz="36" w:space="24" w:color="auto"/>
              </w:pgBorders>
            </w:sectPr>
          </w:sectPrChange>
        </w:sectPr>
      </w:pPr>
      <w:ins w:id="17" w:author="Saleh Abedinezhad" w:date="2023-12-10T17:35:00Z">
        <w:r>
          <w:rPr>
            <w:rFonts w:ascii="IRANSansWeb(FaNum)" w:hAnsi="IRANSansWeb(FaNum)" w:cs="IRANSansWeb(FaNum)"/>
            <w:noProof/>
            <w:sz w:val="18"/>
            <w:szCs w:val="18"/>
            <w:rtl/>
            <w:lang w:val="fa-IR"/>
          </w:rPr>
          <w:drawing>
            <wp:anchor distT="0" distB="0" distL="114300" distR="114300" simplePos="0" relativeHeight="251660288" behindDoc="1" locked="0" layoutInCell="1" allowOverlap="1" wp14:anchorId="18B0634C" wp14:editId="4659EA94">
              <wp:simplePos x="0" y="0"/>
              <wp:positionH relativeFrom="page">
                <wp:posOffset>-77372</wp:posOffset>
              </wp:positionH>
              <wp:positionV relativeFrom="page">
                <wp:align>top</wp:align>
              </wp:positionV>
              <wp:extent cx="7639685" cy="10689455"/>
              <wp:effectExtent l="0" t="0" r="0" b="0"/>
              <wp:wrapTight wrapText="bothSides">
                <wp:wrapPolygon edited="0">
                  <wp:start x="0" y="0"/>
                  <wp:lineTo x="0" y="21558"/>
                  <wp:lineTo x="21544" y="21558"/>
                  <wp:lineTo x="21544" y="0"/>
                  <wp:lineTo x="0" y="0"/>
                </wp:wrapPolygon>
              </wp:wrapTight>
              <wp:docPr id="11283263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326333"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39685" cy="10689455"/>
                      </a:xfrm>
                      <a:prstGeom prst="rect">
                        <a:avLst/>
                      </a:prstGeom>
                    </pic:spPr>
                  </pic:pic>
                </a:graphicData>
              </a:graphic>
              <wp14:sizeRelH relativeFrom="margin">
                <wp14:pctWidth>0</wp14:pctWidth>
              </wp14:sizeRelH>
              <wp14:sizeRelV relativeFrom="margin">
                <wp14:pctHeight>0</wp14:pctHeight>
              </wp14:sizeRelV>
            </wp:anchor>
          </w:drawing>
        </w:r>
      </w:ins>
      <w:del w:id="18" w:author="Saleh Abedinezhad" w:date="2023-12-10T17:16:00Z">
        <w:r w:rsidR="00C65E3F" w:rsidDel="008D647B">
          <w:rPr>
            <w:rFonts w:ascii="IRANSansWeb(FaNum)" w:hAnsi="IRANSansWeb(FaNum)" w:cs="IRANSansWeb(FaNum)"/>
            <w:noProof/>
            <w:sz w:val="18"/>
            <w:szCs w:val="18"/>
            <w:rtl/>
            <w:lang w:val="fa-IR"/>
          </w:rPr>
          <w:drawing>
            <wp:anchor distT="0" distB="0" distL="114300" distR="114300" simplePos="0" relativeHeight="251659264" behindDoc="0" locked="0" layoutInCell="1" allowOverlap="1" wp14:anchorId="37526601" wp14:editId="350AB03A">
              <wp:simplePos x="0" y="0"/>
              <wp:positionH relativeFrom="margin">
                <wp:posOffset>107950</wp:posOffset>
              </wp:positionH>
              <wp:positionV relativeFrom="paragraph">
                <wp:posOffset>57150</wp:posOffset>
              </wp:positionV>
              <wp:extent cx="6438900" cy="9652000"/>
              <wp:effectExtent l="57150" t="57150" r="57150" b="63500"/>
              <wp:wrapSquare wrapText="bothSides"/>
              <wp:docPr id="964039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039616"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38900" cy="9652000"/>
                      </a:xfrm>
                      <a:prstGeom prst="rect">
                        <a:avLst/>
                      </a:prstGeom>
                      <a:solidFill>
                        <a:srgbClr val="FFFFFF">
                          <a:shade val="85000"/>
                        </a:srgbClr>
                      </a:solidFill>
                      <a:ln w="190500" cap="rnd">
                        <a:noFill/>
                      </a:ln>
                      <a:effectLst>
                        <a:outerShdw blurRad="50000" algn="tl" rotWithShape="0">
                          <a:srgbClr val="000000">
                            <a:alpha val="41000"/>
                          </a:srgbClr>
                        </a:outerShdw>
                      </a:effectLst>
                    </pic:spPr>
                  </pic:pic>
                </a:graphicData>
              </a:graphic>
              <wp14:sizeRelH relativeFrom="margin">
                <wp14:pctWidth>0</wp14:pctWidth>
              </wp14:sizeRelH>
              <wp14:sizeRelV relativeFrom="margin">
                <wp14:pctHeight>0</wp14:pctHeight>
              </wp14:sizeRelV>
            </wp:anchor>
          </w:drawing>
        </w:r>
      </w:del>
      <w:r w:rsidR="00B51BAA">
        <w:rPr>
          <w:rFonts w:ascii="IRANSansWeb(FaNum)" w:hAnsi="IRANSansWeb(FaNum)" w:cs="IRANSansWeb(FaNum)"/>
          <w:sz w:val="18"/>
          <w:szCs w:val="18"/>
          <w:rtl/>
        </w:rPr>
        <w:br w:type="page"/>
      </w:r>
    </w:p>
    <w:p w14:paraId="3F171E3C" w14:textId="5A8F1BD7" w:rsidR="00E96609" w:rsidRDefault="00D07AC5" w:rsidP="002309AD">
      <w:pPr>
        <w:jc w:val="center"/>
        <w:rPr>
          <w:ins w:id="19" w:author="Saleh Abedinezhad" w:date="2023-12-11T20:14:00Z"/>
          <w:rFonts w:ascii="IRANSansWeb(FaNum)" w:hAnsi="IRANSansWeb(FaNum)" w:cs="IRANSansWeb(FaNum)"/>
          <w:sz w:val="18"/>
          <w:szCs w:val="18"/>
          <w:rtl/>
        </w:rPr>
        <w:sectPr w:rsidR="00E96609" w:rsidSect="00E96609">
          <w:pgSz w:w="11906" w:h="16838"/>
          <w:pgMar w:top="720" w:right="720" w:bottom="720" w:left="720" w:header="708" w:footer="397" w:gutter="0"/>
          <w:pgNumType w:start="1"/>
          <w:cols w:space="708"/>
          <w:titlePg/>
          <w:bidi/>
          <w:rtlGutter/>
          <w:docGrid w:linePitch="360"/>
          <w:sectPrChange w:id="20" w:author="Saleh Abedinezhad" w:date="2023-12-11T20:14:00Z">
            <w:sectPr w:rsidR="00E96609" w:rsidSect="00E96609">
              <w:pgMar w:top="720" w:right="720" w:bottom="720" w:left="720" w:header="708" w:footer="397" w:gutter="0"/>
              <w:pgBorders>
                <w:top w:val="single" w:sz="36" w:space="24" w:color="auto"/>
                <w:left w:val="single" w:sz="36" w:space="24" w:color="auto"/>
                <w:bottom w:val="single" w:sz="36" w:space="24" w:color="auto"/>
                <w:right w:val="single" w:sz="36" w:space="24" w:color="auto"/>
              </w:pgBorders>
            </w:sectPr>
          </w:sectPrChange>
        </w:sectPr>
      </w:pPr>
      <w:ins w:id="21" w:author="Saleh Abedinezhad" w:date="2023-12-12T09:18:00Z">
        <w:r>
          <w:rPr>
            <w:rFonts w:ascii="IRANSansWeb(FaNum)" w:hAnsi="IRANSansWeb(FaNum)" w:cs="IRANSansWeb(FaNum)"/>
            <w:b/>
            <w:bCs/>
            <w:noProof/>
          </w:rPr>
          <w:lastRenderedPageBreak/>
          <w:drawing>
            <wp:anchor distT="0" distB="0" distL="114300" distR="114300" simplePos="0" relativeHeight="251664384" behindDoc="1" locked="0" layoutInCell="1" allowOverlap="1" wp14:anchorId="4F04D2C2" wp14:editId="3F2BE9B6">
              <wp:simplePos x="0" y="0"/>
              <wp:positionH relativeFrom="margin">
                <wp:align>center</wp:align>
              </wp:positionH>
              <wp:positionV relativeFrom="paragraph">
                <wp:posOffset>9207426</wp:posOffset>
              </wp:positionV>
              <wp:extent cx="540000" cy="540000"/>
              <wp:effectExtent l="0" t="0" r="0" b="0"/>
              <wp:wrapTight wrapText="bothSides">
                <wp:wrapPolygon edited="0">
                  <wp:start x="4574" y="0"/>
                  <wp:lineTo x="0" y="4574"/>
                  <wp:lineTo x="0" y="16009"/>
                  <wp:lineTo x="4574" y="20584"/>
                  <wp:lineTo x="16009" y="20584"/>
                  <wp:lineTo x="20584" y="16009"/>
                  <wp:lineTo x="20584" y="4574"/>
                  <wp:lineTo x="16009" y="0"/>
                  <wp:lineTo x="4574" y="0"/>
                </wp:wrapPolygon>
              </wp:wrapTight>
              <wp:docPr id="1851524216" name="Picture 2">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524216" name="Picture 2">
                        <a:hlinkClick r:id="rId11"/>
                      </pic:cNvPr>
                      <pic:cNvPicPr>
                        <a:picLocks noChangeAspect="1" noChangeArrowheads="1"/>
                      </pic:cNvPicPr>
                    </pic:nvPicPr>
                    <pic:blipFill>
                      <a:blip r:embed="rId12" cstate="print">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14:sizeRelH relativeFrom="margin">
                <wp14:pctWidth>0</wp14:pctWidth>
              </wp14:sizeRelH>
              <wp14:sizeRelV relativeFrom="margin">
                <wp14:pctHeight>0</wp14:pctHeight>
              </wp14:sizeRelV>
            </wp:anchor>
          </w:drawing>
        </w:r>
      </w:ins>
      <w:ins w:id="22" w:author="Saleh Abedinezhad" w:date="2023-12-11T20:15:00Z">
        <w:r>
          <w:rPr>
            <w:rFonts w:ascii="IRANSansWeb(FaNum)" w:hAnsi="IRANSansWeb(FaNum)" w:cs="IRANSansWeb(FaNum)" w:hint="cs"/>
            <w:noProof/>
            <w:sz w:val="18"/>
            <w:szCs w:val="18"/>
            <w:rtl/>
            <w:lang w:val="fa-IR"/>
          </w:rPr>
          <w:drawing>
            <wp:anchor distT="0" distB="0" distL="114300" distR="114300" simplePos="0" relativeHeight="251661312" behindDoc="1" locked="0" layoutInCell="1" allowOverlap="1" wp14:anchorId="58ABCF98" wp14:editId="270446AE">
              <wp:simplePos x="0" y="0"/>
              <wp:positionH relativeFrom="page">
                <wp:align>right</wp:align>
              </wp:positionH>
              <wp:positionV relativeFrom="page">
                <wp:align>top</wp:align>
              </wp:positionV>
              <wp:extent cx="7553960" cy="10689590"/>
              <wp:effectExtent l="0" t="0" r="8890" b="0"/>
              <wp:wrapTight wrapText="bothSides">
                <wp:wrapPolygon edited="0">
                  <wp:start x="0" y="0"/>
                  <wp:lineTo x="0" y="21556"/>
                  <wp:lineTo x="21571" y="21556"/>
                  <wp:lineTo x="21571" y="0"/>
                  <wp:lineTo x="0" y="0"/>
                </wp:wrapPolygon>
              </wp:wrapTight>
              <wp:docPr id="2077200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20037"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554198" cy="10689847"/>
                      </a:xfrm>
                      <a:prstGeom prst="rect">
                        <a:avLst/>
                      </a:prstGeom>
                    </pic:spPr>
                  </pic:pic>
                </a:graphicData>
              </a:graphic>
              <wp14:sizeRelH relativeFrom="page">
                <wp14:pctWidth>0</wp14:pctWidth>
              </wp14:sizeRelH>
              <wp14:sizeRelV relativeFrom="page">
                <wp14:pctHeight>0</wp14:pctHeight>
              </wp14:sizeRelV>
            </wp:anchor>
          </w:drawing>
        </w:r>
      </w:ins>
    </w:p>
    <w:p w14:paraId="4D2F0D55" w14:textId="44915461" w:rsidR="00B51BAA" w:rsidDel="008D647B" w:rsidRDefault="00B51BAA" w:rsidP="00B51BAA">
      <w:pPr>
        <w:rPr>
          <w:del w:id="23" w:author="Saleh Abedinezhad" w:date="2023-12-10T17:15:00Z"/>
          <w:rFonts w:ascii="IRANSansWeb(FaNum)" w:hAnsi="IRANSansWeb(FaNum)" w:cs="IRANSansWeb(FaNum)"/>
          <w:sz w:val="18"/>
          <w:szCs w:val="18"/>
        </w:rPr>
      </w:pPr>
    </w:p>
    <w:p w14:paraId="6D32352A" w14:textId="7525FB85" w:rsidR="00EE0B55" w:rsidRPr="00B90454" w:rsidRDefault="002309AD" w:rsidP="002309AD">
      <w:pPr>
        <w:jc w:val="center"/>
        <w:rPr>
          <w:rFonts w:ascii="IRANSansWeb(FaNum)" w:hAnsi="IRANSansWeb(FaNum)" w:cs="IRANSansWeb(FaNum)"/>
          <w:sz w:val="18"/>
          <w:szCs w:val="18"/>
          <w:rtl/>
        </w:rPr>
      </w:pPr>
      <w:r w:rsidRPr="00B90454">
        <w:rPr>
          <w:rFonts w:ascii="IRANSansWeb(FaNum)" w:hAnsi="IRANSansWeb(FaNum)" w:cs="IRANSansWeb(FaNum)"/>
          <w:sz w:val="18"/>
          <w:szCs w:val="18"/>
          <w:rtl/>
        </w:rPr>
        <w:t>بسمه‌تعالی</w:t>
      </w:r>
    </w:p>
    <w:p w14:paraId="24BE7469" w14:textId="77777777" w:rsidR="002309AD" w:rsidRPr="005A7398" w:rsidRDefault="002309AD" w:rsidP="002309AD">
      <w:pPr>
        <w:contextualSpacing/>
        <w:jc w:val="center"/>
        <w:rPr>
          <w:rFonts w:ascii="IRANSansWeb(FaNum)" w:hAnsi="IRANSansWeb(FaNum)" w:cs="IRANSansWeb(FaNum)"/>
          <w:b/>
          <w:bCs/>
          <w:sz w:val="32"/>
          <w:szCs w:val="32"/>
          <w:rtl/>
        </w:rPr>
      </w:pPr>
      <w:r w:rsidRPr="005A7398">
        <w:rPr>
          <w:rFonts w:ascii="IRANSansWeb(FaNum)" w:hAnsi="IRANSansWeb(FaNum)" w:cs="IRANSansWeb(FaNum)"/>
          <w:b/>
          <w:bCs/>
          <w:sz w:val="32"/>
          <w:szCs w:val="32"/>
          <w:rtl/>
        </w:rPr>
        <w:t>فرم شناسنامه پروژه</w:t>
      </w:r>
    </w:p>
    <w:p w14:paraId="3984B783" w14:textId="77777777" w:rsidR="006E7131" w:rsidRPr="005A7398" w:rsidRDefault="006E7131" w:rsidP="002309AD">
      <w:pPr>
        <w:contextualSpacing/>
        <w:jc w:val="center"/>
        <w:rPr>
          <w:rFonts w:ascii="IRANSansWeb(FaNum)" w:hAnsi="IRANSansWeb(FaNum)" w:cs="IRANSansWeb(FaNum)"/>
          <w:b/>
          <w:bCs/>
          <w:sz w:val="24"/>
          <w:szCs w:val="24"/>
          <w:rtl/>
        </w:rPr>
      </w:pPr>
      <w:r w:rsidRPr="005A7398">
        <w:rPr>
          <w:rFonts w:ascii="IRANSansWeb(FaNum)" w:hAnsi="IRANSansWeb(FaNum)" w:cs="IRANSansWeb(FaNum)"/>
          <w:b/>
          <w:bCs/>
          <w:sz w:val="24"/>
          <w:szCs w:val="24"/>
          <w:rtl/>
        </w:rPr>
        <w:t>درس آزمایشگاه مهندسی نرم‌افزار</w:t>
      </w:r>
    </w:p>
    <w:p w14:paraId="3380EE7D" w14:textId="77777777" w:rsidR="0038662B" w:rsidRPr="005A7398" w:rsidRDefault="0038662B" w:rsidP="002309AD">
      <w:pPr>
        <w:contextualSpacing/>
        <w:jc w:val="center"/>
        <w:rPr>
          <w:rFonts w:ascii="IRANSansWeb(FaNum)" w:hAnsi="IRANSansWeb(FaNum)" w:cs="IRANSansWeb(FaNum)"/>
          <w:b/>
          <w:bCs/>
          <w:sz w:val="24"/>
          <w:szCs w:val="24"/>
          <w:rtl/>
        </w:rPr>
      </w:pPr>
    </w:p>
    <w:tbl>
      <w:tblPr>
        <w:tblStyle w:val="TableGrid"/>
        <w:bidiVisual/>
        <w:tblW w:w="5000" w:type="pct"/>
        <w:jc w:val="center"/>
        <w:tblLook w:val="04A0" w:firstRow="1" w:lastRow="0" w:firstColumn="1" w:lastColumn="0" w:noHBand="0" w:noVBand="1"/>
      </w:tblPr>
      <w:tblGrid>
        <w:gridCol w:w="893"/>
        <w:gridCol w:w="2473"/>
        <w:gridCol w:w="2475"/>
        <w:gridCol w:w="19"/>
        <w:gridCol w:w="123"/>
        <w:gridCol w:w="1023"/>
        <w:gridCol w:w="1311"/>
        <w:gridCol w:w="493"/>
        <w:gridCol w:w="1626"/>
        <w:tblGridChange w:id="24">
          <w:tblGrid>
            <w:gridCol w:w="10"/>
            <w:gridCol w:w="883"/>
            <w:gridCol w:w="10"/>
            <w:gridCol w:w="2463"/>
            <w:gridCol w:w="10"/>
            <w:gridCol w:w="2465"/>
            <w:gridCol w:w="10"/>
            <w:gridCol w:w="19"/>
            <w:gridCol w:w="123"/>
            <w:gridCol w:w="1023"/>
            <w:gridCol w:w="1301"/>
            <w:gridCol w:w="10"/>
            <w:gridCol w:w="493"/>
            <w:gridCol w:w="1616"/>
            <w:gridCol w:w="10"/>
          </w:tblGrid>
        </w:tblGridChange>
      </w:tblGrid>
      <w:tr w:rsidR="009C16D4" w:rsidRPr="005A7398" w14:paraId="54EF66D4" w14:textId="77777777" w:rsidTr="00476AFB">
        <w:trPr>
          <w:trHeight w:val="302"/>
          <w:jc w:val="center"/>
        </w:trPr>
        <w:tc>
          <w:tcPr>
            <w:tcW w:w="5000" w:type="pct"/>
            <w:gridSpan w:val="9"/>
            <w:tcBorders>
              <w:top w:val="single" w:sz="12" w:space="0" w:color="auto"/>
              <w:left w:val="single" w:sz="12" w:space="0" w:color="auto"/>
              <w:right w:val="single" w:sz="12" w:space="0" w:color="auto"/>
            </w:tcBorders>
            <w:shd w:val="clear" w:color="auto" w:fill="C6D9F1" w:themeFill="text2" w:themeFillTint="33"/>
          </w:tcPr>
          <w:p w14:paraId="7449F957" w14:textId="77777777" w:rsidR="00CE127E" w:rsidRPr="005A7398" w:rsidRDefault="009C16D4" w:rsidP="002309AD">
            <w:pPr>
              <w:jc w:val="center"/>
              <w:rPr>
                <w:rFonts w:ascii="IRANSansWeb(FaNum)" w:hAnsi="IRANSansWeb(FaNum)" w:cs="IRANSansWeb(FaNum)"/>
                <w:b/>
                <w:bCs/>
                <w:sz w:val="28"/>
                <w:szCs w:val="28"/>
                <w:rtl/>
              </w:rPr>
            </w:pPr>
            <w:r w:rsidRPr="005A7398">
              <w:rPr>
                <w:rFonts w:ascii="IRANSansWeb(FaNum)" w:hAnsi="IRANSansWeb(FaNum)" w:cs="IRANSansWeb(FaNum)"/>
                <w:b/>
                <w:bCs/>
                <w:sz w:val="28"/>
                <w:szCs w:val="28"/>
                <w:rtl/>
              </w:rPr>
              <w:t>دانشگاه آزاد اسلامی واحد پردیس</w:t>
            </w:r>
            <w:r w:rsidR="006E7131" w:rsidRPr="005A7398">
              <w:rPr>
                <w:rFonts w:ascii="IRANSansWeb(FaNum)" w:hAnsi="IRANSansWeb(FaNum)" w:cs="IRANSansWeb(FaNum)"/>
                <w:b/>
                <w:bCs/>
                <w:sz w:val="28"/>
                <w:szCs w:val="28"/>
                <w:rtl/>
              </w:rPr>
              <w:t xml:space="preserve">- </w:t>
            </w:r>
            <w:r w:rsidR="006E7131" w:rsidRPr="005A7398">
              <w:rPr>
                <w:rFonts w:ascii="IRANSansWeb(FaNum)" w:hAnsi="IRANSansWeb(FaNum)" w:cs="IRANSansWeb(FaNum)"/>
                <w:b/>
                <w:bCs/>
                <w:sz w:val="24"/>
                <w:szCs w:val="24"/>
                <w:rtl/>
              </w:rPr>
              <w:t>گروه کامپیوتر و فناوری‌اطلاعات</w:t>
            </w:r>
          </w:p>
        </w:tc>
      </w:tr>
      <w:tr w:rsidR="009C16D4" w:rsidRPr="005A7398" w14:paraId="25ED7343" w14:textId="77777777" w:rsidTr="00465E44">
        <w:trPr>
          <w:trHeight w:val="284"/>
          <w:jc w:val="center"/>
        </w:trPr>
        <w:tc>
          <w:tcPr>
            <w:tcW w:w="5000" w:type="pct"/>
            <w:gridSpan w:val="9"/>
            <w:tcBorders>
              <w:left w:val="single" w:sz="12" w:space="0" w:color="auto"/>
              <w:bottom w:val="single" w:sz="12" w:space="0" w:color="auto"/>
              <w:right w:val="single" w:sz="12" w:space="0" w:color="auto"/>
            </w:tcBorders>
          </w:tcPr>
          <w:p w14:paraId="7F48C654" w14:textId="78F90EC2" w:rsidR="00CE127E" w:rsidRPr="005A7398" w:rsidRDefault="00CE127E" w:rsidP="002309AD">
            <w:pPr>
              <w:jc w:val="center"/>
              <w:rPr>
                <w:rFonts w:ascii="IRANSansWeb(FaNum)" w:hAnsi="IRANSansWeb(FaNum)" w:cs="IRANSansWeb(FaNum)"/>
                <w:b/>
                <w:bCs/>
                <w:sz w:val="18"/>
                <w:szCs w:val="18"/>
                <w:rtl/>
              </w:rPr>
            </w:pPr>
            <w:r w:rsidRPr="005A7398">
              <w:rPr>
                <w:rFonts w:ascii="IRANSansWeb(FaNum)" w:hAnsi="IRANSansWeb(FaNum)" w:cs="IRANSansWeb(FaNum)"/>
                <w:b/>
                <w:bCs/>
                <w:sz w:val="18"/>
                <w:szCs w:val="18"/>
                <w:rtl/>
              </w:rPr>
              <w:t>شماره گروه:</w:t>
            </w:r>
            <w:r w:rsidR="004336E9">
              <w:rPr>
                <w:rFonts w:ascii="IRANSansWeb(FaNum)" w:hAnsi="IRANSansWeb(FaNum)" w:cs="IRANSansWeb(FaNum)" w:hint="cs"/>
                <w:b/>
                <w:bCs/>
                <w:sz w:val="18"/>
                <w:szCs w:val="18"/>
                <w:rtl/>
              </w:rPr>
              <w:t xml:space="preserve"> </w:t>
            </w:r>
            <w:r w:rsidR="00D31E57">
              <w:rPr>
                <w:rFonts w:ascii="IRANSansWeb(FaNum)" w:hAnsi="IRANSansWeb(FaNum)" w:cs="IRANSansWeb(FaNum)" w:hint="cs"/>
                <w:b/>
                <w:bCs/>
                <w:sz w:val="18"/>
                <w:szCs w:val="18"/>
                <w:rtl/>
              </w:rPr>
              <w:t>۱۸</w:t>
            </w:r>
          </w:p>
        </w:tc>
      </w:tr>
      <w:tr w:rsidR="00657A0D" w:rsidRPr="005A7398" w14:paraId="7CF5BCE2" w14:textId="4CDAE932" w:rsidTr="00D31E57">
        <w:trPr>
          <w:trHeight w:val="402"/>
          <w:jc w:val="center"/>
        </w:trPr>
        <w:tc>
          <w:tcPr>
            <w:tcW w:w="428" w:type="pct"/>
            <w:tcBorders>
              <w:top w:val="single" w:sz="12" w:space="0" w:color="auto"/>
              <w:left w:val="single" w:sz="12" w:space="0" w:color="auto"/>
            </w:tcBorders>
            <w:vAlign w:val="center"/>
          </w:tcPr>
          <w:p w14:paraId="216B96CD" w14:textId="77777777" w:rsidR="00657A0D" w:rsidRPr="005A7398" w:rsidRDefault="00657A0D" w:rsidP="005A7398">
            <w:pPr>
              <w:jc w:val="center"/>
              <w:rPr>
                <w:rFonts w:ascii="IRANSansWeb(FaNum)" w:hAnsi="IRANSansWeb(FaNum)" w:cs="IRANSansWeb(FaNum)"/>
                <w:b/>
                <w:bCs/>
                <w:sz w:val="18"/>
                <w:szCs w:val="18"/>
                <w:rtl/>
              </w:rPr>
            </w:pPr>
            <w:r w:rsidRPr="005A7398">
              <w:rPr>
                <w:rFonts w:ascii="IRANSansWeb(FaNum)" w:hAnsi="IRANSansWeb(FaNum)" w:cs="IRANSansWeb(FaNum)"/>
                <w:b/>
                <w:bCs/>
                <w:sz w:val="18"/>
                <w:szCs w:val="18"/>
                <w:rtl/>
              </w:rPr>
              <w:t>ردیف</w:t>
            </w:r>
          </w:p>
        </w:tc>
        <w:tc>
          <w:tcPr>
            <w:tcW w:w="1185" w:type="pct"/>
            <w:tcBorders>
              <w:top w:val="single" w:sz="12" w:space="0" w:color="auto"/>
              <w:right w:val="single" w:sz="2" w:space="0" w:color="auto"/>
            </w:tcBorders>
            <w:vAlign w:val="center"/>
          </w:tcPr>
          <w:p w14:paraId="3784F88F" w14:textId="77777777" w:rsidR="00657A0D" w:rsidRPr="005A7398" w:rsidRDefault="00657A0D" w:rsidP="005A7398">
            <w:pPr>
              <w:jc w:val="center"/>
              <w:rPr>
                <w:rFonts w:ascii="IRANSansWeb(FaNum)" w:hAnsi="IRANSansWeb(FaNum)" w:cs="IRANSansWeb(FaNum)"/>
                <w:b/>
                <w:bCs/>
                <w:sz w:val="18"/>
                <w:szCs w:val="18"/>
                <w:rtl/>
              </w:rPr>
            </w:pPr>
            <w:r w:rsidRPr="005A7398">
              <w:rPr>
                <w:rFonts w:ascii="IRANSansWeb(FaNum)" w:hAnsi="IRANSansWeb(FaNum)" w:cs="IRANSansWeb(FaNum)"/>
                <w:b/>
                <w:bCs/>
                <w:sz w:val="18"/>
                <w:szCs w:val="18"/>
                <w:rtl/>
              </w:rPr>
              <w:t>نام و نام خانوادگی</w:t>
            </w:r>
          </w:p>
        </w:tc>
        <w:tc>
          <w:tcPr>
            <w:tcW w:w="1186" w:type="pct"/>
            <w:tcBorders>
              <w:top w:val="single" w:sz="12" w:space="0" w:color="auto"/>
              <w:left w:val="single" w:sz="2" w:space="0" w:color="auto"/>
            </w:tcBorders>
            <w:vAlign w:val="center"/>
          </w:tcPr>
          <w:p w14:paraId="37152ABC" w14:textId="2F49F9A4" w:rsidR="00657A0D" w:rsidRPr="005A7398" w:rsidRDefault="00657A0D" w:rsidP="00657A0D">
            <w:pPr>
              <w:jc w:val="center"/>
              <w:rPr>
                <w:rFonts w:ascii="IRANSansWeb(FaNum)" w:hAnsi="IRANSansWeb(FaNum)" w:cs="IRANSansWeb(FaNum)"/>
                <w:b/>
                <w:bCs/>
                <w:sz w:val="18"/>
                <w:szCs w:val="18"/>
                <w:rtl/>
              </w:rPr>
            </w:pPr>
            <w:r>
              <w:rPr>
                <w:rFonts w:ascii="IRANSansWeb(FaNum)" w:hAnsi="IRANSansWeb(FaNum)" w:cs="IRANSansWeb(FaNum)" w:hint="cs"/>
                <w:b/>
                <w:bCs/>
                <w:sz w:val="18"/>
                <w:szCs w:val="18"/>
                <w:rtl/>
              </w:rPr>
              <w:t>موقعیت</w:t>
            </w:r>
            <w:r w:rsidR="00D671AD">
              <w:rPr>
                <w:rFonts w:ascii="IRANSansWeb(FaNum)" w:hAnsi="IRANSansWeb(FaNum)" w:cs="IRANSansWeb(FaNum)" w:hint="cs"/>
                <w:b/>
                <w:bCs/>
                <w:sz w:val="18"/>
                <w:szCs w:val="18"/>
                <w:rtl/>
              </w:rPr>
              <w:t xml:space="preserve"> شغلی</w:t>
            </w:r>
          </w:p>
        </w:tc>
        <w:tc>
          <w:tcPr>
            <w:tcW w:w="1186" w:type="pct"/>
            <w:gridSpan w:val="4"/>
            <w:tcBorders>
              <w:top w:val="single" w:sz="12" w:space="0" w:color="auto"/>
            </w:tcBorders>
            <w:vAlign w:val="center"/>
          </w:tcPr>
          <w:p w14:paraId="034067BC" w14:textId="35A286AB" w:rsidR="00657A0D" w:rsidRPr="005A7398" w:rsidRDefault="00657A0D" w:rsidP="005A7398">
            <w:pPr>
              <w:jc w:val="center"/>
              <w:rPr>
                <w:rFonts w:ascii="IRANSansWeb(FaNum)" w:hAnsi="IRANSansWeb(FaNum)" w:cs="IRANSansWeb(FaNum)"/>
                <w:b/>
                <w:bCs/>
                <w:sz w:val="18"/>
                <w:szCs w:val="18"/>
                <w:rtl/>
              </w:rPr>
            </w:pPr>
            <w:r w:rsidRPr="005A7398">
              <w:rPr>
                <w:rFonts w:ascii="IRANSansWeb(FaNum)" w:hAnsi="IRANSansWeb(FaNum)" w:cs="IRANSansWeb(FaNum)"/>
                <w:b/>
                <w:bCs/>
                <w:sz w:val="18"/>
                <w:szCs w:val="18"/>
                <w:rtl/>
              </w:rPr>
              <w:t>شماره دانشجویی</w:t>
            </w:r>
          </w:p>
        </w:tc>
        <w:tc>
          <w:tcPr>
            <w:tcW w:w="1015" w:type="pct"/>
            <w:gridSpan w:val="2"/>
            <w:tcBorders>
              <w:top w:val="single" w:sz="12" w:space="0" w:color="auto"/>
              <w:right w:val="single" w:sz="12" w:space="0" w:color="auto"/>
            </w:tcBorders>
            <w:vAlign w:val="center"/>
          </w:tcPr>
          <w:p w14:paraId="05310998" w14:textId="61EEC1C9" w:rsidR="00657A0D" w:rsidRPr="005A7398" w:rsidRDefault="00D31E57" w:rsidP="004336E9">
            <w:pPr>
              <w:jc w:val="center"/>
              <w:rPr>
                <w:rFonts w:ascii="IRANSansWeb(FaNum)" w:hAnsi="IRANSansWeb(FaNum)" w:cs="IRANSansWeb(FaNum)"/>
                <w:b/>
                <w:bCs/>
                <w:sz w:val="18"/>
                <w:szCs w:val="18"/>
                <w:rtl/>
              </w:rPr>
            </w:pPr>
            <w:r>
              <w:rPr>
                <w:rFonts w:ascii="IRANSansWeb(FaNum)" w:hAnsi="IRANSansWeb(FaNum)" w:cs="IRANSansWeb(FaNum)" w:hint="cs"/>
                <w:b/>
                <w:bCs/>
                <w:sz w:val="18"/>
                <w:szCs w:val="18"/>
                <w:rtl/>
              </w:rPr>
              <w:t>لینک تلگرام</w:t>
            </w:r>
          </w:p>
        </w:tc>
      </w:tr>
      <w:tr w:rsidR="00D31E57" w:rsidRPr="005A7398" w14:paraId="33B9F934" w14:textId="604CD349" w:rsidTr="00FC033E">
        <w:tblPrEx>
          <w:tblW w:w="5000" w:type="pct"/>
          <w:jc w:val="center"/>
          <w:tblPrExChange w:id="25" w:author="Saleh Abedinezhad" w:date="2023-12-05T19:00:00Z">
            <w:tblPrEx>
              <w:tblW w:w="5000" w:type="pct"/>
              <w:jc w:val="center"/>
            </w:tblPrEx>
          </w:tblPrExChange>
        </w:tblPrEx>
        <w:trPr>
          <w:trHeight w:val="1077"/>
          <w:jc w:val="center"/>
          <w:trPrChange w:id="26" w:author="Saleh Abedinezhad" w:date="2023-12-05T19:00:00Z">
            <w:trPr>
              <w:gridAfter w:val="0"/>
              <w:trHeight w:val="1134"/>
              <w:jc w:val="center"/>
            </w:trPr>
          </w:trPrChange>
        </w:trPr>
        <w:tc>
          <w:tcPr>
            <w:tcW w:w="428" w:type="pct"/>
            <w:tcBorders>
              <w:left w:val="single" w:sz="12" w:space="0" w:color="auto"/>
            </w:tcBorders>
            <w:vAlign w:val="center"/>
            <w:tcPrChange w:id="27" w:author="Saleh Abedinezhad" w:date="2023-12-05T19:00:00Z">
              <w:tcPr>
                <w:tcW w:w="428" w:type="pct"/>
                <w:gridSpan w:val="2"/>
                <w:tcBorders>
                  <w:left w:val="single" w:sz="12" w:space="0" w:color="auto"/>
                </w:tcBorders>
                <w:vAlign w:val="center"/>
              </w:tcPr>
            </w:tcPrChange>
          </w:tcPr>
          <w:p w14:paraId="7A5C370A" w14:textId="77777777" w:rsidR="00D31E57" w:rsidRPr="005A7398" w:rsidRDefault="00D31E57" w:rsidP="004336E9">
            <w:pPr>
              <w:jc w:val="center"/>
              <w:rPr>
                <w:rFonts w:ascii="IRANSansWeb(FaNum)" w:hAnsi="IRANSansWeb(FaNum)" w:cs="IRANSansWeb(FaNum)"/>
                <w:sz w:val="18"/>
                <w:szCs w:val="18"/>
                <w:rtl/>
              </w:rPr>
            </w:pPr>
            <w:r w:rsidRPr="005A7398">
              <w:rPr>
                <w:rFonts w:ascii="IRANSansWeb(FaNum)" w:hAnsi="IRANSansWeb(FaNum)" w:cs="IRANSansWeb(FaNum)"/>
                <w:sz w:val="18"/>
                <w:szCs w:val="18"/>
                <w:rtl/>
              </w:rPr>
              <w:t>1</w:t>
            </w:r>
          </w:p>
        </w:tc>
        <w:tc>
          <w:tcPr>
            <w:tcW w:w="1185" w:type="pct"/>
            <w:tcBorders>
              <w:right w:val="single" w:sz="2" w:space="0" w:color="auto"/>
            </w:tcBorders>
            <w:vAlign w:val="center"/>
            <w:tcPrChange w:id="28" w:author="Saleh Abedinezhad" w:date="2023-12-05T19:00:00Z">
              <w:tcPr>
                <w:tcW w:w="1185" w:type="pct"/>
                <w:gridSpan w:val="2"/>
                <w:tcBorders>
                  <w:right w:val="single" w:sz="2" w:space="0" w:color="auto"/>
                </w:tcBorders>
                <w:vAlign w:val="center"/>
              </w:tcPr>
            </w:tcPrChange>
          </w:tcPr>
          <w:p w14:paraId="3EB86E19" w14:textId="104DE9F1" w:rsidR="00D31E57" w:rsidRPr="005A7398" w:rsidRDefault="00D31E57" w:rsidP="005A7398">
            <w:pPr>
              <w:jc w:val="center"/>
              <w:rPr>
                <w:rFonts w:ascii="IRANSansWeb(FaNum)" w:hAnsi="IRANSansWeb(FaNum)" w:cs="IRANSansWeb(FaNum)"/>
                <w:sz w:val="18"/>
                <w:szCs w:val="18"/>
                <w:rtl/>
              </w:rPr>
            </w:pPr>
            <w:r>
              <w:rPr>
                <w:rFonts w:ascii="IRANSansWeb(FaNum)" w:hAnsi="IRANSansWeb(FaNum)" w:cs="IRANSansWeb(FaNum)" w:hint="cs"/>
                <w:sz w:val="18"/>
                <w:szCs w:val="18"/>
                <w:rtl/>
              </w:rPr>
              <w:t>صالح عابدی‌نژاد</w:t>
            </w:r>
          </w:p>
        </w:tc>
        <w:tc>
          <w:tcPr>
            <w:tcW w:w="1186" w:type="pct"/>
            <w:tcBorders>
              <w:left w:val="single" w:sz="2" w:space="0" w:color="auto"/>
            </w:tcBorders>
            <w:vAlign w:val="center"/>
            <w:tcPrChange w:id="29" w:author="Saleh Abedinezhad" w:date="2023-12-05T19:00:00Z">
              <w:tcPr>
                <w:tcW w:w="1186" w:type="pct"/>
                <w:gridSpan w:val="2"/>
                <w:tcBorders>
                  <w:left w:val="single" w:sz="2" w:space="0" w:color="auto"/>
                </w:tcBorders>
                <w:vAlign w:val="center"/>
              </w:tcPr>
            </w:tcPrChange>
          </w:tcPr>
          <w:p w14:paraId="6CAE1592" w14:textId="77777777" w:rsidR="00D31E57" w:rsidRDefault="00D31E57" w:rsidP="00657A0D">
            <w:pPr>
              <w:jc w:val="center"/>
              <w:rPr>
                <w:rFonts w:ascii="IRANSansWeb(FaNum)" w:hAnsi="IRANSansWeb(FaNum)" w:cs="IRANSansWeb(FaNum)"/>
                <w:sz w:val="18"/>
                <w:szCs w:val="18"/>
              </w:rPr>
            </w:pPr>
            <w:r>
              <w:rPr>
                <w:rFonts w:ascii="IRANSansWeb(FaNum)" w:hAnsi="IRANSansWeb(FaNum)" w:cs="IRANSansWeb(FaNum)"/>
                <w:sz w:val="18"/>
                <w:szCs w:val="18"/>
              </w:rPr>
              <w:t>Backend developer</w:t>
            </w:r>
          </w:p>
          <w:p w14:paraId="522994FC" w14:textId="36AB103B" w:rsidR="00D31E57" w:rsidRPr="005A7398" w:rsidRDefault="00D31E57" w:rsidP="00657A0D">
            <w:pPr>
              <w:jc w:val="center"/>
              <w:rPr>
                <w:rFonts w:ascii="IRANSansWeb(FaNum)" w:hAnsi="IRANSansWeb(FaNum)" w:cs="IRANSansWeb(FaNum)"/>
                <w:sz w:val="18"/>
                <w:szCs w:val="18"/>
              </w:rPr>
            </w:pPr>
            <w:r>
              <w:rPr>
                <w:rFonts w:ascii="IRANSansWeb(FaNum)" w:hAnsi="IRANSansWeb(FaNum)" w:cs="IRANSansWeb(FaNum)"/>
                <w:sz w:val="18"/>
                <w:szCs w:val="18"/>
              </w:rPr>
              <w:t>Databases Administrator</w:t>
            </w:r>
          </w:p>
        </w:tc>
        <w:tc>
          <w:tcPr>
            <w:tcW w:w="1186" w:type="pct"/>
            <w:gridSpan w:val="4"/>
            <w:vAlign w:val="center"/>
            <w:tcPrChange w:id="30" w:author="Saleh Abedinezhad" w:date="2023-12-05T19:00:00Z">
              <w:tcPr>
                <w:tcW w:w="1186" w:type="pct"/>
                <w:gridSpan w:val="5"/>
                <w:vAlign w:val="center"/>
              </w:tcPr>
            </w:tcPrChange>
          </w:tcPr>
          <w:p w14:paraId="44648B79" w14:textId="7B464748" w:rsidR="00D31E57" w:rsidRPr="005A7398" w:rsidRDefault="00D31E57" w:rsidP="005A7398">
            <w:pPr>
              <w:jc w:val="center"/>
              <w:rPr>
                <w:rFonts w:ascii="IRANSansWeb(FaNum)" w:hAnsi="IRANSansWeb(FaNum)" w:cs="IRANSansWeb(FaNum)"/>
                <w:sz w:val="18"/>
                <w:szCs w:val="18"/>
                <w:rtl/>
              </w:rPr>
            </w:pPr>
            <w:r w:rsidRPr="005A7398">
              <w:rPr>
                <w:rFonts w:ascii="IRANSansWeb(FaNum)" w:hAnsi="IRANSansWeb(FaNum)" w:cs="IRANSansWeb(FaNum)"/>
                <w:sz w:val="18"/>
                <w:szCs w:val="18"/>
                <w:rtl/>
              </w:rPr>
              <w:t>40150140893010</w:t>
            </w:r>
          </w:p>
        </w:tc>
        <w:tc>
          <w:tcPr>
            <w:tcW w:w="1015" w:type="pct"/>
            <w:gridSpan w:val="2"/>
            <w:tcBorders>
              <w:right w:val="single" w:sz="12" w:space="0" w:color="auto"/>
            </w:tcBorders>
            <w:vAlign w:val="center"/>
            <w:tcPrChange w:id="31" w:author="Saleh Abedinezhad" w:date="2023-12-05T19:00:00Z">
              <w:tcPr>
                <w:tcW w:w="1015" w:type="pct"/>
                <w:gridSpan w:val="3"/>
                <w:tcBorders>
                  <w:right w:val="single" w:sz="12" w:space="0" w:color="auto"/>
                </w:tcBorders>
                <w:vAlign w:val="center"/>
              </w:tcPr>
            </w:tcPrChange>
          </w:tcPr>
          <w:p w14:paraId="7E528729" w14:textId="49FEBE7B" w:rsidR="00D31E57" w:rsidRPr="005A7398" w:rsidRDefault="00D31E57" w:rsidP="004336E9">
            <w:pPr>
              <w:jc w:val="center"/>
              <w:rPr>
                <w:rFonts w:ascii="IRANSansWeb(FaNum)" w:hAnsi="IRANSansWeb(FaNum)" w:cs="IRANSansWeb(FaNum)"/>
                <w:sz w:val="18"/>
                <w:szCs w:val="18"/>
                <w:rtl/>
              </w:rPr>
            </w:pPr>
            <w:r>
              <w:rPr>
                <w:rFonts w:ascii="IRANSansWeb(FaNum)" w:hAnsi="IRANSansWeb(FaNum)" w:cs="IRANSansWeb(FaNum)"/>
                <w:noProof/>
                <w:sz w:val="18"/>
                <w:szCs w:val="18"/>
                <w:rtl/>
                <w:lang w:val="fa-IR"/>
              </w:rPr>
              <w:drawing>
                <wp:inline distT="0" distB="0" distL="0" distR="0" wp14:anchorId="3DC11136" wp14:editId="06B327AA">
                  <wp:extent cx="540000" cy="540000"/>
                  <wp:effectExtent l="57150" t="57150" r="69850" b="69850"/>
                  <wp:docPr id="1878398719" name="Picture 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398719" name="Picture 1">
                            <a:hlinkClick r:id="rId14"/>
                          </pic:cNvPr>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0" cy="540000"/>
                          </a:xfrm>
                          <a:prstGeom prst="ellipse">
                            <a:avLst/>
                          </a:prstGeom>
                          <a:ln w="19050" cap="rnd">
                            <a:solidFill>
                              <a:schemeClr val="bg2">
                                <a:lumMod val="90000"/>
                              </a:schemeClr>
                            </a:solid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p>
        </w:tc>
      </w:tr>
      <w:tr w:rsidR="00D31E57" w:rsidRPr="005A7398" w14:paraId="4532E473" w14:textId="1300D528" w:rsidTr="00FC033E">
        <w:tblPrEx>
          <w:tblW w:w="5000" w:type="pct"/>
          <w:jc w:val="center"/>
          <w:tblPrExChange w:id="32" w:author="Saleh Abedinezhad" w:date="2023-12-05T19:00:00Z">
            <w:tblPrEx>
              <w:tblW w:w="5000" w:type="pct"/>
              <w:jc w:val="center"/>
            </w:tblPrEx>
          </w:tblPrExChange>
        </w:tblPrEx>
        <w:trPr>
          <w:trHeight w:val="1077"/>
          <w:jc w:val="center"/>
          <w:trPrChange w:id="33" w:author="Saleh Abedinezhad" w:date="2023-12-05T19:00:00Z">
            <w:trPr>
              <w:gridAfter w:val="0"/>
              <w:trHeight w:val="1134"/>
              <w:jc w:val="center"/>
            </w:trPr>
          </w:trPrChange>
        </w:trPr>
        <w:tc>
          <w:tcPr>
            <w:tcW w:w="428" w:type="pct"/>
            <w:tcBorders>
              <w:left w:val="single" w:sz="12" w:space="0" w:color="auto"/>
              <w:bottom w:val="single" w:sz="12" w:space="0" w:color="auto"/>
            </w:tcBorders>
            <w:vAlign w:val="center"/>
            <w:tcPrChange w:id="34" w:author="Saleh Abedinezhad" w:date="2023-12-05T19:00:00Z">
              <w:tcPr>
                <w:tcW w:w="428" w:type="pct"/>
                <w:gridSpan w:val="2"/>
                <w:tcBorders>
                  <w:left w:val="single" w:sz="12" w:space="0" w:color="auto"/>
                  <w:bottom w:val="single" w:sz="12" w:space="0" w:color="auto"/>
                </w:tcBorders>
                <w:vAlign w:val="center"/>
              </w:tcPr>
            </w:tcPrChange>
          </w:tcPr>
          <w:p w14:paraId="0099FCE3" w14:textId="77777777" w:rsidR="00D31E57" w:rsidRPr="005A7398" w:rsidRDefault="00D31E57" w:rsidP="004336E9">
            <w:pPr>
              <w:jc w:val="center"/>
              <w:rPr>
                <w:rFonts w:ascii="IRANSansWeb(FaNum)" w:hAnsi="IRANSansWeb(FaNum)" w:cs="IRANSansWeb(FaNum)"/>
                <w:sz w:val="18"/>
                <w:szCs w:val="18"/>
                <w:rtl/>
              </w:rPr>
            </w:pPr>
            <w:r w:rsidRPr="005A7398">
              <w:rPr>
                <w:rFonts w:ascii="IRANSansWeb(FaNum)" w:hAnsi="IRANSansWeb(FaNum)" w:cs="IRANSansWeb(FaNum)"/>
                <w:sz w:val="18"/>
                <w:szCs w:val="18"/>
                <w:rtl/>
              </w:rPr>
              <w:t>2</w:t>
            </w:r>
          </w:p>
        </w:tc>
        <w:tc>
          <w:tcPr>
            <w:tcW w:w="1185" w:type="pct"/>
            <w:tcBorders>
              <w:bottom w:val="single" w:sz="12" w:space="0" w:color="auto"/>
              <w:right w:val="single" w:sz="2" w:space="0" w:color="auto"/>
            </w:tcBorders>
            <w:vAlign w:val="center"/>
            <w:tcPrChange w:id="35" w:author="Saleh Abedinezhad" w:date="2023-12-05T19:00:00Z">
              <w:tcPr>
                <w:tcW w:w="1185" w:type="pct"/>
                <w:gridSpan w:val="2"/>
                <w:tcBorders>
                  <w:bottom w:val="single" w:sz="12" w:space="0" w:color="auto"/>
                  <w:right w:val="single" w:sz="2" w:space="0" w:color="auto"/>
                </w:tcBorders>
                <w:vAlign w:val="center"/>
              </w:tcPr>
            </w:tcPrChange>
          </w:tcPr>
          <w:p w14:paraId="2E873E66" w14:textId="435AC653" w:rsidR="00D31E57" w:rsidRPr="005A7398" w:rsidRDefault="00D31E57" w:rsidP="005A7398">
            <w:pPr>
              <w:jc w:val="center"/>
              <w:rPr>
                <w:rFonts w:ascii="IRANSansWeb(FaNum)" w:hAnsi="IRANSansWeb(FaNum)" w:cs="IRANSansWeb(FaNum)"/>
                <w:sz w:val="18"/>
                <w:szCs w:val="18"/>
              </w:rPr>
            </w:pPr>
            <w:r>
              <w:rPr>
                <w:rFonts w:ascii="IRANSansWeb(FaNum)" w:hAnsi="IRANSansWeb(FaNum)" w:cs="IRANSansWeb(FaNum)" w:hint="cs"/>
                <w:sz w:val="18"/>
                <w:szCs w:val="18"/>
                <w:rtl/>
              </w:rPr>
              <w:t>امیرحسین بیگی</w:t>
            </w:r>
          </w:p>
        </w:tc>
        <w:tc>
          <w:tcPr>
            <w:tcW w:w="1186" w:type="pct"/>
            <w:tcBorders>
              <w:left w:val="single" w:sz="2" w:space="0" w:color="auto"/>
              <w:bottom w:val="single" w:sz="12" w:space="0" w:color="auto"/>
            </w:tcBorders>
            <w:vAlign w:val="center"/>
            <w:tcPrChange w:id="36" w:author="Saleh Abedinezhad" w:date="2023-12-05T19:00:00Z">
              <w:tcPr>
                <w:tcW w:w="1186" w:type="pct"/>
                <w:gridSpan w:val="2"/>
                <w:tcBorders>
                  <w:left w:val="single" w:sz="2" w:space="0" w:color="auto"/>
                  <w:bottom w:val="single" w:sz="12" w:space="0" w:color="auto"/>
                </w:tcBorders>
                <w:vAlign w:val="center"/>
              </w:tcPr>
            </w:tcPrChange>
          </w:tcPr>
          <w:p w14:paraId="0D6E2346" w14:textId="46666241" w:rsidR="00D31E57" w:rsidRPr="005A7398" w:rsidRDefault="00D31E57" w:rsidP="00657A0D">
            <w:pPr>
              <w:jc w:val="center"/>
              <w:rPr>
                <w:rFonts w:ascii="IRANSansWeb(FaNum)" w:hAnsi="IRANSansWeb(FaNum)" w:cs="IRANSansWeb(FaNum)"/>
                <w:sz w:val="18"/>
                <w:szCs w:val="18"/>
              </w:rPr>
            </w:pPr>
            <w:r>
              <w:rPr>
                <w:rFonts w:ascii="IRANSansWeb(FaNum)" w:hAnsi="IRANSansWeb(FaNum)" w:cs="IRANSansWeb(FaNum)"/>
                <w:sz w:val="18"/>
                <w:szCs w:val="18"/>
              </w:rPr>
              <w:t>UI/UX Designer</w:t>
            </w:r>
          </w:p>
        </w:tc>
        <w:tc>
          <w:tcPr>
            <w:tcW w:w="1186" w:type="pct"/>
            <w:gridSpan w:val="4"/>
            <w:tcBorders>
              <w:bottom w:val="single" w:sz="12" w:space="0" w:color="auto"/>
            </w:tcBorders>
            <w:vAlign w:val="center"/>
            <w:tcPrChange w:id="37" w:author="Saleh Abedinezhad" w:date="2023-12-05T19:00:00Z">
              <w:tcPr>
                <w:tcW w:w="1186" w:type="pct"/>
                <w:gridSpan w:val="5"/>
                <w:tcBorders>
                  <w:bottom w:val="single" w:sz="12" w:space="0" w:color="auto"/>
                </w:tcBorders>
                <w:vAlign w:val="center"/>
              </w:tcPr>
            </w:tcPrChange>
          </w:tcPr>
          <w:p w14:paraId="15718FCC" w14:textId="7B552B61" w:rsidR="00D31E57" w:rsidRPr="005A7398" w:rsidRDefault="00D31E57" w:rsidP="005A7398">
            <w:pPr>
              <w:jc w:val="center"/>
              <w:rPr>
                <w:rFonts w:ascii="IRANSansWeb(FaNum)" w:hAnsi="IRANSansWeb(FaNum)" w:cs="IRANSansWeb(FaNum)"/>
                <w:sz w:val="18"/>
                <w:szCs w:val="18"/>
                <w:rtl/>
              </w:rPr>
            </w:pPr>
            <w:r w:rsidRPr="00267FF5">
              <w:rPr>
                <w:rFonts w:ascii="IRANSansWeb(FaNum)" w:hAnsi="IRANSansWeb(FaNum)" w:cs="IRANSansWeb(FaNum)"/>
                <w:sz w:val="18"/>
                <w:szCs w:val="18"/>
                <w:rtl/>
              </w:rPr>
              <w:t>4015140893009</w:t>
            </w:r>
          </w:p>
        </w:tc>
        <w:tc>
          <w:tcPr>
            <w:tcW w:w="1015" w:type="pct"/>
            <w:gridSpan w:val="2"/>
            <w:tcBorders>
              <w:bottom w:val="single" w:sz="12" w:space="0" w:color="auto"/>
              <w:right w:val="single" w:sz="12" w:space="0" w:color="auto"/>
            </w:tcBorders>
            <w:vAlign w:val="center"/>
            <w:tcPrChange w:id="38" w:author="Saleh Abedinezhad" w:date="2023-12-05T19:00:00Z">
              <w:tcPr>
                <w:tcW w:w="1015" w:type="pct"/>
                <w:gridSpan w:val="3"/>
                <w:tcBorders>
                  <w:bottom w:val="single" w:sz="12" w:space="0" w:color="auto"/>
                  <w:right w:val="single" w:sz="12" w:space="0" w:color="auto"/>
                </w:tcBorders>
                <w:vAlign w:val="center"/>
              </w:tcPr>
            </w:tcPrChange>
          </w:tcPr>
          <w:p w14:paraId="21FE1E8C" w14:textId="47BBA201" w:rsidR="00D31E57" w:rsidRPr="00B536AE" w:rsidRDefault="00D31E57" w:rsidP="00267FF5">
            <w:pPr>
              <w:bidi w:val="0"/>
              <w:jc w:val="center"/>
              <w:rPr>
                <w:rFonts w:ascii="IRANSansWeb(FaNum)" w:hAnsi="IRANSansWeb(FaNum)" w:cs="IRANSansWeb(FaNum)"/>
                <w:sz w:val="18"/>
                <w:szCs w:val="18"/>
              </w:rPr>
            </w:pPr>
            <w:r>
              <w:rPr>
                <w:rFonts w:ascii="IRANSansWeb(FaNum)" w:hAnsi="IRANSansWeb(FaNum)" w:cs="IRANSansWeb(FaNum)"/>
                <w:noProof/>
                <w:sz w:val="18"/>
                <w:szCs w:val="18"/>
                <w:rtl/>
                <w:lang w:val="fa-IR"/>
              </w:rPr>
              <w:drawing>
                <wp:inline distT="0" distB="0" distL="0" distR="0" wp14:anchorId="0442E106" wp14:editId="24C25E49">
                  <wp:extent cx="540000" cy="540000"/>
                  <wp:effectExtent l="57150" t="57150" r="69850" b="69850"/>
                  <wp:docPr id="608488126" name="Picture 608488126">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488126" name="Picture 608488126">
                            <a:hlinkClick r:id="rId16"/>
                          </pic:cNvPr>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40000" cy="540000"/>
                          </a:xfrm>
                          <a:prstGeom prst="ellipse">
                            <a:avLst/>
                          </a:prstGeom>
                          <a:ln w="19050" cap="rnd">
                            <a:solidFill>
                              <a:schemeClr val="bg2">
                                <a:lumMod val="90000"/>
                              </a:schemeClr>
                            </a:solid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p>
        </w:tc>
      </w:tr>
      <w:tr w:rsidR="009C16D4" w:rsidRPr="005A7398" w14:paraId="71FA273A" w14:textId="77777777" w:rsidTr="00476AFB">
        <w:trPr>
          <w:trHeight w:val="567"/>
          <w:jc w:val="center"/>
        </w:trPr>
        <w:tc>
          <w:tcPr>
            <w:tcW w:w="5000" w:type="pct"/>
            <w:gridSpan w:val="9"/>
            <w:tcBorders>
              <w:top w:val="single" w:sz="12" w:space="0" w:color="auto"/>
              <w:left w:val="single" w:sz="12" w:space="0" w:color="auto"/>
              <w:bottom w:val="single" w:sz="12" w:space="0" w:color="auto"/>
              <w:right w:val="single" w:sz="12" w:space="0" w:color="auto"/>
            </w:tcBorders>
            <w:shd w:val="clear" w:color="auto" w:fill="C6D9F1" w:themeFill="text2" w:themeFillTint="33"/>
            <w:vAlign w:val="center"/>
          </w:tcPr>
          <w:p w14:paraId="4C72FA53" w14:textId="6083017C" w:rsidR="00C77D3B" w:rsidRPr="00476AFB" w:rsidRDefault="00CE127E" w:rsidP="00C36230">
            <w:pPr>
              <w:rPr>
                <w:rFonts w:ascii="IRANSansWeb(FaNum)" w:hAnsi="IRANSansWeb(FaNum)" w:cs="IRANSansWeb(FaNum)"/>
                <w:rtl/>
              </w:rPr>
            </w:pPr>
            <w:r w:rsidRPr="00476AFB">
              <w:rPr>
                <w:rFonts w:ascii="IRANSansWeb(FaNum)" w:hAnsi="IRANSansWeb(FaNum)" w:cs="IRANSansWeb(FaNum)"/>
                <w:b/>
                <w:bCs/>
                <w:rtl/>
              </w:rPr>
              <w:t>موضوع پروژه</w:t>
            </w:r>
            <w:r w:rsidR="00C77D3B" w:rsidRPr="00476AFB">
              <w:rPr>
                <w:rFonts w:ascii="IRANSansWeb(FaNum)" w:hAnsi="IRANSansWeb(FaNum)" w:cs="IRANSansWeb(FaNum)"/>
                <w:rtl/>
              </w:rPr>
              <w:t>:</w:t>
            </w:r>
            <w:r w:rsidR="00C36230" w:rsidRPr="00476AFB">
              <w:rPr>
                <w:rFonts w:ascii="IRANSansWeb(FaNum)" w:hAnsi="IRANSansWeb(FaNum)" w:cs="IRANSansWeb(FaNum)" w:hint="cs"/>
                <w:rtl/>
              </w:rPr>
              <w:t xml:space="preserve"> تولید نرم افزار ثبت انبار دوغ آبعلی</w:t>
            </w:r>
          </w:p>
        </w:tc>
      </w:tr>
      <w:tr w:rsidR="009C16D4" w:rsidRPr="005A7398" w14:paraId="7F0B5ADB" w14:textId="77777777" w:rsidTr="00465E44">
        <w:trPr>
          <w:trHeight w:val="402"/>
          <w:jc w:val="center"/>
        </w:trPr>
        <w:tc>
          <w:tcPr>
            <w:tcW w:w="5000" w:type="pct"/>
            <w:gridSpan w:val="9"/>
            <w:tcBorders>
              <w:top w:val="single" w:sz="12" w:space="0" w:color="auto"/>
              <w:left w:val="single" w:sz="12" w:space="0" w:color="auto"/>
              <w:bottom w:val="single" w:sz="12" w:space="0" w:color="auto"/>
              <w:right w:val="single" w:sz="12" w:space="0" w:color="auto"/>
            </w:tcBorders>
          </w:tcPr>
          <w:p w14:paraId="46909B3C" w14:textId="5CF7BD18" w:rsidR="008F1178" w:rsidRDefault="00854046" w:rsidP="00CE127E">
            <w:pPr>
              <w:jc w:val="both"/>
              <w:rPr>
                <w:rFonts w:ascii="IRANSansWeb(FaNum)" w:hAnsi="IRANSansWeb(FaNum)" w:cs="IRANSansWeb(FaNum)"/>
                <w:sz w:val="18"/>
                <w:szCs w:val="18"/>
                <w:rtl/>
              </w:rPr>
            </w:pPr>
            <w:r>
              <w:rPr>
                <w:rFonts w:ascii="IRANSansWeb(FaNum)" w:hAnsi="IRANSansWeb(FaNum)" w:cs="IRANSansWeb(FaNum)" w:hint="cs"/>
                <w:b/>
                <w:bCs/>
                <w:sz w:val="18"/>
                <w:szCs w:val="18"/>
                <w:rtl/>
              </w:rPr>
              <w:t>تعریف</w:t>
            </w:r>
            <w:r w:rsidR="008F1178">
              <w:rPr>
                <w:rFonts w:ascii="IRANSansWeb(FaNum)" w:hAnsi="IRANSansWeb(FaNum)" w:cs="IRANSansWeb(FaNum)" w:hint="cs"/>
                <w:b/>
                <w:bCs/>
                <w:sz w:val="18"/>
                <w:szCs w:val="18"/>
                <w:rtl/>
              </w:rPr>
              <w:t xml:space="preserve"> پروژه: </w:t>
            </w:r>
            <w:r w:rsidR="008F1178" w:rsidRPr="008F1178">
              <w:rPr>
                <w:rFonts w:ascii="IRANSansWeb(FaNum)" w:hAnsi="IRANSansWeb(FaNum)" w:cs="IRANSansWeb(FaNum)" w:hint="cs"/>
                <w:sz w:val="18"/>
                <w:szCs w:val="18"/>
                <w:rtl/>
              </w:rPr>
              <w:t xml:space="preserve">طراحی و پیاده سازی یک سیستم مدیریت فروش با استفاده از زبان برنامه نویسی سی شارپ و بانک اطلاعات </w:t>
            </w:r>
            <w:r w:rsidR="008F1178" w:rsidRPr="008F1178">
              <w:rPr>
                <w:rFonts w:ascii="IRANSansWeb(FaNum)" w:hAnsi="IRANSansWeb(FaNum)" w:cs="IRANSansWeb(FaNum)"/>
                <w:sz w:val="18"/>
                <w:szCs w:val="18"/>
              </w:rPr>
              <w:t>MS sql server</w:t>
            </w:r>
          </w:p>
          <w:p w14:paraId="00649F6C" w14:textId="3704C348" w:rsidR="008F1178" w:rsidRPr="00CF7886" w:rsidRDefault="008F1178" w:rsidP="00CE127E">
            <w:pPr>
              <w:jc w:val="both"/>
              <w:rPr>
                <w:rFonts w:ascii="IRANSansWeb(FaNum)" w:hAnsi="IRANSansWeb(FaNum)" w:cs="IRANSansWeb(FaNum)"/>
                <w:sz w:val="18"/>
                <w:szCs w:val="18"/>
                <w:rtl/>
              </w:rPr>
            </w:pPr>
            <w:r>
              <w:rPr>
                <w:rFonts w:ascii="IRANSansWeb(FaNum)" w:hAnsi="IRANSansWeb(FaNum)" w:cs="IRANSansWeb(FaNum)" w:hint="cs"/>
                <w:b/>
                <w:bCs/>
                <w:sz w:val="18"/>
                <w:szCs w:val="18"/>
                <w:rtl/>
              </w:rPr>
              <w:t xml:space="preserve">هدف: </w:t>
            </w:r>
            <w:r w:rsidRPr="00CF7886">
              <w:rPr>
                <w:rFonts w:ascii="IRANSansWeb(FaNum)" w:hAnsi="IRANSansWeb(FaNum)" w:cs="IRANSansWeb(FaNum)" w:hint="cs"/>
                <w:sz w:val="18"/>
                <w:szCs w:val="18"/>
                <w:rtl/>
              </w:rPr>
              <w:t>ایجاد یک نرم افزار کاربردی و کارآمد برای مدیریت امور مختلف از جمله ثبت</w:t>
            </w:r>
            <w:r w:rsidR="00CF7886" w:rsidRPr="00CF7886">
              <w:rPr>
                <w:rFonts w:ascii="IRANSansWeb(FaNum)" w:hAnsi="IRANSansWeb(FaNum)" w:cs="IRANSansWeb(FaNum)" w:hint="cs"/>
                <w:sz w:val="18"/>
                <w:szCs w:val="18"/>
                <w:rtl/>
              </w:rPr>
              <w:t xml:space="preserve"> و نگهداری</w:t>
            </w:r>
            <w:r w:rsidRPr="00CF7886">
              <w:rPr>
                <w:rFonts w:ascii="IRANSansWeb(FaNum)" w:hAnsi="IRANSansWeb(FaNum)" w:cs="IRANSansWeb(FaNum)" w:hint="cs"/>
                <w:sz w:val="18"/>
                <w:szCs w:val="18"/>
                <w:rtl/>
              </w:rPr>
              <w:t xml:space="preserve"> داده‌های فروش به استان‌ها و </w:t>
            </w:r>
            <w:r w:rsidR="00CF7886" w:rsidRPr="00CF7886">
              <w:rPr>
                <w:rFonts w:ascii="IRANSansWeb(FaNum)" w:hAnsi="IRANSansWeb(FaNum)" w:cs="IRANSansWeb(FaNum)" w:hint="cs"/>
                <w:sz w:val="18"/>
                <w:szCs w:val="18"/>
                <w:rtl/>
              </w:rPr>
              <w:t>تهیه گزارش‌های موردی در زمان‌های مختلف</w:t>
            </w:r>
          </w:p>
          <w:p w14:paraId="573E206C" w14:textId="77777777" w:rsidR="00CF7886" w:rsidRDefault="00CF7886" w:rsidP="00CF7886">
            <w:pPr>
              <w:jc w:val="both"/>
              <w:rPr>
                <w:rFonts w:ascii="IRANSansWeb(FaNum)" w:hAnsi="IRANSansWeb(FaNum)" w:cs="IRANSansWeb(FaNum)"/>
                <w:b/>
                <w:bCs/>
                <w:sz w:val="18"/>
                <w:szCs w:val="18"/>
              </w:rPr>
            </w:pPr>
            <w:r>
              <w:rPr>
                <w:rFonts w:ascii="IRANSansWeb(FaNum)" w:hAnsi="IRANSansWeb(FaNum)" w:cs="IRANSansWeb(FaNum)" w:hint="cs"/>
                <w:b/>
                <w:bCs/>
                <w:sz w:val="18"/>
                <w:szCs w:val="18"/>
                <w:rtl/>
              </w:rPr>
              <w:t xml:space="preserve">خروجی: </w:t>
            </w:r>
          </w:p>
          <w:p w14:paraId="6EFFE610" w14:textId="5906D8D1" w:rsidR="00CF7886" w:rsidRPr="001012B3" w:rsidRDefault="00CF7886" w:rsidP="00CF7886">
            <w:pPr>
              <w:pStyle w:val="ListParagraph"/>
              <w:numPr>
                <w:ilvl w:val="0"/>
                <w:numId w:val="1"/>
              </w:numPr>
              <w:jc w:val="both"/>
              <w:rPr>
                <w:rFonts w:ascii="IRANSansWeb(FaNum)" w:hAnsi="IRANSansWeb(FaNum)" w:cs="IRANSansWeb(FaNum)"/>
                <w:sz w:val="18"/>
                <w:szCs w:val="18"/>
              </w:rPr>
            </w:pPr>
            <w:r w:rsidRPr="001012B3">
              <w:rPr>
                <w:rFonts w:ascii="IRANSansWeb(FaNum)" w:hAnsi="IRANSansWeb(FaNum)" w:cs="IRANSansWeb(FaNum)" w:hint="cs"/>
                <w:sz w:val="18"/>
                <w:szCs w:val="18"/>
                <w:rtl/>
              </w:rPr>
              <w:t xml:space="preserve">یک نرم افزار تحت ویندوز با رابط گرافیکی کاربرپسند و منوهای مختلف برای انجام مربوط به ثبت داده‌ها </w:t>
            </w:r>
          </w:p>
          <w:p w14:paraId="63753260" w14:textId="6065244B" w:rsidR="00CF7886" w:rsidRPr="001012B3" w:rsidRDefault="00CF7886" w:rsidP="00CF7886">
            <w:pPr>
              <w:pStyle w:val="ListParagraph"/>
              <w:numPr>
                <w:ilvl w:val="0"/>
                <w:numId w:val="1"/>
              </w:numPr>
              <w:jc w:val="both"/>
              <w:rPr>
                <w:rFonts w:ascii="IRANSansWeb(FaNum)" w:hAnsi="IRANSansWeb(FaNum)" w:cs="IRANSansWeb(FaNum)"/>
                <w:sz w:val="18"/>
                <w:szCs w:val="18"/>
              </w:rPr>
            </w:pPr>
            <w:r w:rsidRPr="001012B3">
              <w:rPr>
                <w:rFonts w:ascii="IRANSansWeb(FaNum)" w:hAnsi="IRANSansWeb(FaNum)" w:cs="IRANSansWeb(FaNum)" w:hint="cs"/>
                <w:sz w:val="18"/>
                <w:szCs w:val="18"/>
                <w:rtl/>
              </w:rPr>
              <w:t>یک پایگاه داده رابطه‌ای برای ذخیره و بازیابی اطلاعات مورد نیاز سیستم</w:t>
            </w:r>
          </w:p>
          <w:p w14:paraId="3625557A" w14:textId="3F94BC23" w:rsidR="00CF7886" w:rsidRPr="001012B3" w:rsidRDefault="00CF7886" w:rsidP="00CF7886">
            <w:pPr>
              <w:pStyle w:val="ListParagraph"/>
              <w:numPr>
                <w:ilvl w:val="0"/>
                <w:numId w:val="1"/>
              </w:numPr>
              <w:jc w:val="both"/>
              <w:rPr>
                <w:rFonts w:ascii="IRANSansWeb(FaNum)" w:hAnsi="IRANSansWeb(FaNum)" w:cs="IRANSansWeb(FaNum)"/>
                <w:sz w:val="18"/>
                <w:szCs w:val="18"/>
              </w:rPr>
            </w:pPr>
            <w:r w:rsidRPr="001012B3">
              <w:rPr>
                <w:rFonts w:ascii="IRANSansWeb(FaNum)" w:hAnsi="IRANSansWeb(FaNum)" w:cs="IRANSansWeb(FaNum)" w:hint="cs"/>
                <w:sz w:val="18"/>
                <w:szCs w:val="18"/>
                <w:rtl/>
              </w:rPr>
              <w:t>یک مستند فنی شامل توضیحات در مورد نیازمندی‌ها، طراحی، پیاده سازی، آزمون و نگهداری سیستم</w:t>
            </w:r>
          </w:p>
          <w:p w14:paraId="20315DBE" w14:textId="4D89D5D5" w:rsidR="00CF7886" w:rsidRPr="001012B3" w:rsidRDefault="00CF7886" w:rsidP="00CF7886">
            <w:pPr>
              <w:pStyle w:val="ListParagraph"/>
              <w:numPr>
                <w:ilvl w:val="0"/>
                <w:numId w:val="1"/>
              </w:numPr>
              <w:jc w:val="both"/>
              <w:rPr>
                <w:rFonts w:ascii="IRANSansWeb(FaNum)" w:hAnsi="IRANSansWeb(FaNum)" w:cs="IRANSansWeb(FaNum)"/>
                <w:sz w:val="18"/>
                <w:szCs w:val="18"/>
              </w:rPr>
            </w:pPr>
            <w:r w:rsidRPr="001012B3">
              <w:rPr>
                <w:rFonts w:ascii="IRANSansWeb(FaNum)" w:hAnsi="IRANSansWeb(FaNum)" w:cs="IRANSansWeb(FaNum)" w:hint="cs"/>
                <w:sz w:val="18"/>
                <w:szCs w:val="18"/>
                <w:rtl/>
              </w:rPr>
              <w:t>یک مستند کاربردی شامل راهنمای نصب، راه اندازی و استفاده از نرم افزار</w:t>
            </w:r>
          </w:p>
          <w:p w14:paraId="2ED37B39" w14:textId="10BCD08C" w:rsidR="00CF7886" w:rsidRPr="001012B3" w:rsidRDefault="00CF7886" w:rsidP="00CF7886">
            <w:pPr>
              <w:pStyle w:val="ListParagraph"/>
              <w:numPr>
                <w:ilvl w:val="0"/>
                <w:numId w:val="1"/>
              </w:numPr>
              <w:jc w:val="both"/>
              <w:rPr>
                <w:rFonts w:ascii="IRANSansWeb(FaNum)" w:hAnsi="IRANSansWeb(FaNum)" w:cs="IRANSansWeb(FaNum)"/>
                <w:sz w:val="18"/>
                <w:szCs w:val="18"/>
              </w:rPr>
            </w:pPr>
            <w:r w:rsidRPr="001012B3">
              <w:rPr>
                <w:rFonts w:ascii="IRANSansWeb(FaNum)" w:hAnsi="IRANSansWeb(FaNum)" w:cs="IRANSansWeb(FaNum)" w:hint="cs"/>
                <w:sz w:val="18"/>
                <w:szCs w:val="18"/>
                <w:rtl/>
              </w:rPr>
              <w:t>یک مجموع آزمون شامل موارد آزمون و نتایج آن‌ها برای ارزیابی کیفیت و عملکرد سیستم</w:t>
            </w:r>
          </w:p>
          <w:p w14:paraId="7F8F8F2F" w14:textId="5AB15E92" w:rsidR="001012B3" w:rsidRDefault="001012B3" w:rsidP="001012B3">
            <w:pPr>
              <w:jc w:val="both"/>
              <w:rPr>
                <w:rFonts w:ascii="IRANSansWeb(FaNum)" w:hAnsi="IRANSansWeb(FaNum)" w:cs="IRANSansWeb(FaNum)"/>
                <w:b/>
                <w:bCs/>
                <w:sz w:val="18"/>
                <w:szCs w:val="18"/>
                <w:rtl/>
              </w:rPr>
            </w:pPr>
            <w:r>
              <w:rPr>
                <w:rFonts w:ascii="IRANSansWeb(FaNum)" w:hAnsi="IRANSansWeb(FaNum)" w:cs="IRANSansWeb(FaNum)" w:hint="cs"/>
                <w:b/>
                <w:bCs/>
                <w:sz w:val="18"/>
                <w:szCs w:val="18"/>
                <w:rtl/>
              </w:rPr>
              <w:t xml:space="preserve">نتایج و فواید پروژه: </w:t>
            </w:r>
          </w:p>
          <w:p w14:paraId="4F53BCC9" w14:textId="77777777" w:rsidR="00C77D3B" w:rsidRPr="00B90454" w:rsidRDefault="001012B3" w:rsidP="001012B3">
            <w:pPr>
              <w:pStyle w:val="ListParagraph"/>
              <w:numPr>
                <w:ilvl w:val="0"/>
                <w:numId w:val="2"/>
              </w:numPr>
              <w:jc w:val="both"/>
              <w:rPr>
                <w:rFonts w:ascii="IRANSansWeb(FaNum)" w:hAnsi="IRANSansWeb(FaNum)" w:cs="IRANSansWeb(FaNum)"/>
                <w:sz w:val="18"/>
                <w:szCs w:val="18"/>
              </w:rPr>
            </w:pPr>
            <w:r w:rsidRPr="00B90454">
              <w:rPr>
                <w:rFonts w:ascii="IRANSansWeb(FaNum)" w:hAnsi="IRANSansWeb(FaNum)" w:cs="IRANSansWeb(FaNum)" w:hint="cs"/>
                <w:sz w:val="18"/>
                <w:szCs w:val="18"/>
                <w:rtl/>
              </w:rPr>
              <w:t xml:space="preserve">افزایش کارایی و بهره‌وری سیستم فروش شرکت دوغ آبعلی با کاهش زمان در ثبت و گزارش‌گیری </w:t>
            </w:r>
          </w:p>
          <w:p w14:paraId="4A3079A1" w14:textId="77777777" w:rsidR="001012B3" w:rsidRPr="00B90454" w:rsidRDefault="001012B3" w:rsidP="001012B3">
            <w:pPr>
              <w:pStyle w:val="ListParagraph"/>
              <w:numPr>
                <w:ilvl w:val="0"/>
                <w:numId w:val="2"/>
              </w:numPr>
              <w:jc w:val="both"/>
              <w:rPr>
                <w:rFonts w:ascii="IRANSansWeb(FaNum)" w:hAnsi="IRANSansWeb(FaNum)" w:cs="IRANSansWeb(FaNum)"/>
                <w:sz w:val="18"/>
                <w:szCs w:val="18"/>
              </w:rPr>
            </w:pPr>
            <w:r w:rsidRPr="00B90454">
              <w:rPr>
                <w:rFonts w:ascii="IRANSansWeb(FaNum)" w:hAnsi="IRANSansWeb(FaNum)" w:cs="IRANSansWeb(FaNum)" w:hint="cs"/>
                <w:sz w:val="18"/>
                <w:szCs w:val="18"/>
                <w:rtl/>
              </w:rPr>
              <w:t>افزایش کیفیت خدمات شرکت با ارائه اطلاعات دقیق و به روز به شرکت‌های طرف قرارداد در استان‌ها</w:t>
            </w:r>
          </w:p>
          <w:p w14:paraId="2E08A5EF" w14:textId="77777777" w:rsidR="001012B3" w:rsidRPr="00B90454" w:rsidRDefault="001012B3" w:rsidP="001012B3">
            <w:pPr>
              <w:pStyle w:val="ListParagraph"/>
              <w:numPr>
                <w:ilvl w:val="0"/>
                <w:numId w:val="2"/>
              </w:numPr>
              <w:jc w:val="both"/>
              <w:rPr>
                <w:rFonts w:ascii="IRANSansWeb(FaNum)" w:hAnsi="IRANSansWeb(FaNum)" w:cs="IRANSansWeb(FaNum)"/>
                <w:sz w:val="18"/>
                <w:szCs w:val="18"/>
              </w:rPr>
            </w:pPr>
            <w:r w:rsidRPr="00B90454">
              <w:rPr>
                <w:rFonts w:ascii="IRANSansWeb(FaNum)" w:hAnsi="IRANSansWeb(FaNum)" w:cs="IRANSansWeb(FaNum)" w:hint="cs"/>
                <w:sz w:val="18"/>
                <w:szCs w:val="18"/>
                <w:rtl/>
              </w:rPr>
              <w:t xml:space="preserve">افزایش امنیت و حفاظت از اطلاعات حساس </w:t>
            </w:r>
            <w:r w:rsidR="00B90454" w:rsidRPr="00B90454">
              <w:rPr>
                <w:rFonts w:ascii="IRANSansWeb(FaNum)" w:hAnsi="IRANSansWeb(FaNum)" w:cs="IRANSansWeb(FaNum)" w:hint="cs"/>
                <w:sz w:val="18"/>
                <w:szCs w:val="18"/>
                <w:rtl/>
              </w:rPr>
              <w:t>دوغ آبعلی با استفاده از روش‌های ثبت اطلاعات در بانک‌های اطلاعاتی</w:t>
            </w:r>
          </w:p>
          <w:p w14:paraId="7FC68C90" w14:textId="0E4B7408" w:rsidR="00B90454" w:rsidRPr="001012B3" w:rsidRDefault="00B90454" w:rsidP="001012B3">
            <w:pPr>
              <w:pStyle w:val="ListParagraph"/>
              <w:numPr>
                <w:ilvl w:val="0"/>
                <w:numId w:val="2"/>
              </w:numPr>
              <w:jc w:val="both"/>
              <w:rPr>
                <w:rFonts w:ascii="IRANSansWeb(FaNum)" w:hAnsi="IRANSansWeb(FaNum)" w:cs="IRANSansWeb(FaNum)"/>
                <w:b/>
                <w:bCs/>
                <w:sz w:val="18"/>
                <w:szCs w:val="18"/>
                <w:rtl/>
              </w:rPr>
            </w:pPr>
            <w:r w:rsidRPr="00B90454">
              <w:rPr>
                <w:rFonts w:ascii="IRANSansWeb(FaNum)" w:hAnsi="IRANSansWeb(FaNum)" w:cs="IRANSansWeb(FaNum)" w:hint="cs"/>
                <w:sz w:val="18"/>
                <w:szCs w:val="18"/>
                <w:rtl/>
              </w:rPr>
              <w:t>افزایش همکاری و ارتباط با سامانه شرکت‌های ذینفع در استان‌ها با استفاده از رابط کاربری مناسب</w:t>
            </w:r>
          </w:p>
        </w:tc>
      </w:tr>
      <w:tr w:rsidR="004336E9" w:rsidRPr="005A7398" w14:paraId="5182B74E" w14:textId="77777777" w:rsidTr="00D31E57">
        <w:trPr>
          <w:trHeight w:val="454"/>
          <w:jc w:val="center"/>
        </w:trPr>
        <w:tc>
          <w:tcPr>
            <w:tcW w:w="2867" w:type="pct"/>
            <w:gridSpan w:val="5"/>
            <w:tcBorders>
              <w:top w:val="single" w:sz="12" w:space="0" w:color="auto"/>
              <w:left w:val="single" w:sz="12" w:space="0" w:color="auto"/>
            </w:tcBorders>
            <w:shd w:val="clear" w:color="auto" w:fill="C6D9F1" w:themeFill="text2" w:themeFillTint="33"/>
            <w:vAlign w:val="center"/>
          </w:tcPr>
          <w:p w14:paraId="71A98F26" w14:textId="178821A9" w:rsidR="00C77D3B" w:rsidRPr="005A7398" w:rsidRDefault="00C77D3B" w:rsidP="005A7398">
            <w:pPr>
              <w:rPr>
                <w:rFonts w:ascii="IRANSansWeb(FaNum)" w:hAnsi="IRANSansWeb(FaNum)" w:cs="IRANSansWeb(FaNum)"/>
                <w:sz w:val="18"/>
                <w:szCs w:val="18"/>
              </w:rPr>
            </w:pPr>
            <w:r w:rsidRPr="00C36230">
              <w:rPr>
                <w:rFonts w:ascii="IRANSansWeb(FaNum)" w:hAnsi="IRANSansWeb(FaNum)" w:cs="IRANSansWeb(FaNum)"/>
                <w:b/>
                <w:bCs/>
                <w:sz w:val="18"/>
                <w:szCs w:val="18"/>
                <w:rtl/>
              </w:rPr>
              <w:t>زبان برنامه نویسی</w:t>
            </w:r>
            <w:r w:rsidRPr="005A7398">
              <w:rPr>
                <w:rFonts w:ascii="IRANSansWeb(FaNum)" w:hAnsi="IRANSansWeb(FaNum)" w:cs="IRANSansWeb(FaNum)"/>
                <w:sz w:val="18"/>
                <w:szCs w:val="18"/>
                <w:rtl/>
              </w:rPr>
              <w:t>:</w:t>
            </w:r>
            <w:r w:rsidR="00C36230">
              <w:rPr>
                <w:rFonts w:ascii="IRANSansWeb(FaNum)" w:hAnsi="IRANSansWeb(FaNum)" w:cs="IRANSansWeb(FaNum)" w:hint="cs"/>
                <w:sz w:val="18"/>
                <w:szCs w:val="18"/>
                <w:rtl/>
              </w:rPr>
              <w:t xml:space="preserve"> </w:t>
            </w:r>
            <w:r w:rsidR="00C36230">
              <w:rPr>
                <w:rFonts w:ascii="IRANSansWeb(FaNum)" w:hAnsi="IRANSansWeb(FaNum)" w:cs="IRANSansWeb(FaNum)"/>
                <w:sz w:val="18"/>
                <w:szCs w:val="18"/>
              </w:rPr>
              <w:t>C#</w:t>
            </w:r>
          </w:p>
        </w:tc>
        <w:tc>
          <w:tcPr>
            <w:tcW w:w="2133" w:type="pct"/>
            <w:gridSpan w:val="4"/>
            <w:tcBorders>
              <w:top w:val="single" w:sz="12" w:space="0" w:color="auto"/>
              <w:right w:val="single" w:sz="12" w:space="0" w:color="auto"/>
            </w:tcBorders>
            <w:shd w:val="clear" w:color="auto" w:fill="C6D9F1" w:themeFill="text2" w:themeFillTint="33"/>
            <w:vAlign w:val="center"/>
          </w:tcPr>
          <w:p w14:paraId="10E58DEF" w14:textId="67693F82" w:rsidR="00C77D3B" w:rsidRPr="005A7398" w:rsidRDefault="00C77D3B" w:rsidP="00476AFB">
            <w:pPr>
              <w:rPr>
                <w:rFonts w:ascii="IRANSansWeb(FaNum)" w:hAnsi="IRANSansWeb(FaNum)" w:cs="IRANSansWeb(FaNum)"/>
                <w:sz w:val="18"/>
                <w:szCs w:val="18"/>
              </w:rPr>
            </w:pPr>
            <w:r w:rsidRPr="00C36230">
              <w:rPr>
                <w:rFonts w:ascii="IRANSansWeb(FaNum)" w:hAnsi="IRANSansWeb(FaNum)" w:cs="IRANSansWeb(FaNum)"/>
                <w:b/>
                <w:bCs/>
                <w:sz w:val="18"/>
                <w:szCs w:val="18"/>
                <w:rtl/>
              </w:rPr>
              <w:t>بانک اطلاعاتی</w:t>
            </w:r>
            <w:r w:rsidRPr="005A7398">
              <w:rPr>
                <w:rFonts w:ascii="IRANSansWeb(FaNum)" w:hAnsi="IRANSansWeb(FaNum)" w:cs="IRANSansWeb(FaNum)"/>
                <w:sz w:val="18"/>
                <w:szCs w:val="18"/>
                <w:rtl/>
              </w:rPr>
              <w:t>:</w:t>
            </w:r>
            <w:r w:rsidR="00C36230">
              <w:rPr>
                <w:rFonts w:ascii="IRANSansWeb(FaNum)" w:hAnsi="IRANSansWeb(FaNum)" w:cs="IRANSansWeb(FaNum)" w:hint="cs"/>
                <w:sz w:val="18"/>
                <w:szCs w:val="18"/>
                <w:rtl/>
              </w:rPr>
              <w:t xml:space="preserve"> </w:t>
            </w:r>
            <w:r w:rsidR="00C36230">
              <w:rPr>
                <w:rFonts w:ascii="IRANSansWeb(FaNum)" w:hAnsi="IRANSansWeb(FaNum)" w:cs="IRANSansWeb(FaNum)"/>
                <w:sz w:val="18"/>
                <w:szCs w:val="18"/>
              </w:rPr>
              <w:t>MS SQL server</w:t>
            </w:r>
          </w:p>
        </w:tc>
      </w:tr>
      <w:tr w:rsidR="009C16D4" w:rsidRPr="005A7398" w14:paraId="22AEF014" w14:textId="77777777" w:rsidTr="00476AFB">
        <w:trPr>
          <w:trHeight w:val="454"/>
          <w:jc w:val="center"/>
        </w:trPr>
        <w:tc>
          <w:tcPr>
            <w:tcW w:w="5000" w:type="pct"/>
            <w:gridSpan w:val="9"/>
            <w:tcBorders>
              <w:left w:val="single" w:sz="12" w:space="0" w:color="auto"/>
              <w:bottom w:val="single" w:sz="12" w:space="0" w:color="auto"/>
              <w:right w:val="single" w:sz="12" w:space="0" w:color="auto"/>
            </w:tcBorders>
            <w:shd w:val="clear" w:color="auto" w:fill="C6D9F1" w:themeFill="text2" w:themeFillTint="33"/>
            <w:vAlign w:val="center"/>
          </w:tcPr>
          <w:p w14:paraId="1EBF0EFE" w14:textId="2C94718D" w:rsidR="00C77D3B" w:rsidRPr="005A7398" w:rsidRDefault="00171EEA" w:rsidP="005A7398">
            <w:pPr>
              <w:rPr>
                <w:rFonts w:ascii="IRANSansWeb(FaNum)" w:hAnsi="IRANSansWeb(FaNum)" w:cs="IRANSansWeb(FaNum)"/>
                <w:sz w:val="18"/>
                <w:szCs w:val="18"/>
              </w:rPr>
            </w:pPr>
            <w:r w:rsidRPr="00267FF5">
              <w:rPr>
                <w:rFonts w:ascii="IRANSansWeb(FaNum)" w:hAnsi="IRANSansWeb(FaNum)" w:cs="IRANSansWeb(FaNum)"/>
                <w:b/>
                <w:bCs/>
                <w:sz w:val="18"/>
                <w:szCs w:val="18"/>
                <w:rtl/>
              </w:rPr>
              <w:t>سایر ابزارهای مورد استفاده</w:t>
            </w:r>
            <w:r w:rsidRPr="005A7398">
              <w:rPr>
                <w:rFonts w:ascii="IRANSansWeb(FaNum)" w:hAnsi="IRANSansWeb(FaNum)" w:cs="IRANSansWeb(FaNum)"/>
                <w:sz w:val="18"/>
                <w:szCs w:val="18"/>
                <w:rtl/>
              </w:rPr>
              <w:t>:</w:t>
            </w:r>
            <w:r w:rsidR="00267FF5">
              <w:rPr>
                <w:rFonts w:ascii="IRANSansWeb(FaNum)" w:hAnsi="IRANSansWeb(FaNum)" w:cs="IRANSansWeb(FaNum)" w:hint="cs"/>
                <w:sz w:val="18"/>
                <w:szCs w:val="18"/>
                <w:rtl/>
              </w:rPr>
              <w:t xml:space="preserve"> </w:t>
            </w:r>
            <w:r w:rsidR="005E221D">
              <w:rPr>
                <w:rFonts w:ascii="IRANSansWeb(FaNum)" w:hAnsi="IRANSansWeb(FaNum)" w:cs="IRANSansWeb(FaNum)"/>
                <w:sz w:val="18"/>
                <w:szCs w:val="18"/>
              </w:rPr>
              <w:t>visual studio, wpf</w:t>
            </w:r>
            <w:r w:rsidR="00B536AE">
              <w:rPr>
                <w:rFonts w:ascii="IRANSansWeb(FaNum)" w:hAnsi="IRANSansWeb(FaNum)" w:cs="IRANSansWeb(FaNum)"/>
                <w:sz w:val="18"/>
                <w:szCs w:val="18"/>
              </w:rPr>
              <w:t>,</w:t>
            </w:r>
            <w:r w:rsidR="00267FF5">
              <w:rPr>
                <w:rFonts w:ascii="IRANSansWeb(FaNum)" w:hAnsi="IRANSansWeb(FaNum)" w:cs="IRANSansWeb(FaNum)"/>
                <w:sz w:val="18"/>
                <w:szCs w:val="18"/>
              </w:rPr>
              <w:t xml:space="preserve"> corel, photoshop and other </w:t>
            </w:r>
            <w:del w:id="39" w:author="Saleh Abedinezhad" w:date="2023-12-10T16:25:00Z">
              <w:r w:rsidR="00267FF5" w:rsidDel="002C1FBB">
                <w:rPr>
                  <w:rFonts w:ascii="IRANSansWeb(FaNum)" w:hAnsi="IRANSansWeb(FaNum)" w:cs="IRANSansWeb(FaNum)"/>
                  <w:sz w:val="18"/>
                  <w:szCs w:val="18"/>
                </w:rPr>
                <w:delText>extentions</w:delText>
              </w:r>
            </w:del>
            <w:ins w:id="40" w:author="Saleh Abedinezhad" w:date="2023-12-10T16:25:00Z">
              <w:r w:rsidR="002C1FBB">
                <w:rPr>
                  <w:rFonts w:ascii="IRANSansWeb(FaNum)" w:hAnsi="IRANSansWeb(FaNum)" w:cs="IRANSansWeb(FaNum)"/>
                  <w:sz w:val="18"/>
                  <w:szCs w:val="18"/>
                </w:rPr>
                <w:t>software</w:t>
              </w:r>
            </w:ins>
          </w:p>
        </w:tc>
      </w:tr>
      <w:tr w:rsidR="00657A0D" w:rsidRPr="005A7398" w14:paraId="06BCD9E6" w14:textId="77777777" w:rsidTr="00D31E57">
        <w:trPr>
          <w:trHeight w:val="77"/>
          <w:jc w:val="center"/>
        </w:trPr>
        <w:tc>
          <w:tcPr>
            <w:tcW w:w="428" w:type="pct"/>
            <w:tcBorders>
              <w:top w:val="single" w:sz="12" w:space="0" w:color="auto"/>
              <w:left w:val="single" w:sz="12" w:space="0" w:color="auto"/>
            </w:tcBorders>
            <w:vAlign w:val="center"/>
          </w:tcPr>
          <w:p w14:paraId="2C3D05E2" w14:textId="77777777" w:rsidR="00941B7F" w:rsidRPr="005A7398" w:rsidRDefault="00941B7F" w:rsidP="00465E44">
            <w:pPr>
              <w:jc w:val="center"/>
              <w:rPr>
                <w:rFonts w:ascii="IRANSansWeb(FaNum)" w:hAnsi="IRANSansWeb(FaNum)" w:cs="IRANSansWeb(FaNum)"/>
                <w:b/>
                <w:bCs/>
                <w:sz w:val="18"/>
                <w:szCs w:val="18"/>
                <w:rtl/>
              </w:rPr>
            </w:pPr>
            <w:r w:rsidRPr="005A7398">
              <w:rPr>
                <w:rFonts w:ascii="IRANSansWeb(FaNum)" w:hAnsi="IRANSansWeb(FaNum)" w:cs="IRANSansWeb(FaNum)"/>
                <w:b/>
                <w:bCs/>
                <w:sz w:val="18"/>
                <w:szCs w:val="18"/>
                <w:rtl/>
              </w:rPr>
              <w:t>ردیف</w:t>
            </w:r>
          </w:p>
        </w:tc>
        <w:tc>
          <w:tcPr>
            <w:tcW w:w="2380" w:type="pct"/>
            <w:gridSpan w:val="3"/>
            <w:tcBorders>
              <w:top w:val="single" w:sz="12" w:space="0" w:color="auto"/>
            </w:tcBorders>
            <w:vAlign w:val="center"/>
          </w:tcPr>
          <w:p w14:paraId="3C17880B" w14:textId="77777777" w:rsidR="00941B7F" w:rsidRPr="005A7398" w:rsidRDefault="00941B7F" w:rsidP="00465E44">
            <w:pPr>
              <w:jc w:val="center"/>
              <w:rPr>
                <w:rFonts w:ascii="IRANSansWeb(FaNum)" w:hAnsi="IRANSansWeb(FaNum)" w:cs="IRANSansWeb(FaNum)"/>
                <w:b/>
                <w:bCs/>
                <w:sz w:val="18"/>
                <w:szCs w:val="18"/>
                <w:rtl/>
              </w:rPr>
            </w:pPr>
            <w:r w:rsidRPr="005A7398">
              <w:rPr>
                <w:rFonts w:ascii="IRANSansWeb(FaNum)" w:hAnsi="IRANSansWeb(FaNum)" w:cs="IRANSansWeb(FaNum)"/>
                <w:b/>
                <w:bCs/>
                <w:sz w:val="18"/>
                <w:szCs w:val="18"/>
                <w:rtl/>
              </w:rPr>
              <w:t>عنوان</w:t>
            </w:r>
          </w:p>
        </w:tc>
        <w:tc>
          <w:tcPr>
            <w:tcW w:w="549" w:type="pct"/>
            <w:gridSpan w:val="2"/>
            <w:tcBorders>
              <w:top w:val="single" w:sz="12" w:space="0" w:color="auto"/>
            </w:tcBorders>
            <w:vAlign w:val="center"/>
          </w:tcPr>
          <w:p w14:paraId="6DCAD8C6" w14:textId="77777777" w:rsidR="00941B7F" w:rsidRPr="005A7398" w:rsidRDefault="00941B7F" w:rsidP="006D716B">
            <w:pPr>
              <w:jc w:val="center"/>
              <w:rPr>
                <w:rFonts w:ascii="IRANSansWeb(FaNum)" w:hAnsi="IRANSansWeb(FaNum)" w:cs="IRANSansWeb(FaNum)"/>
                <w:b/>
                <w:bCs/>
                <w:sz w:val="18"/>
                <w:szCs w:val="18"/>
                <w:rtl/>
              </w:rPr>
            </w:pPr>
            <w:r w:rsidRPr="005A7398">
              <w:rPr>
                <w:rFonts w:ascii="IRANSansWeb(FaNum)" w:hAnsi="IRANSansWeb(FaNum)" w:cs="IRANSansWeb(FaNum)"/>
                <w:b/>
                <w:bCs/>
                <w:sz w:val="18"/>
                <w:szCs w:val="18"/>
                <w:rtl/>
              </w:rPr>
              <w:t>تاریخ تحویل</w:t>
            </w:r>
          </w:p>
        </w:tc>
        <w:tc>
          <w:tcPr>
            <w:tcW w:w="864" w:type="pct"/>
            <w:gridSpan w:val="2"/>
            <w:tcBorders>
              <w:top w:val="single" w:sz="12" w:space="0" w:color="auto"/>
            </w:tcBorders>
            <w:vAlign w:val="center"/>
          </w:tcPr>
          <w:p w14:paraId="19EB0869" w14:textId="77777777" w:rsidR="00941B7F" w:rsidRPr="005A7398" w:rsidRDefault="00941B7F" w:rsidP="006D716B">
            <w:pPr>
              <w:jc w:val="center"/>
              <w:rPr>
                <w:rFonts w:ascii="IRANSansWeb(FaNum)" w:hAnsi="IRANSansWeb(FaNum)" w:cs="IRANSansWeb(FaNum)"/>
                <w:b/>
                <w:bCs/>
                <w:sz w:val="18"/>
                <w:szCs w:val="18"/>
                <w:rtl/>
              </w:rPr>
            </w:pPr>
            <w:r w:rsidRPr="005A7398">
              <w:rPr>
                <w:rFonts w:ascii="IRANSansWeb(FaNum)" w:hAnsi="IRANSansWeb(FaNum)" w:cs="IRANSansWeb(FaNum)"/>
                <w:b/>
                <w:bCs/>
                <w:sz w:val="18"/>
                <w:szCs w:val="18"/>
                <w:rtl/>
              </w:rPr>
              <w:t>درصد پیشرفت</w:t>
            </w:r>
          </w:p>
        </w:tc>
        <w:tc>
          <w:tcPr>
            <w:tcW w:w="779" w:type="pct"/>
            <w:tcBorders>
              <w:top w:val="single" w:sz="12" w:space="0" w:color="auto"/>
              <w:right w:val="single" w:sz="12" w:space="0" w:color="auto"/>
            </w:tcBorders>
          </w:tcPr>
          <w:p w14:paraId="68AE6DF2" w14:textId="77777777" w:rsidR="00941B7F" w:rsidRPr="005A7398" w:rsidRDefault="00941B7F" w:rsidP="00941B7F">
            <w:pPr>
              <w:jc w:val="center"/>
              <w:rPr>
                <w:rFonts w:ascii="IRANSansWeb(FaNum)" w:hAnsi="IRANSansWeb(FaNum)" w:cs="IRANSansWeb(FaNum)"/>
                <w:b/>
                <w:bCs/>
                <w:sz w:val="18"/>
                <w:szCs w:val="18"/>
                <w:rtl/>
              </w:rPr>
            </w:pPr>
            <w:r w:rsidRPr="005A7398">
              <w:rPr>
                <w:rFonts w:ascii="IRANSansWeb(FaNum)" w:hAnsi="IRANSansWeb(FaNum)" w:cs="IRANSansWeb(FaNum)"/>
                <w:b/>
                <w:bCs/>
                <w:sz w:val="18"/>
                <w:szCs w:val="18"/>
                <w:rtl/>
              </w:rPr>
              <w:t xml:space="preserve">تاریخ بررسی/ارزیابی </w:t>
            </w:r>
          </w:p>
        </w:tc>
      </w:tr>
      <w:tr w:rsidR="00657A0D" w:rsidRPr="005A7398" w14:paraId="6406B989" w14:textId="77777777" w:rsidTr="00D31E57">
        <w:trPr>
          <w:trHeight w:val="77"/>
          <w:jc w:val="center"/>
        </w:trPr>
        <w:tc>
          <w:tcPr>
            <w:tcW w:w="428" w:type="pct"/>
            <w:tcBorders>
              <w:left w:val="single" w:sz="12" w:space="0" w:color="auto"/>
            </w:tcBorders>
            <w:vAlign w:val="center"/>
          </w:tcPr>
          <w:p w14:paraId="15FFFF22" w14:textId="77777777" w:rsidR="00941B7F" w:rsidRPr="005A7398" w:rsidRDefault="00941B7F" w:rsidP="005A7398">
            <w:pPr>
              <w:jc w:val="center"/>
              <w:rPr>
                <w:rFonts w:ascii="IRANSansWeb(FaNum)" w:hAnsi="IRANSansWeb(FaNum)" w:cs="IRANSansWeb(FaNum)"/>
                <w:sz w:val="18"/>
                <w:szCs w:val="18"/>
                <w:rtl/>
              </w:rPr>
            </w:pPr>
            <w:r w:rsidRPr="005A7398">
              <w:rPr>
                <w:rFonts w:ascii="IRANSansWeb(FaNum)" w:hAnsi="IRANSansWeb(FaNum)" w:cs="IRANSansWeb(FaNum)"/>
                <w:sz w:val="18"/>
                <w:szCs w:val="18"/>
                <w:rtl/>
              </w:rPr>
              <w:t>1</w:t>
            </w:r>
          </w:p>
        </w:tc>
        <w:tc>
          <w:tcPr>
            <w:tcW w:w="2380" w:type="pct"/>
            <w:gridSpan w:val="3"/>
            <w:vAlign w:val="center"/>
          </w:tcPr>
          <w:p w14:paraId="18EB8622" w14:textId="77777777" w:rsidR="00941B7F" w:rsidRPr="005A7398" w:rsidRDefault="00941B7F" w:rsidP="005A7398">
            <w:pPr>
              <w:rPr>
                <w:rFonts w:ascii="IRANSansWeb(FaNum)" w:hAnsi="IRANSansWeb(FaNum)" w:cs="IRANSansWeb(FaNum)"/>
                <w:sz w:val="18"/>
                <w:szCs w:val="18"/>
                <w:rtl/>
              </w:rPr>
            </w:pPr>
            <w:r w:rsidRPr="005A7398">
              <w:rPr>
                <w:rFonts w:ascii="IRANSansWeb(FaNum)" w:hAnsi="IRANSansWeb(FaNum)" w:cs="IRANSansWeb(FaNum)"/>
                <w:sz w:val="18"/>
                <w:szCs w:val="18"/>
                <w:rtl/>
              </w:rPr>
              <w:t>برنامه زمانبندی</w:t>
            </w:r>
          </w:p>
        </w:tc>
        <w:tc>
          <w:tcPr>
            <w:tcW w:w="549" w:type="pct"/>
            <w:gridSpan w:val="2"/>
          </w:tcPr>
          <w:p w14:paraId="1E858478" w14:textId="215C2B2A" w:rsidR="00941B7F" w:rsidRPr="005A7398" w:rsidRDefault="00267FF5" w:rsidP="002309AD">
            <w:pPr>
              <w:jc w:val="center"/>
              <w:rPr>
                <w:rFonts w:ascii="IRANSansWeb(FaNum)" w:hAnsi="IRANSansWeb(FaNum)" w:cs="IRANSansWeb(FaNum)"/>
                <w:sz w:val="18"/>
                <w:szCs w:val="18"/>
                <w:rtl/>
              </w:rPr>
            </w:pPr>
            <w:r>
              <w:rPr>
                <w:rFonts w:ascii="IRANSansWeb(FaNum)" w:hAnsi="IRANSansWeb(FaNum)" w:cs="IRANSansWeb(FaNum)" w:hint="cs"/>
                <w:sz w:val="18"/>
                <w:szCs w:val="18"/>
                <w:rtl/>
              </w:rPr>
              <w:t>10/08/1402</w:t>
            </w:r>
          </w:p>
        </w:tc>
        <w:tc>
          <w:tcPr>
            <w:tcW w:w="864" w:type="pct"/>
            <w:gridSpan w:val="2"/>
          </w:tcPr>
          <w:p w14:paraId="0337B954" w14:textId="7A689874" w:rsidR="00941B7F" w:rsidRPr="005A7398" w:rsidRDefault="00465E44" w:rsidP="002309AD">
            <w:pPr>
              <w:jc w:val="center"/>
              <w:rPr>
                <w:rFonts w:ascii="IRANSansWeb(FaNum)" w:hAnsi="IRANSansWeb(FaNum)" w:cs="IRANSansWeb(FaNum)"/>
                <w:sz w:val="18"/>
                <w:szCs w:val="18"/>
                <w:rtl/>
              </w:rPr>
            </w:pPr>
            <w:r>
              <w:rPr>
                <w:rFonts w:ascii="IRANSansWeb(FaNum)" w:hAnsi="IRANSansWeb(FaNum)" w:cs="IRANSansWeb(FaNum)" w:hint="cs"/>
                <w:sz w:val="18"/>
                <w:szCs w:val="18"/>
                <w:rtl/>
              </w:rPr>
              <w:t>100</w:t>
            </w:r>
          </w:p>
        </w:tc>
        <w:tc>
          <w:tcPr>
            <w:tcW w:w="779" w:type="pct"/>
            <w:tcBorders>
              <w:right w:val="single" w:sz="12" w:space="0" w:color="auto"/>
            </w:tcBorders>
          </w:tcPr>
          <w:p w14:paraId="0BCD74CE" w14:textId="77777777" w:rsidR="00941B7F" w:rsidRPr="005A7398" w:rsidRDefault="00941B7F" w:rsidP="002309AD">
            <w:pPr>
              <w:jc w:val="center"/>
              <w:rPr>
                <w:rFonts w:ascii="IRANSansWeb(FaNum)" w:hAnsi="IRANSansWeb(FaNum)" w:cs="IRANSansWeb(FaNum)"/>
                <w:sz w:val="18"/>
                <w:szCs w:val="18"/>
                <w:rtl/>
              </w:rPr>
            </w:pPr>
          </w:p>
        </w:tc>
      </w:tr>
      <w:tr w:rsidR="00657A0D" w:rsidRPr="005A7398" w14:paraId="0153F9F3" w14:textId="77777777" w:rsidTr="00D31E57">
        <w:trPr>
          <w:trHeight w:val="77"/>
          <w:jc w:val="center"/>
        </w:trPr>
        <w:tc>
          <w:tcPr>
            <w:tcW w:w="428" w:type="pct"/>
            <w:tcBorders>
              <w:left w:val="single" w:sz="12" w:space="0" w:color="auto"/>
            </w:tcBorders>
            <w:vAlign w:val="center"/>
          </w:tcPr>
          <w:p w14:paraId="71089E2A" w14:textId="77777777" w:rsidR="00941B7F" w:rsidRPr="005A7398" w:rsidRDefault="00941B7F" w:rsidP="00D31E57">
            <w:pPr>
              <w:jc w:val="center"/>
              <w:rPr>
                <w:rFonts w:ascii="IRANSansWeb(FaNum)" w:hAnsi="IRANSansWeb(FaNum)" w:cs="IRANSansWeb(FaNum)"/>
                <w:sz w:val="18"/>
                <w:szCs w:val="18"/>
                <w:rtl/>
              </w:rPr>
            </w:pPr>
            <w:r w:rsidRPr="005A7398">
              <w:rPr>
                <w:rFonts w:ascii="IRANSansWeb(FaNum)" w:hAnsi="IRANSansWeb(FaNum)" w:cs="IRANSansWeb(FaNum)"/>
                <w:sz w:val="18"/>
                <w:szCs w:val="18"/>
                <w:rtl/>
              </w:rPr>
              <w:t>2</w:t>
            </w:r>
          </w:p>
        </w:tc>
        <w:tc>
          <w:tcPr>
            <w:tcW w:w="2380" w:type="pct"/>
            <w:gridSpan w:val="3"/>
            <w:vAlign w:val="center"/>
          </w:tcPr>
          <w:p w14:paraId="72A8A744" w14:textId="77777777" w:rsidR="00941B7F" w:rsidRPr="005A7398" w:rsidRDefault="00941B7F" w:rsidP="00D31E57">
            <w:pPr>
              <w:rPr>
                <w:rFonts w:ascii="IRANSansWeb(FaNum)" w:hAnsi="IRANSansWeb(FaNum)" w:cs="IRANSansWeb(FaNum)"/>
                <w:sz w:val="18"/>
                <w:szCs w:val="18"/>
                <w:rtl/>
              </w:rPr>
            </w:pPr>
            <w:r w:rsidRPr="005A7398">
              <w:rPr>
                <w:rFonts w:ascii="IRANSansWeb(FaNum)" w:hAnsi="IRANSansWeb(FaNum)" w:cs="IRANSansWeb(FaNum)"/>
                <w:sz w:val="18"/>
                <w:szCs w:val="18"/>
                <w:rtl/>
              </w:rPr>
              <w:t>شرح مساله؛ نتیجه مطالعات؛ بررسی کارهای مشابه</w:t>
            </w:r>
          </w:p>
        </w:tc>
        <w:tc>
          <w:tcPr>
            <w:tcW w:w="549" w:type="pct"/>
            <w:gridSpan w:val="2"/>
          </w:tcPr>
          <w:p w14:paraId="4B25DF34" w14:textId="71943385" w:rsidR="00941B7F" w:rsidRPr="005A7398" w:rsidRDefault="00267FF5" w:rsidP="00D31E57">
            <w:pPr>
              <w:rPr>
                <w:rFonts w:ascii="IRANSansWeb(FaNum)" w:hAnsi="IRANSansWeb(FaNum)" w:cs="IRANSansWeb(FaNum)"/>
                <w:sz w:val="18"/>
                <w:szCs w:val="18"/>
                <w:rtl/>
              </w:rPr>
            </w:pPr>
            <w:r>
              <w:rPr>
                <w:rFonts w:ascii="IRANSansWeb(FaNum)" w:hAnsi="IRANSansWeb(FaNum)" w:cs="IRANSansWeb(FaNum)" w:hint="cs"/>
                <w:sz w:val="18"/>
                <w:szCs w:val="18"/>
                <w:rtl/>
              </w:rPr>
              <w:t>15/08/1402</w:t>
            </w:r>
          </w:p>
        </w:tc>
        <w:tc>
          <w:tcPr>
            <w:tcW w:w="864" w:type="pct"/>
            <w:gridSpan w:val="2"/>
          </w:tcPr>
          <w:p w14:paraId="06F09F57" w14:textId="0614C8B1" w:rsidR="00941B7F" w:rsidRPr="005A7398" w:rsidRDefault="00465E44" w:rsidP="00D31E57">
            <w:pPr>
              <w:jc w:val="center"/>
              <w:rPr>
                <w:rFonts w:ascii="IRANSansWeb(FaNum)" w:hAnsi="IRANSansWeb(FaNum)" w:cs="IRANSansWeb(FaNum)"/>
                <w:sz w:val="18"/>
                <w:szCs w:val="18"/>
                <w:rtl/>
              </w:rPr>
            </w:pPr>
            <w:r>
              <w:rPr>
                <w:rFonts w:ascii="IRANSansWeb(FaNum)" w:hAnsi="IRANSansWeb(FaNum)" w:cs="IRANSansWeb(FaNum)" w:hint="cs"/>
                <w:sz w:val="18"/>
                <w:szCs w:val="18"/>
                <w:rtl/>
              </w:rPr>
              <w:t>100</w:t>
            </w:r>
          </w:p>
        </w:tc>
        <w:tc>
          <w:tcPr>
            <w:tcW w:w="779" w:type="pct"/>
            <w:tcBorders>
              <w:right w:val="single" w:sz="12" w:space="0" w:color="auto"/>
            </w:tcBorders>
          </w:tcPr>
          <w:p w14:paraId="581D9117" w14:textId="77777777" w:rsidR="00941B7F" w:rsidRPr="005A7398" w:rsidRDefault="00941B7F" w:rsidP="00D31E57">
            <w:pPr>
              <w:rPr>
                <w:rFonts w:ascii="IRANSansWeb(FaNum)" w:hAnsi="IRANSansWeb(FaNum)" w:cs="IRANSansWeb(FaNum)"/>
                <w:sz w:val="18"/>
                <w:szCs w:val="18"/>
                <w:rtl/>
              </w:rPr>
            </w:pPr>
          </w:p>
        </w:tc>
      </w:tr>
      <w:tr w:rsidR="00657A0D" w:rsidRPr="005A7398" w14:paraId="5F8C06BB" w14:textId="77777777" w:rsidTr="00D31E57">
        <w:trPr>
          <w:trHeight w:val="77"/>
          <w:jc w:val="center"/>
        </w:trPr>
        <w:tc>
          <w:tcPr>
            <w:tcW w:w="428" w:type="pct"/>
            <w:tcBorders>
              <w:left w:val="single" w:sz="12" w:space="0" w:color="auto"/>
            </w:tcBorders>
            <w:vAlign w:val="center"/>
          </w:tcPr>
          <w:p w14:paraId="0DA8838C" w14:textId="77777777" w:rsidR="00941B7F" w:rsidRPr="005A7398" w:rsidRDefault="00941B7F" w:rsidP="005A7398">
            <w:pPr>
              <w:jc w:val="center"/>
              <w:rPr>
                <w:rFonts w:ascii="IRANSansWeb(FaNum)" w:hAnsi="IRANSansWeb(FaNum)" w:cs="IRANSansWeb(FaNum)"/>
                <w:sz w:val="18"/>
                <w:szCs w:val="18"/>
                <w:rtl/>
              </w:rPr>
            </w:pPr>
            <w:r w:rsidRPr="005A7398">
              <w:rPr>
                <w:rFonts w:ascii="IRANSansWeb(FaNum)" w:hAnsi="IRANSansWeb(FaNum)" w:cs="IRANSansWeb(FaNum)"/>
                <w:sz w:val="18"/>
                <w:szCs w:val="18"/>
                <w:rtl/>
              </w:rPr>
              <w:t>3</w:t>
            </w:r>
          </w:p>
        </w:tc>
        <w:tc>
          <w:tcPr>
            <w:tcW w:w="2380" w:type="pct"/>
            <w:gridSpan w:val="3"/>
            <w:vAlign w:val="center"/>
          </w:tcPr>
          <w:p w14:paraId="14CB420B" w14:textId="77777777" w:rsidR="00941B7F" w:rsidRPr="005A7398" w:rsidRDefault="00941B7F" w:rsidP="005A7398">
            <w:pPr>
              <w:rPr>
                <w:rFonts w:ascii="IRANSansWeb(FaNum)" w:hAnsi="IRANSansWeb(FaNum)" w:cs="IRANSansWeb(FaNum)"/>
                <w:sz w:val="18"/>
                <w:szCs w:val="18"/>
              </w:rPr>
            </w:pPr>
            <w:r w:rsidRPr="005A7398">
              <w:rPr>
                <w:rFonts w:ascii="IRANSansWeb(FaNum)" w:hAnsi="IRANSansWeb(FaNum)" w:cs="IRANSansWeb(FaNum)"/>
                <w:sz w:val="18"/>
                <w:szCs w:val="18"/>
              </w:rPr>
              <w:t>Activity Diagram , Use Case Diagram</w:t>
            </w:r>
          </w:p>
        </w:tc>
        <w:tc>
          <w:tcPr>
            <w:tcW w:w="549" w:type="pct"/>
            <w:gridSpan w:val="2"/>
          </w:tcPr>
          <w:p w14:paraId="54B1571B" w14:textId="4F47F74D" w:rsidR="00941B7F" w:rsidRPr="005A7398" w:rsidRDefault="001012B3" w:rsidP="002309AD">
            <w:pPr>
              <w:jc w:val="center"/>
              <w:rPr>
                <w:rFonts w:ascii="IRANSansWeb(FaNum)" w:hAnsi="IRANSansWeb(FaNum)" w:cs="IRANSansWeb(FaNum)"/>
                <w:sz w:val="18"/>
                <w:szCs w:val="18"/>
                <w:rtl/>
              </w:rPr>
            </w:pPr>
            <w:r>
              <w:rPr>
                <w:rFonts w:ascii="IRANSansWeb(FaNum)" w:hAnsi="IRANSansWeb(FaNum)" w:cs="IRANSansWeb(FaNum)" w:hint="cs"/>
                <w:sz w:val="18"/>
                <w:szCs w:val="18"/>
                <w:rtl/>
              </w:rPr>
              <w:t>20/08/1402</w:t>
            </w:r>
          </w:p>
        </w:tc>
        <w:tc>
          <w:tcPr>
            <w:tcW w:w="864" w:type="pct"/>
            <w:gridSpan w:val="2"/>
          </w:tcPr>
          <w:p w14:paraId="3267845C" w14:textId="5E56B3F9" w:rsidR="00941B7F" w:rsidRPr="005A7398" w:rsidRDefault="00A53D9F" w:rsidP="002309AD">
            <w:pPr>
              <w:jc w:val="center"/>
              <w:rPr>
                <w:rFonts w:ascii="IRANSansWeb(FaNum)" w:hAnsi="IRANSansWeb(FaNum)" w:cs="IRANSansWeb(FaNum)"/>
                <w:sz w:val="18"/>
                <w:szCs w:val="18"/>
                <w:rtl/>
              </w:rPr>
            </w:pPr>
            <w:r>
              <w:rPr>
                <w:rFonts w:ascii="IRANSansWeb(FaNum)" w:hAnsi="IRANSansWeb(FaNum)" w:cs="IRANSansWeb(FaNum)" w:hint="cs"/>
                <w:sz w:val="18"/>
                <w:szCs w:val="18"/>
                <w:rtl/>
              </w:rPr>
              <w:t>100</w:t>
            </w:r>
          </w:p>
        </w:tc>
        <w:tc>
          <w:tcPr>
            <w:tcW w:w="779" w:type="pct"/>
            <w:tcBorders>
              <w:right w:val="single" w:sz="12" w:space="0" w:color="auto"/>
            </w:tcBorders>
          </w:tcPr>
          <w:p w14:paraId="484D7B9D" w14:textId="77777777" w:rsidR="00941B7F" w:rsidRPr="005A7398" w:rsidRDefault="00941B7F" w:rsidP="002309AD">
            <w:pPr>
              <w:jc w:val="center"/>
              <w:rPr>
                <w:rFonts w:ascii="IRANSansWeb(FaNum)" w:hAnsi="IRANSansWeb(FaNum)" w:cs="IRANSansWeb(FaNum)"/>
                <w:sz w:val="18"/>
                <w:szCs w:val="18"/>
                <w:rtl/>
              </w:rPr>
            </w:pPr>
          </w:p>
        </w:tc>
      </w:tr>
      <w:tr w:rsidR="00657A0D" w:rsidRPr="005A7398" w14:paraId="416FD60F" w14:textId="77777777" w:rsidTr="00D31E57">
        <w:trPr>
          <w:trHeight w:val="77"/>
          <w:jc w:val="center"/>
        </w:trPr>
        <w:tc>
          <w:tcPr>
            <w:tcW w:w="428" w:type="pct"/>
            <w:tcBorders>
              <w:left w:val="single" w:sz="12" w:space="0" w:color="auto"/>
            </w:tcBorders>
            <w:vAlign w:val="center"/>
          </w:tcPr>
          <w:p w14:paraId="19EB25D4" w14:textId="77777777" w:rsidR="00941B7F" w:rsidRPr="005A7398" w:rsidRDefault="00941B7F" w:rsidP="005A7398">
            <w:pPr>
              <w:jc w:val="center"/>
              <w:rPr>
                <w:rFonts w:ascii="IRANSansWeb(FaNum)" w:hAnsi="IRANSansWeb(FaNum)" w:cs="IRANSansWeb(FaNum)"/>
                <w:sz w:val="18"/>
                <w:szCs w:val="18"/>
                <w:rtl/>
              </w:rPr>
            </w:pPr>
            <w:r w:rsidRPr="005A7398">
              <w:rPr>
                <w:rFonts w:ascii="IRANSansWeb(FaNum)" w:hAnsi="IRANSansWeb(FaNum)" w:cs="IRANSansWeb(FaNum)"/>
                <w:sz w:val="18"/>
                <w:szCs w:val="18"/>
                <w:rtl/>
              </w:rPr>
              <w:t>4</w:t>
            </w:r>
          </w:p>
        </w:tc>
        <w:tc>
          <w:tcPr>
            <w:tcW w:w="2380" w:type="pct"/>
            <w:gridSpan w:val="3"/>
            <w:vAlign w:val="center"/>
          </w:tcPr>
          <w:p w14:paraId="6D16ED16" w14:textId="77777777" w:rsidR="00941B7F" w:rsidRPr="005A7398" w:rsidRDefault="00941B7F" w:rsidP="005A7398">
            <w:pPr>
              <w:rPr>
                <w:rFonts w:ascii="IRANSansWeb(FaNum)" w:hAnsi="IRANSansWeb(FaNum)" w:cs="IRANSansWeb(FaNum)"/>
                <w:sz w:val="18"/>
                <w:szCs w:val="18"/>
              </w:rPr>
            </w:pPr>
            <w:r w:rsidRPr="005A7398">
              <w:rPr>
                <w:rFonts w:ascii="IRANSansWeb(FaNum)" w:hAnsi="IRANSansWeb(FaNum)" w:cs="IRANSansWeb(FaNum)"/>
                <w:sz w:val="18"/>
                <w:szCs w:val="18"/>
              </w:rPr>
              <w:t>Sequence Diagram , Class Diagram</w:t>
            </w:r>
          </w:p>
        </w:tc>
        <w:tc>
          <w:tcPr>
            <w:tcW w:w="549" w:type="pct"/>
            <w:gridSpan w:val="2"/>
          </w:tcPr>
          <w:p w14:paraId="2392523D" w14:textId="51367791" w:rsidR="00941B7F" w:rsidRPr="005A7398" w:rsidRDefault="001012B3" w:rsidP="002309AD">
            <w:pPr>
              <w:jc w:val="center"/>
              <w:rPr>
                <w:rFonts w:ascii="IRANSansWeb(FaNum)" w:hAnsi="IRANSansWeb(FaNum)" w:cs="IRANSansWeb(FaNum)"/>
                <w:sz w:val="18"/>
                <w:szCs w:val="18"/>
                <w:rtl/>
              </w:rPr>
            </w:pPr>
            <w:r>
              <w:rPr>
                <w:rFonts w:ascii="IRANSansWeb(FaNum)" w:hAnsi="IRANSansWeb(FaNum)" w:cs="IRANSansWeb(FaNum)" w:hint="cs"/>
                <w:sz w:val="18"/>
                <w:szCs w:val="18"/>
                <w:rtl/>
              </w:rPr>
              <w:t>25/08/1402</w:t>
            </w:r>
          </w:p>
        </w:tc>
        <w:tc>
          <w:tcPr>
            <w:tcW w:w="864" w:type="pct"/>
            <w:gridSpan w:val="2"/>
          </w:tcPr>
          <w:p w14:paraId="3F69C1B5" w14:textId="0E42CB11" w:rsidR="00941B7F" w:rsidRPr="005A7398" w:rsidRDefault="005E221D" w:rsidP="002309AD">
            <w:pPr>
              <w:jc w:val="center"/>
              <w:rPr>
                <w:rFonts w:ascii="IRANSansWeb(FaNum)" w:hAnsi="IRANSansWeb(FaNum)" w:cs="IRANSansWeb(FaNum)"/>
                <w:sz w:val="18"/>
                <w:szCs w:val="18"/>
                <w:rtl/>
              </w:rPr>
            </w:pPr>
            <w:del w:id="41" w:author="Saleh Abedinezhad" w:date="2023-11-25T20:40:00Z">
              <w:r w:rsidDel="00FD229D">
                <w:rPr>
                  <w:rFonts w:ascii="IRANSansWeb(FaNum)" w:hAnsi="IRANSansWeb(FaNum)" w:cs="IRANSansWeb(FaNum)" w:hint="cs"/>
                  <w:sz w:val="18"/>
                  <w:szCs w:val="18"/>
                  <w:rtl/>
                </w:rPr>
                <w:delText>10</w:delText>
              </w:r>
            </w:del>
            <w:ins w:id="42" w:author="Saleh Abedinezhad" w:date="2023-12-11T21:28:00Z">
              <w:r w:rsidR="00B11DCD">
                <w:rPr>
                  <w:rFonts w:ascii="IRANSansWeb(FaNum)" w:hAnsi="IRANSansWeb(FaNum)" w:cs="IRANSansWeb(FaNum)" w:hint="cs"/>
                  <w:sz w:val="18"/>
                  <w:szCs w:val="18"/>
                  <w:rtl/>
                </w:rPr>
                <w:t>۱۰۰</w:t>
              </w:r>
            </w:ins>
          </w:p>
        </w:tc>
        <w:tc>
          <w:tcPr>
            <w:tcW w:w="779" w:type="pct"/>
            <w:tcBorders>
              <w:right w:val="single" w:sz="12" w:space="0" w:color="auto"/>
            </w:tcBorders>
          </w:tcPr>
          <w:p w14:paraId="57390489" w14:textId="77777777" w:rsidR="00941B7F" w:rsidRPr="005A7398" w:rsidRDefault="00941B7F" w:rsidP="002309AD">
            <w:pPr>
              <w:jc w:val="center"/>
              <w:rPr>
                <w:rFonts w:ascii="IRANSansWeb(FaNum)" w:hAnsi="IRANSansWeb(FaNum)" w:cs="IRANSansWeb(FaNum)"/>
                <w:sz w:val="18"/>
                <w:szCs w:val="18"/>
                <w:rtl/>
              </w:rPr>
            </w:pPr>
          </w:p>
        </w:tc>
      </w:tr>
      <w:tr w:rsidR="00657A0D" w:rsidRPr="005A7398" w14:paraId="1D28355A" w14:textId="77777777" w:rsidTr="00D31E57">
        <w:trPr>
          <w:trHeight w:val="77"/>
          <w:jc w:val="center"/>
        </w:trPr>
        <w:tc>
          <w:tcPr>
            <w:tcW w:w="428" w:type="pct"/>
            <w:tcBorders>
              <w:left w:val="single" w:sz="12" w:space="0" w:color="auto"/>
            </w:tcBorders>
            <w:vAlign w:val="center"/>
          </w:tcPr>
          <w:p w14:paraId="7A73D291" w14:textId="77777777" w:rsidR="00941B7F" w:rsidRPr="005A7398" w:rsidRDefault="00941B7F" w:rsidP="005A7398">
            <w:pPr>
              <w:jc w:val="center"/>
              <w:rPr>
                <w:rFonts w:ascii="IRANSansWeb(FaNum)" w:hAnsi="IRANSansWeb(FaNum)" w:cs="IRANSansWeb(FaNum)"/>
                <w:sz w:val="18"/>
                <w:szCs w:val="18"/>
                <w:rtl/>
              </w:rPr>
            </w:pPr>
            <w:r w:rsidRPr="005A7398">
              <w:rPr>
                <w:rFonts w:ascii="IRANSansWeb(FaNum)" w:hAnsi="IRANSansWeb(FaNum)" w:cs="IRANSansWeb(FaNum)"/>
                <w:sz w:val="18"/>
                <w:szCs w:val="18"/>
                <w:rtl/>
              </w:rPr>
              <w:t>5</w:t>
            </w:r>
          </w:p>
        </w:tc>
        <w:tc>
          <w:tcPr>
            <w:tcW w:w="2380" w:type="pct"/>
            <w:gridSpan w:val="3"/>
            <w:vAlign w:val="center"/>
          </w:tcPr>
          <w:p w14:paraId="4861EBB4" w14:textId="77777777" w:rsidR="00941B7F" w:rsidRPr="005A7398" w:rsidRDefault="00941B7F" w:rsidP="005A7398">
            <w:pPr>
              <w:rPr>
                <w:rFonts w:ascii="IRANSansWeb(FaNum)" w:hAnsi="IRANSansWeb(FaNum)" w:cs="IRANSansWeb(FaNum)"/>
                <w:sz w:val="18"/>
                <w:szCs w:val="18"/>
                <w:rtl/>
              </w:rPr>
            </w:pPr>
            <w:r w:rsidRPr="005A7398">
              <w:rPr>
                <w:rFonts w:ascii="IRANSansWeb(FaNum)" w:hAnsi="IRANSansWeb(FaNum)" w:cs="IRANSansWeb(FaNum)"/>
                <w:sz w:val="18"/>
                <w:szCs w:val="18"/>
                <w:rtl/>
              </w:rPr>
              <w:t>طراحی بانک اطلاعاتی</w:t>
            </w:r>
          </w:p>
        </w:tc>
        <w:tc>
          <w:tcPr>
            <w:tcW w:w="549" w:type="pct"/>
            <w:gridSpan w:val="2"/>
          </w:tcPr>
          <w:p w14:paraId="6F9C28F0" w14:textId="47D9DB68" w:rsidR="00941B7F" w:rsidRPr="005A7398" w:rsidRDefault="001012B3" w:rsidP="002309AD">
            <w:pPr>
              <w:jc w:val="center"/>
              <w:rPr>
                <w:rFonts w:ascii="IRANSansWeb(FaNum)" w:hAnsi="IRANSansWeb(FaNum)" w:cs="IRANSansWeb(FaNum)"/>
                <w:sz w:val="18"/>
                <w:szCs w:val="18"/>
                <w:rtl/>
              </w:rPr>
            </w:pPr>
            <w:r>
              <w:rPr>
                <w:rFonts w:ascii="IRANSansWeb(FaNum)" w:hAnsi="IRANSansWeb(FaNum)" w:cs="IRANSansWeb(FaNum)" w:hint="cs"/>
                <w:sz w:val="18"/>
                <w:szCs w:val="18"/>
                <w:rtl/>
              </w:rPr>
              <w:t>30/08/1402</w:t>
            </w:r>
          </w:p>
        </w:tc>
        <w:tc>
          <w:tcPr>
            <w:tcW w:w="864" w:type="pct"/>
            <w:gridSpan w:val="2"/>
          </w:tcPr>
          <w:p w14:paraId="54DB6324" w14:textId="13ADB7AA" w:rsidR="00941B7F" w:rsidRPr="005A7398" w:rsidRDefault="005E221D" w:rsidP="002309AD">
            <w:pPr>
              <w:jc w:val="center"/>
              <w:rPr>
                <w:rFonts w:ascii="IRANSansWeb(FaNum)" w:hAnsi="IRANSansWeb(FaNum)" w:cs="IRANSansWeb(FaNum)"/>
                <w:sz w:val="18"/>
                <w:szCs w:val="18"/>
                <w:rtl/>
              </w:rPr>
            </w:pPr>
            <w:del w:id="43" w:author="Saleh Abedinezhad" w:date="2023-11-25T19:17:00Z">
              <w:r w:rsidDel="00AE55A8">
                <w:rPr>
                  <w:rFonts w:ascii="IRANSansWeb(FaNum)" w:hAnsi="IRANSansWeb(FaNum)" w:cs="IRANSansWeb(FaNum)" w:hint="cs"/>
                  <w:sz w:val="18"/>
                  <w:szCs w:val="18"/>
                  <w:rtl/>
                </w:rPr>
                <w:delText>0</w:delText>
              </w:r>
            </w:del>
            <w:ins w:id="44" w:author="Saleh Abedinezhad" w:date="2023-11-25T19:17:00Z">
              <w:r w:rsidR="00AE55A8">
                <w:rPr>
                  <w:rFonts w:ascii="IRANSansWeb(FaNum)" w:hAnsi="IRANSansWeb(FaNum)" w:cs="IRANSansWeb(FaNum)"/>
                  <w:sz w:val="18"/>
                  <w:szCs w:val="18"/>
                </w:rPr>
                <w:t>100</w:t>
              </w:r>
            </w:ins>
          </w:p>
        </w:tc>
        <w:tc>
          <w:tcPr>
            <w:tcW w:w="779" w:type="pct"/>
            <w:tcBorders>
              <w:right w:val="single" w:sz="12" w:space="0" w:color="auto"/>
            </w:tcBorders>
          </w:tcPr>
          <w:p w14:paraId="7F7741E7" w14:textId="77777777" w:rsidR="00941B7F" w:rsidRPr="005A7398" w:rsidRDefault="00941B7F" w:rsidP="002309AD">
            <w:pPr>
              <w:jc w:val="center"/>
              <w:rPr>
                <w:rFonts w:ascii="IRANSansWeb(FaNum)" w:hAnsi="IRANSansWeb(FaNum)" w:cs="IRANSansWeb(FaNum)"/>
                <w:sz w:val="18"/>
                <w:szCs w:val="18"/>
                <w:rtl/>
              </w:rPr>
            </w:pPr>
          </w:p>
        </w:tc>
      </w:tr>
      <w:tr w:rsidR="00657A0D" w:rsidRPr="005A7398" w14:paraId="19BA2216" w14:textId="77777777" w:rsidTr="00D31E57">
        <w:trPr>
          <w:trHeight w:val="77"/>
          <w:jc w:val="center"/>
        </w:trPr>
        <w:tc>
          <w:tcPr>
            <w:tcW w:w="428" w:type="pct"/>
            <w:tcBorders>
              <w:left w:val="single" w:sz="12" w:space="0" w:color="auto"/>
            </w:tcBorders>
            <w:vAlign w:val="center"/>
          </w:tcPr>
          <w:p w14:paraId="2A93900B" w14:textId="77777777" w:rsidR="00941B7F" w:rsidRPr="005A7398" w:rsidRDefault="00941B7F" w:rsidP="005A7398">
            <w:pPr>
              <w:jc w:val="center"/>
              <w:rPr>
                <w:rFonts w:ascii="IRANSansWeb(FaNum)" w:hAnsi="IRANSansWeb(FaNum)" w:cs="IRANSansWeb(FaNum)"/>
                <w:sz w:val="18"/>
                <w:szCs w:val="18"/>
                <w:rtl/>
              </w:rPr>
            </w:pPr>
            <w:r w:rsidRPr="005A7398">
              <w:rPr>
                <w:rFonts w:ascii="IRANSansWeb(FaNum)" w:hAnsi="IRANSansWeb(FaNum)" w:cs="IRANSansWeb(FaNum)"/>
                <w:sz w:val="18"/>
                <w:szCs w:val="18"/>
                <w:rtl/>
              </w:rPr>
              <w:t>6</w:t>
            </w:r>
          </w:p>
        </w:tc>
        <w:tc>
          <w:tcPr>
            <w:tcW w:w="2380" w:type="pct"/>
            <w:gridSpan w:val="3"/>
            <w:vAlign w:val="center"/>
          </w:tcPr>
          <w:p w14:paraId="7A09C15F" w14:textId="77777777" w:rsidR="00941B7F" w:rsidRPr="005A7398" w:rsidRDefault="00941B7F" w:rsidP="005A7398">
            <w:pPr>
              <w:rPr>
                <w:rFonts w:ascii="IRANSansWeb(FaNum)" w:hAnsi="IRANSansWeb(FaNum)" w:cs="IRANSansWeb(FaNum)"/>
                <w:sz w:val="18"/>
                <w:szCs w:val="18"/>
              </w:rPr>
            </w:pPr>
            <w:r w:rsidRPr="005A7398">
              <w:rPr>
                <w:rFonts w:ascii="IRANSansWeb(FaNum)" w:hAnsi="IRANSansWeb(FaNum)" w:cs="IRANSansWeb(FaNum)"/>
                <w:sz w:val="18"/>
                <w:szCs w:val="18"/>
                <w:rtl/>
              </w:rPr>
              <w:t>طراحی فرم ها</w:t>
            </w:r>
          </w:p>
        </w:tc>
        <w:tc>
          <w:tcPr>
            <w:tcW w:w="549" w:type="pct"/>
            <w:gridSpan w:val="2"/>
          </w:tcPr>
          <w:p w14:paraId="634C4F5F" w14:textId="6594D9E4" w:rsidR="00941B7F" w:rsidRPr="005A7398" w:rsidRDefault="001012B3" w:rsidP="002309AD">
            <w:pPr>
              <w:jc w:val="center"/>
              <w:rPr>
                <w:rFonts w:ascii="IRANSansWeb(FaNum)" w:hAnsi="IRANSansWeb(FaNum)" w:cs="IRANSansWeb(FaNum)"/>
                <w:sz w:val="18"/>
                <w:szCs w:val="18"/>
                <w:rtl/>
              </w:rPr>
            </w:pPr>
            <w:r>
              <w:rPr>
                <w:rFonts w:ascii="IRANSansWeb(FaNum)" w:hAnsi="IRANSansWeb(FaNum)" w:cs="IRANSansWeb(FaNum)" w:hint="cs"/>
                <w:sz w:val="18"/>
                <w:szCs w:val="18"/>
                <w:rtl/>
              </w:rPr>
              <w:t>05/09/1402</w:t>
            </w:r>
          </w:p>
        </w:tc>
        <w:tc>
          <w:tcPr>
            <w:tcW w:w="864" w:type="pct"/>
            <w:gridSpan w:val="2"/>
          </w:tcPr>
          <w:p w14:paraId="018DE514" w14:textId="7EE5AD52" w:rsidR="00941B7F" w:rsidRPr="005A7398" w:rsidRDefault="005E221D" w:rsidP="002309AD">
            <w:pPr>
              <w:jc w:val="center"/>
              <w:rPr>
                <w:rFonts w:ascii="IRANSansWeb(FaNum)" w:hAnsi="IRANSansWeb(FaNum)" w:cs="IRANSansWeb(FaNum)"/>
                <w:sz w:val="18"/>
                <w:szCs w:val="18"/>
                <w:rtl/>
              </w:rPr>
            </w:pPr>
            <w:del w:id="45" w:author="Saleh Abedinezhad" w:date="2023-12-10T16:25:00Z">
              <w:r w:rsidDel="002C1FBB">
                <w:rPr>
                  <w:rFonts w:ascii="IRANSansWeb(FaNum)" w:hAnsi="IRANSansWeb(FaNum)" w:cs="IRANSansWeb(FaNum)" w:hint="cs"/>
                  <w:sz w:val="18"/>
                  <w:szCs w:val="18"/>
                  <w:rtl/>
                </w:rPr>
                <w:delText>0</w:delText>
              </w:r>
            </w:del>
            <w:ins w:id="46" w:author="Saleh Abedinezhad" w:date="2023-12-11T21:28:00Z">
              <w:r w:rsidR="00B11DCD">
                <w:rPr>
                  <w:rFonts w:ascii="IRANSansWeb(FaNum)" w:hAnsi="IRANSansWeb(FaNum)" w:cs="IRANSansWeb(FaNum)" w:hint="cs"/>
                  <w:sz w:val="18"/>
                  <w:szCs w:val="18"/>
                  <w:rtl/>
                </w:rPr>
                <w:t>۴۰</w:t>
              </w:r>
            </w:ins>
          </w:p>
        </w:tc>
        <w:tc>
          <w:tcPr>
            <w:tcW w:w="779" w:type="pct"/>
            <w:tcBorders>
              <w:right w:val="single" w:sz="12" w:space="0" w:color="auto"/>
            </w:tcBorders>
          </w:tcPr>
          <w:p w14:paraId="3B99E384" w14:textId="77777777" w:rsidR="00941B7F" w:rsidRPr="005A7398" w:rsidRDefault="00941B7F" w:rsidP="002309AD">
            <w:pPr>
              <w:jc w:val="center"/>
              <w:rPr>
                <w:rFonts w:ascii="IRANSansWeb(FaNum)" w:hAnsi="IRANSansWeb(FaNum)" w:cs="IRANSansWeb(FaNum)"/>
                <w:sz w:val="18"/>
                <w:szCs w:val="18"/>
                <w:rtl/>
              </w:rPr>
            </w:pPr>
          </w:p>
        </w:tc>
      </w:tr>
      <w:tr w:rsidR="00657A0D" w:rsidRPr="005A7398" w14:paraId="6BC673E8" w14:textId="77777777" w:rsidTr="00D31E57">
        <w:trPr>
          <w:trHeight w:val="77"/>
          <w:jc w:val="center"/>
        </w:trPr>
        <w:tc>
          <w:tcPr>
            <w:tcW w:w="428" w:type="pct"/>
            <w:tcBorders>
              <w:left w:val="single" w:sz="12" w:space="0" w:color="auto"/>
            </w:tcBorders>
            <w:vAlign w:val="center"/>
          </w:tcPr>
          <w:p w14:paraId="14BA70D9" w14:textId="77777777" w:rsidR="00941B7F" w:rsidRPr="005A7398" w:rsidRDefault="00941B7F" w:rsidP="005A7398">
            <w:pPr>
              <w:jc w:val="center"/>
              <w:rPr>
                <w:rFonts w:ascii="IRANSansWeb(FaNum)" w:hAnsi="IRANSansWeb(FaNum)" w:cs="IRANSansWeb(FaNum)"/>
                <w:sz w:val="18"/>
                <w:szCs w:val="18"/>
                <w:rtl/>
              </w:rPr>
            </w:pPr>
            <w:r w:rsidRPr="005A7398">
              <w:rPr>
                <w:rFonts w:ascii="IRANSansWeb(FaNum)" w:hAnsi="IRANSansWeb(FaNum)" w:cs="IRANSansWeb(FaNum)"/>
                <w:sz w:val="18"/>
                <w:szCs w:val="18"/>
                <w:rtl/>
              </w:rPr>
              <w:t>7</w:t>
            </w:r>
          </w:p>
        </w:tc>
        <w:tc>
          <w:tcPr>
            <w:tcW w:w="2380" w:type="pct"/>
            <w:gridSpan w:val="3"/>
            <w:vAlign w:val="center"/>
          </w:tcPr>
          <w:p w14:paraId="4F87F9EA" w14:textId="77777777" w:rsidR="00941B7F" w:rsidRPr="005A7398" w:rsidRDefault="00941B7F" w:rsidP="005A7398">
            <w:pPr>
              <w:rPr>
                <w:rFonts w:ascii="IRANSansWeb(FaNum)" w:hAnsi="IRANSansWeb(FaNum)" w:cs="IRANSansWeb(FaNum)"/>
                <w:sz w:val="18"/>
                <w:szCs w:val="18"/>
                <w:rtl/>
              </w:rPr>
            </w:pPr>
            <w:r w:rsidRPr="005A7398">
              <w:rPr>
                <w:rFonts w:ascii="IRANSansWeb(FaNum)" w:hAnsi="IRANSansWeb(FaNum)" w:cs="IRANSansWeb(FaNum)"/>
                <w:sz w:val="18"/>
                <w:szCs w:val="18"/>
                <w:rtl/>
              </w:rPr>
              <w:t>طراحی گزارشات</w:t>
            </w:r>
          </w:p>
        </w:tc>
        <w:tc>
          <w:tcPr>
            <w:tcW w:w="549" w:type="pct"/>
            <w:gridSpan w:val="2"/>
          </w:tcPr>
          <w:p w14:paraId="2E8B71FB" w14:textId="4F497BCE" w:rsidR="00941B7F" w:rsidRPr="005A7398" w:rsidRDefault="001012B3" w:rsidP="002309AD">
            <w:pPr>
              <w:jc w:val="center"/>
              <w:rPr>
                <w:rFonts w:ascii="IRANSansWeb(FaNum)" w:hAnsi="IRANSansWeb(FaNum)" w:cs="IRANSansWeb(FaNum)"/>
                <w:sz w:val="18"/>
                <w:szCs w:val="18"/>
                <w:rtl/>
              </w:rPr>
            </w:pPr>
            <w:r>
              <w:rPr>
                <w:rFonts w:ascii="IRANSansWeb(FaNum)" w:hAnsi="IRANSansWeb(FaNum)" w:cs="IRANSansWeb(FaNum)" w:hint="cs"/>
                <w:sz w:val="18"/>
                <w:szCs w:val="18"/>
                <w:rtl/>
              </w:rPr>
              <w:t>10/09/1402</w:t>
            </w:r>
          </w:p>
        </w:tc>
        <w:tc>
          <w:tcPr>
            <w:tcW w:w="864" w:type="pct"/>
            <w:gridSpan w:val="2"/>
          </w:tcPr>
          <w:p w14:paraId="36A07A35" w14:textId="17BBAAB9" w:rsidR="00941B7F" w:rsidRPr="005A7398" w:rsidRDefault="005E221D" w:rsidP="002309AD">
            <w:pPr>
              <w:jc w:val="center"/>
              <w:rPr>
                <w:rFonts w:ascii="IRANSansWeb(FaNum)" w:hAnsi="IRANSansWeb(FaNum)" w:cs="IRANSansWeb(FaNum)"/>
                <w:sz w:val="18"/>
                <w:szCs w:val="18"/>
                <w:rtl/>
              </w:rPr>
            </w:pPr>
            <w:r>
              <w:rPr>
                <w:rFonts w:ascii="IRANSansWeb(FaNum)" w:hAnsi="IRANSansWeb(FaNum)" w:cs="IRANSansWeb(FaNum)" w:hint="cs"/>
                <w:sz w:val="18"/>
                <w:szCs w:val="18"/>
                <w:rtl/>
              </w:rPr>
              <w:t>0</w:t>
            </w:r>
          </w:p>
        </w:tc>
        <w:tc>
          <w:tcPr>
            <w:tcW w:w="779" w:type="pct"/>
            <w:tcBorders>
              <w:right w:val="single" w:sz="12" w:space="0" w:color="auto"/>
            </w:tcBorders>
          </w:tcPr>
          <w:p w14:paraId="457D1CCB" w14:textId="77777777" w:rsidR="00941B7F" w:rsidRPr="005A7398" w:rsidRDefault="00941B7F" w:rsidP="002309AD">
            <w:pPr>
              <w:jc w:val="center"/>
              <w:rPr>
                <w:rFonts w:ascii="IRANSansWeb(FaNum)" w:hAnsi="IRANSansWeb(FaNum)" w:cs="IRANSansWeb(FaNum)"/>
                <w:sz w:val="18"/>
                <w:szCs w:val="18"/>
                <w:rtl/>
              </w:rPr>
            </w:pPr>
          </w:p>
        </w:tc>
      </w:tr>
      <w:tr w:rsidR="00657A0D" w:rsidRPr="005A7398" w14:paraId="67901C0D" w14:textId="77777777" w:rsidTr="00D31E57">
        <w:trPr>
          <w:trHeight w:val="77"/>
          <w:jc w:val="center"/>
        </w:trPr>
        <w:tc>
          <w:tcPr>
            <w:tcW w:w="428" w:type="pct"/>
            <w:tcBorders>
              <w:left w:val="single" w:sz="12" w:space="0" w:color="auto"/>
            </w:tcBorders>
            <w:vAlign w:val="center"/>
          </w:tcPr>
          <w:p w14:paraId="37597528" w14:textId="77777777" w:rsidR="00941B7F" w:rsidRPr="005A7398" w:rsidRDefault="00941B7F" w:rsidP="005A7398">
            <w:pPr>
              <w:jc w:val="center"/>
              <w:rPr>
                <w:rFonts w:ascii="IRANSansWeb(FaNum)" w:hAnsi="IRANSansWeb(FaNum)" w:cs="IRANSansWeb(FaNum)"/>
                <w:sz w:val="18"/>
                <w:szCs w:val="18"/>
                <w:rtl/>
              </w:rPr>
            </w:pPr>
            <w:r w:rsidRPr="005A7398">
              <w:rPr>
                <w:rFonts w:ascii="IRANSansWeb(FaNum)" w:hAnsi="IRANSansWeb(FaNum)" w:cs="IRANSansWeb(FaNum)"/>
                <w:sz w:val="18"/>
                <w:szCs w:val="18"/>
                <w:rtl/>
              </w:rPr>
              <w:t>8</w:t>
            </w:r>
          </w:p>
        </w:tc>
        <w:tc>
          <w:tcPr>
            <w:tcW w:w="2380" w:type="pct"/>
            <w:gridSpan w:val="3"/>
            <w:vAlign w:val="center"/>
          </w:tcPr>
          <w:p w14:paraId="7DF04C54" w14:textId="77777777" w:rsidR="00941B7F" w:rsidRPr="005A7398" w:rsidRDefault="00941B7F" w:rsidP="005A7398">
            <w:pPr>
              <w:rPr>
                <w:rFonts w:ascii="IRANSansWeb(FaNum)" w:hAnsi="IRANSansWeb(FaNum)" w:cs="IRANSansWeb(FaNum)"/>
                <w:sz w:val="18"/>
                <w:szCs w:val="18"/>
                <w:rtl/>
              </w:rPr>
            </w:pPr>
            <w:r w:rsidRPr="005A7398">
              <w:rPr>
                <w:rFonts w:ascii="IRANSansWeb(FaNum)" w:hAnsi="IRANSansWeb(FaNum)" w:cs="IRANSansWeb(FaNum)"/>
                <w:sz w:val="18"/>
                <w:szCs w:val="18"/>
                <w:rtl/>
              </w:rPr>
              <w:t>نسخه اولیه نرم افزار</w:t>
            </w:r>
          </w:p>
        </w:tc>
        <w:tc>
          <w:tcPr>
            <w:tcW w:w="549" w:type="pct"/>
            <w:gridSpan w:val="2"/>
          </w:tcPr>
          <w:p w14:paraId="06AD39B1" w14:textId="6A68C670" w:rsidR="00941B7F" w:rsidRPr="005A7398" w:rsidRDefault="001012B3" w:rsidP="002309AD">
            <w:pPr>
              <w:jc w:val="center"/>
              <w:rPr>
                <w:rFonts w:ascii="IRANSansWeb(FaNum)" w:hAnsi="IRANSansWeb(FaNum)" w:cs="IRANSansWeb(FaNum)"/>
                <w:sz w:val="18"/>
                <w:szCs w:val="18"/>
                <w:rtl/>
              </w:rPr>
            </w:pPr>
            <w:r>
              <w:rPr>
                <w:rFonts w:ascii="IRANSansWeb(FaNum)" w:hAnsi="IRANSansWeb(FaNum)" w:cs="IRANSansWeb(FaNum)" w:hint="cs"/>
                <w:sz w:val="18"/>
                <w:szCs w:val="18"/>
                <w:rtl/>
              </w:rPr>
              <w:t>15/09/1402</w:t>
            </w:r>
          </w:p>
        </w:tc>
        <w:tc>
          <w:tcPr>
            <w:tcW w:w="864" w:type="pct"/>
            <w:gridSpan w:val="2"/>
          </w:tcPr>
          <w:p w14:paraId="3E8AE27D" w14:textId="47E02CFE" w:rsidR="00941B7F" w:rsidRPr="005A7398" w:rsidRDefault="005E221D" w:rsidP="002309AD">
            <w:pPr>
              <w:jc w:val="center"/>
              <w:rPr>
                <w:rFonts w:ascii="IRANSansWeb(FaNum)" w:hAnsi="IRANSansWeb(FaNum)" w:cs="IRANSansWeb(FaNum)"/>
                <w:sz w:val="18"/>
                <w:szCs w:val="18"/>
                <w:rtl/>
              </w:rPr>
            </w:pPr>
            <w:del w:id="47" w:author="Saleh Abedinezhad" w:date="2023-12-10T16:25:00Z">
              <w:r w:rsidDel="00F1475C">
                <w:rPr>
                  <w:rFonts w:ascii="IRANSansWeb(FaNum)" w:hAnsi="IRANSansWeb(FaNum)" w:cs="IRANSansWeb(FaNum)" w:hint="cs"/>
                  <w:sz w:val="18"/>
                  <w:szCs w:val="18"/>
                  <w:rtl/>
                </w:rPr>
                <w:delText>0</w:delText>
              </w:r>
            </w:del>
            <w:ins w:id="48" w:author="Saleh Abedinezhad" w:date="2023-12-11T21:28:00Z">
              <w:r w:rsidR="00202C43">
                <w:rPr>
                  <w:rFonts w:ascii="IRANSansWeb(FaNum)" w:hAnsi="IRANSansWeb(FaNum)" w:cs="IRANSansWeb(FaNum)"/>
                  <w:sz w:val="18"/>
                  <w:szCs w:val="18"/>
                </w:rPr>
                <w:t>40</w:t>
              </w:r>
            </w:ins>
          </w:p>
        </w:tc>
        <w:tc>
          <w:tcPr>
            <w:tcW w:w="779" w:type="pct"/>
            <w:tcBorders>
              <w:right w:val="single" w:sz="12" w:space="0" w:color="auto"/>
            </w:tcBorders>
          </w:tcPr>
          <w:p w14:paraId="711FAF2C" w14:textId="77777777" w:rsidR="00941B7F" w:rsidRPr="005A7398" w:rsidRDefault="00941B7F" w:rsidP="002309AD">
            <w:pPr>
              <w:jc w:val="center"/>
              <w:rPr>
                <w:rFonts w:ascii="IRANSansWeb(FaNum)" w:hAnsi="IRANSansWeb(FaNum)" w:cs="IRANSansWeb(FaNum)"/>
                <w:sz w:val="18"/>
                <w:szCs w:val="18"/>
                <w:rtl/>
              </w:rPr>
            </w:pPr>
          </w:p>
        </w:tc>
      </w:tr>
      <w:tr w:rsidR="00657A0D" w:rsidRPr="005A7398" w14:paraId="45F4E3B7" w14:textId="77777777" w:rsidTr="00D31E57">
        <w:trPr>
          <w:trHeight w:val="77"/>
          <w:jc w:val="center"/>
        </w:trPr>
        <w:tc>
          <w:tcPr>
            <w:tcW w:w="428" w:type="pct"/>
            <w:tcBorders>
              <w:left w:val="single" w:sz="12" w:space="0" w:color="auto"/>
            </w:tcBorders>
            <w:vAlign w:val="center"/>
          </w:tcPr>
          <w:p w14:paraId="1E90FC4F" w14:textId="77777777" w:rsidR="00941B7F" w:rsidRPr="005A7398" w:rsidRDefault="00941B7F" w:rsidP="005A7398">
            <w:pPr>
              <w:jc w:val="center"/>
              <w:rPr>
                <w:rFonts w:ascii="IRANSansWeb(FaNum)" w:hAnsi="IRANSansWeb(FaNum)" w:cs="IRANSansWeb(FaNum)"/>
                <w:sz w:val="18"/>
                <w:szCs w:val="18"/>
                <w:rtl/>
              </w:rPr>
            </w:pPr>
            <w:r w:rsidRPr="005A7398">
              <w:rPr>
                <w:rFonts w:ascii="IRANSansWeb(FaNum)" w:hAnsi="IRANSansWeb(FaNum)" w:cs="IRANSansWeb(FaNum)"/>
                <w:sz w:val="18"/>
                <w:szCs w:val="18"/>
                <w:rtl/>
              </w:rPr>
              <w:t>9</w:t>
            </w:r>
          </w:p>
        </w:tc>
        <w:tc>
          <w:tcPr>
            <w:tcW w:w="2380" w:type="pct"/>
            <w:gridSpan w:val="3"/>
            <w:vAlign w:val="center"/>
          </w:tcPr>
          <w:p w14:paraId="3B2C3785" w14:textId="77777777" w:rsidR="00941B7F" w:rsidRPr="005A7398" w:rsidRDefault="00941B7F" w:rsidP="005A7398">
            <w:pPr>
              <w:rPr>
                <w:rFonts w:ascii="IRANSansWeb(FaNum)" w:hAnsi="IRANSansWeb(FaNum)" w:cs="IRANSansWeb(FaNum)"/>
                <w:sz w:val="18"/>
                <w:szCs w:val="18"/>
                <w:rtl/>
              </w:rPr>
            </w:pPr>
            <w:r w:rsidRPr="005A7398">
              <w:rPr>
                <w:rFonts w:ascii="IRANSansWeb(FaNum)" w:hAnsi="IRANSansWeb(FaNum)" w:cs="IRANSansWeb(FaNum)"/>
                <w:sz w:val="18"/>
                <w:szCs w:val="18"/>
                <w:rtl/>
              </w:rPr>
              <w:t>تست پذیرش و آزمایش با داده های مختلف</w:t>
            </w:r>
          </w:p>
        </w:tc>
        <w:tc>
          <w:tcPr>
            <w:tcW w:w="549" w:type="pct"/>
            <w:gridSpan w:val="2"/>
          </w:tcPr>
          <w:p w14:paraId="2A5AB479" w14:textId="24AA147A" w:rsidR="00941B7F" w:rsidRPr="005A7398" w:rsidRDefault="001012B3" w:rsidP="002309AD">
            <w:pPr>
              <w:jc w:val="center"/>
              <w:rPr>
                <w:rFonts w:ascii="IRANSansWeb(FaNum)" w:hAnsi="IRANSansWeb(FaNum)" w:cs="IRANSansWeb(FaNum)"/>
                <w:sz w:val="18"/>
                <w:szCs w:val="18"/>
                <w:rtl/>
              </w:rPr>
            </w:pPr>
            <w:r>
              <w:rPr>
                <w:rFonts w:ascii="IRANSansWeb(FaNum)" w:hAnsi="IRANSansWeb(FaNum)" w:cs="IRANSansWeb(FaNum)" w:hint="cs"/>
                <w:sz w:val="18"/>
                <w:szCs w:val="18"/>
                <w:rtl/>
              </w:rPr>
              <w:t>20/09/1402</w:t>
            </w:r>
          </w:p>
        </w:tc>
        <w:tc>
          <w:tcPr>
            <w:tcW w:w="864" w:type="pct"/>
            <w:gridSpan w:val="2"/>
          </w:tcPr>
          <w:p w14:paraId="74CA408C" w14:textId="52AFB1D4" w:rsidR="00941B7F" w:rsidRPr="005A7398" w:rsidRDefault="005E221D" w:rsidP="002309AD">
            <w:pPr>
              <w:jc w:val="center"/>
              <w:rPr>
                <w:rFonts w:ascii="IRANSansWeb(FaNum)" w:hAnsi="IRANSansWeb(FaNum)" w:cs="IRANSansWeb(FaNum)"/>
                <w:sz w:val="18"/>
                <w:szCs w:val="18"/>
                <w:rtl/>
              </w:rPr>
            </w:pPr>
            <w:del w:id="49" w:author="Saleh Abedinezhad" w:date="2023-12-10T16:50:00Z">
              <w:r w:rsidDel="00E66CD3">
                <w:rPr>
                  <w:rFonts w:ascii="IRANSansWeb(FaNum)" w:hAnsi="IRANSansWeb(FaNum)" w:cs="IRANSansWeb(FaNum)" w:hint="cs"/>
                  <w:sz w:val="18"/>
                  <w:szCs w:val="18"/>
                  <w:rtl/>
                </w:rPr>
                <w:delText>0</w:delText>
              </w:r>
            </w:del>
            <w:ins w:id="50" w:author="Saleh Abedinezhad" w:date="2023-12-10T16:50:00Z">
              <w:r w:rsidR="00E66CD3">
                <w:rPr>
                  <w:rFonts w:ascii="IRANSansWeb(FaNum)" w:hAnsi="IRANSansWeb(FaNum)" w:cs="IRANSansWeb(FaNum)" w:hint="cs"/>
                  <w:sz w:val="18"/>
                  <w:szCs w:val="18"/>
                  <w:rtl/>
                </w:rPr>
                <w:t>۱۰</w:t>
              </w:r>
            </w:ins>
          </w:p>
        </w:tc>
        <w:tc>
          <w:tcPr>
            <w:tcW w:w="779" w:type="pct"/>
            <w:tcBorders>
              <w:right w:val="single" w:sz="12" w:space="0" w:color="auto"/>
            </w:tcBorders>
          </w:tcPr>
          <w:p w14:paraId="0E1B3CB7" w14:textId="77777777" w:rsidR="00941B7F" w:rsidRPr="005A7398" w:rsidRDefault="00941B7F" w:rsidP="002309AD">
            <w:pPr>
              <w:jc w:val="center"/>
              <w:rPr>
                <w:rFonts w:ascii="IRANSansWeb(FaNum)" w:hAnsi="IRANSansWeb(FaNum)" w:cs="IRANSansWeb(FaNum)"/>
                <w:sz w:val="18"/>
                <w:szCs w:val="18"/>
                <w:rtl/>
              </w:rPr>
            </w:pPr>
          </w:p>
        </w:tc>
      </w:tr>
      <w:tr w:rsidR="00657A0D" w:rsidRPr="005A7398" w14:paraId="6FD3922E" w14:textId="77777777" w:rsidTr="00D31E57">
        <w:trPr>
          <w:trHeight w:val="77"/>
          <w:jc w:val="center"/>
        </w:trPr>
        <w:tc>
          <w:tcPr>
            <w:tcW w:w="428" w:type="pct"/>
            <w:tcBorders>
              <w:left w:val="single" w:sz="12" w:space="0" w:color="auto"/>
            </w:tcBorders>
            <w:vAlign w:val="center"/>
          </w:tcPr>
          <w:p w14:paraId="5ED0B5E6" w14:textId="77777777" w:rsidR="00941B7F" w:rsidRPr="005A7398" w:rsidRDefault="00941B7F" w:rsidP="005A7398">
            <w:pPr>
              <w:jc w:val="center"/>
              <w:rPr>
                <w:rFonts w:ascii="IRANSansWeb(FaNum)" w:hAnsi="IRANSansWeb(FaNum)" w:cs="IRANSansWeb(FaNum)"/>
                <w:sz w:val="18"/>
                <w:szCs w:val="18"/>
                <w:rtl/>
              </w:rPr>
            </w:pPr>
            <w:r w:rsidRPr="005A7398">
              <w:rPr>
                <w:rFonts w:ascii="IRANSansWeb(FaNum)" w:hAnsi="IRANSansWeb(FaNum)" w:cs="IRANSansWeb(FaNum)"/>
                <w:sz w:val="18"/>
                <w:szCs w:val="18"/>
                <w:rtl/>
              </w:rPr>
              <w:t>10</w:t>
            </w:r>
          </w:p>
        </w:tc>
        <w:tc>
          <w:tcPr>
            <w:tcW w:w="2380" w:type="pct"/>
            <w:gridSpan w:val="3"/>
            <w:vAlign w:val="center"/>
          </w:tcPr>
          <w:p w14:paraId="07DF3145" w14:textId="77777777" w:rsidR="00941B7F" w:rsidRPr="005A7398" w:rsidRDefault="00941B7F" w:rsidP="005A7398">
            <w:pPr>
              <w:rPr>
                <w:rFonts w:ascii="IRANSansWeb(FaNum)" w:hAnsi="IRANSansWeb(FaNum)" w:cs="IRANSansWeb(FaNum)"/>
                <w:sz w:val="18"/>
                <w:szCs w:val="18"/>
                <w:rtl/>
              </w:rPr>
            </w:pPr>
            <w:r w:rsidRPr="005A7398">
              <w:rPr>
                <w:rFonts w:ascii="IRANSansWeb(FaNum)" w:hAnsi="IRANSansWeb(FaNum)" w:cs="IRANSansWeb(FaNum)"/>
                <w:sz w:val="18"/>
                <w:szCs w:val="18"/>
                <w:rtl/>
              </w:rPr>
              <w:t>نسخه نهایی نرم افزار</w:t>
            </w:r>
          </w:p>
        </w:tc>
        <w:tc>
          <w:tcPr>
            <w:tcW w:w="549" w:type="pct"/>
            <w:gridSpan w:val="2"/>
          </w:tcPr>
          <w:p w14:paraId="1871C915" w14:textId="37C1788B" w:rsidR="00941B7F" w:rsidRPr="005A7398" w:rsidRDefault="001012B3" w:rsidP="002309AD">
            <w:pPr>
              <w:jc w:val="center"/>
              <w:rPr>
                <w:rFonts w:ascii="IRANSansWeb(FaNum)" w:hAnsi="IRANSansWeb(FaNum)" w:cs="IRANSansWeb(FaNum)"/>
                <w:sz w:val="18"/>
                <w:szCs w:val="18"/>
                <w:rtl/>
              </w:rPr>
            </w:pPr>
            <w:r>
              <w:rPr>
                <w:rFonts w:ascii="IRANSansWeb(FaNum)" w:hAnsi="IRANSansWeb(FaNum)" w:cs="IRANSansWeb(FaNum)" w:hint="cs"/>
                <w:sz w:val="18"/>
                <w:szCs w:val="18"/>
                <w:rtl/>
              </w:rPr>
              <w:t>25/09/1402</w:t>
            </w:r>
          </w:p>
        </w:tc>
        <w:tc>
          <w:tcPr>
            <w:tcW w:w="864" w:type="pct"/>
            <w:gridSpan w:val="2"/>
          </w:tcPr>
          <w:p w14:paraId="603BFA20" w14:textId="537FCB5E" w:rsidR="00941B7F" w:rsidRPr="005A7398" w:rsidRDefault="005E221D" w:rsidP="002309AD">
            <w:pPr>
              <w:jc w:val="center"/>
              <w:rPr>
                <w:rFonts w:ascii="IRANSansWeb(FaNum)" w:hAnsi="IRANSansWeb(FaNum)" w:cs="IRANSansWeb(FaNum)"/>
                <w:sz w:val="18"/>
                <w:szCs w:val="18"/>
                <w:rtl/>
              </w:rPr>
            </w:pPr>
            <w:r>
              <w:rPr>
                <w:rFonts w:ascii="IRANSansWeb(FaNum)" w:hAnsi="IRANSansWeb(FaNum)" w:cs="IRANSansWeb(FaNum)" w:hint="cs"/>
                <w:sz w:val="18"/>
                <w:szCs w:val="18"/>
                <w:rtl/>
              </w:rPr>
              <w:t>0</w:t>
            </w:r>
          </w:p>
        </w:tc>
        <w:tc>
          <w:tcPr>
            <w:tcW w:w="779" w:type="pct"/>
            <w:tcBorders>
              <w:right w:val="single" w:sz="12" w:space="0" w:color="auto"/>
            </w:tcBorders>
          </w:tcPr>
          <w:p w14:paraId="77F7931C" w14:textId="77777777" w:rsidR="00941B7F" w:rsidRPr="005A7398" w:rsidRDefault="00941B7F" w:rsidP="002309AD">
            <w:pPr>
              <w:jc w:val="center"/>
              <w:rPr>
                <w:rFonts w:ascii="IRANSansWeb(FaNum)" w:hAnsi="IRANSansWeb(FaNum)" w:cs="IRANSansWeb(FaNum)"/>
                <w:sz w:val="18"/>
                <w:szCs w:val="18"/>
                <w:rtl/>
              </w:rPr>
            </w:pPr>
          </w:p>
        </w:tc>
      </w:tr>
      <w:tr w:rsidR="00657A0D" w:rsidRPr="005A7398" w14:paraId="5A3CEDF0" w14:textId="77777777" w:rsidTr="00D31E57">
        <w:trPr>
          <w:trHeight w:val="77"/>
          <w:jc w:val="center"/>
        </w:trPr>
        <w:tc>
          <w:tcPr>
            <w:tcW w:w="428" w:type="pct"/>
            <w:tcBorders>
              <w:left w:val="single" w:sz="12" w:space="0" w:color="auto"/>
            </w:tcBorders>
            <w:vAlign w:val="center"/>
          </w:tcPr>
          <w:p w14:paraId="229BD60A" w14:textId="77777777" w:rsidR="00941B7F" w:rsidRPr="005A7398" w:rsidRDefault="00941B7F" w:rsidP="005A7398">
            <w:pPr>
              <w:jc w:val="center"/>
              <w:rPr>
                <w:rFonts w:ascii="IRANSansWeb(FaNum)" w:hAnsi="IRANSansWeb(FaNum)" w:cs="IRANSansWeb(FaNum)"/>
                <w:sz w:val="18"/>
                <w:szCs w:val="18"/>
                <w:rtl/>
              </w:rPr>
            </w:pPr>
            <w:r w:rsidRPr="005A7398">
              <w:rPr>
                <w:rFonts w:ascii="IRANSansWeb(FaNum)" w:hAnsi="IRANSansWeb(FaNum)" w:cs="IRANSansWeb(FaNum)"/>
                <w:sz w:val="18"/>
                <w:szCs w:val="18"/>
                <w:rtl/>
              </w:rPr>
              <w:t>11</w:t>
            </w:r>
          </w:p>
        </w:tc>
        <w:tc>
          <w:tcPr>
            <w:tcW w:w="2380" w:type="pct"/>
            <w:gridSpan w:val="3"/>
            <w:vAlign w:val="center"/>
          </w:tcPr>
          <w:p w14:paraId="4F6F03B1" w14:textId="77777777" w:rsidR="00941B7F" w:rsidRPr="005A7398" w:rsidRDefault="00941B7F" w:rsidP="005A7398">
            <w:pPr>
              <w:rPr>
                <w:rFonts w:ascii="IRANSansWeb(FaNum)" w:hAnsi="IRANSansWeb(FaNum)" w:cs="IRANSansWeb(FaNum)"/>
                <w:sz w:val="18"/>
                <w:szCs w:val="18"/>
                <w:rtl/>
              </w:rPr>
            </w:pPr>
            <w:r w:rsidRPr="005A7398">
              <w:rPr>
                <w:rFonts w:ascii="IRANSansWeb(FaNum)" w:hAnsi="IRANSansWeb(FaNum)" w:cs="IRANSansWeb(FaNum)"/>
                <w:sz w:val="18"/>
                <w:szCs w:val="18"/>
                <w:rtl/>
              </w:rPr>
              <w:t>راهنمای کاربران</w:t>
            </w:r>
          </w:p>
        </w:tc>
        <w:tc>
          <w:tcPr>
            <w:tcW w:w="549" w:type="pct"/>
            <w:gridSpan w:val="2"/>
          </w:tcPr>
          <w:p w14:paraId="70ED70C5" w14:textId="1F707DDC" w:rsidR="00941B7F" w:rsidRPr="005A7398" w:rsidRDefault="001012B3" w:rsidP="002309AD">
            <w:pPr>
              <w:jc w:val="center"/>
              <w:rPr>
                <w:rFonts w:ascii="IRANSansWeb(FaNum)" w:hAnsi="IRANSansWeb(FaNum)" w:cs="IRANSansWeb(FaNum)"/>
                <w:sz w:val="18"/>
                <w:szCs w:val="18"/>
                <w:rtl/>
              </w:rPr>
            </w:pPr>
            <w:r>
              <w:rPr>
                <w:rFonts w:ascii="IRANSansWeb(FaNum)" w:hAnsi="IRANSansWeb(FaNum)" w:cs="IRANSansWeb(FaNum)" w:hint="cs"/>
                <w:sz w:val="18"/>
                <w:szCs w:val="18"/>
                <w:rtl/>
              </w:rPr>
              <w:t>25/09/1402</w:t>
            </w:r>
          </w:p>
        </w:tc>
        <w:tc>
          <w:tcPr>
            <w:tcW w:w="864" w:type="pct"/>
            <w:gridSpan w:val="2"/>
          </w:tcPr>
          <w:p w14:paraId="600C1CBE" w14:textId="0DA7BA6D" w:rsidR="00941B7F" w:rsidRPr="005A7398" w:rsidRDefault="005E221D" w:rsidP="002309AD">
            <w:pPr>
              <w:jc w:val="center"/>
              <w:rPr>
                <w:rFonts w:ascii="IRANSansWeb(FaNum)" w:hAnsi="IRANSansWeb(FaNum)" w:cs="IRANSansWeb(FaNum)"/>
                <w:sz w:val="18"/>
                <w:szCs w:val="18"/>
                <w:rtl/>
              </w:rPr>
            </w:pPr>
            <w:del w:id="51" w:author="Saleh Abedinezhad" w:date="2023-12-10T16:50:00Z">
              <w:r w:rsidDel="00E66CD3">
                <w:rPr>
                  <w:rFonts w:ascii="IRANSansWeb(FaNum)" w:hAnsi="IRANSansWeb(FaNum)" w:cs="IRANSansWeb(FaNum)" w:hint="cs"/>
                  <w:sz w:val="18"/>
                  <w:szCs w:val="18"/>
                  <w:rtl/>
                </w:rPr>
                <w:delText>0</w:delText>
              </w:r>
            </w:del>
            <w:ins w:id="52" w:author="Saleh Abedinezhad" w:date="2023-12-10T16:50:00Z">
              <w:r w:rsidR="00E66CD3">
                <w:rPr>
                  <w:rFonts w:ascii="IRANSansWeb(FaNum)" w:hAnsi="IRANSansWeb(FaNum)" w:cs="IRANSansWeb(FaNum)" w:hint="cs"/>
                  <w:sz w:val="18"/>
                  <w:szCs w:val="18"/>
                  <w:rtl/>
                </w:rPr>
                <w:t>۳۰</w:t>
              </w:r>
            </w:ins>
          </w:p>
        </w:tc>
        <w:tc>
          <w:tcPr>
            <w:tcW w:w="779" w:type="pct"/>
            <w:tcBorders>
              <w:right w:val="single" w:sz="12" w:space="0" w:color="auto"/>
            </w:tcBorders>
          </w:tcPr>
          <w:p w14:paraId="4BB78382" w14:textId="77777777" w:rsidR="00941B7F" w:rsidRPr="005A7398" w:rsidRDefault="00941B7F" w:rsidP="002309AD">
            <w:pPr>
              <w:jc w:val="center"/>
              <w:rPr>
                <w:rFonts w:ascii="IRANSansWeb(FaNum)" w:hAnsi="IRANSansWeb(FaNum)" w:cs="IRANSansWeb(FaNum)"/>
                <w:sz w:val="18"/>
                <w:szCs w:val="18"/>
                <w:rtl/>
              </w:rPr>
            </w:pPr>
          </w:p>
        </w:tc>
      </w:tr>
      <w:tr w:rsidR="00657A0D" w:rsidRPr="005A7398" w14:paraId="38084A2C" w14:textId="77777777" w:rsidTr="00D31E57">
        <w:trPr>
          <w:trHeight w:val="77"/>
          <w:jc w:val="center"/>
        </w:trPr>
        <w:tc>
          <w:tcPr>
            <w:tcW w:w="428" w:type="pct"/>
            <w:tcBorders>
              <w:left w:val="single" w:sz="12" w:space="0" w:color="auto"/>
              <w:bottom w:val="single" w:sz="12" w:space="0" w:color="auto"/>
            </w:tcBorders>
            <w:vAlign w:val="center"/>
          </w:tcPr>
          <w:p w14:paraId="6E80F69D" w14:textId="77777777" w:rsidR="00941B7F" w:rsidRPr="005A7398" w:rsidRDefault="00941B7F" w:rsidP="005A7398">
            <w:pPr>
              <w:jc w:val="center"/>
              <w:rPr>
                <w:rFonts w:ascii="IRANSansWeb(FaNum)" w:hAnsi="IRANSansWeb(FaNum)" w:cs="IRANSansWeb(FaNum)"/>
                <w:sz w:val="18"/>
                <w:szCs w:val="18"/>
                <w:rtl/>
              </w:rPr>
            </w:pPr>
            <w:r w:rsidRPr="005A7398">
              <w:rPr>
                <w:rFonts w:ascii="IRANSansWeb(FaNum)" w:hAnsi="IRANSansWeb(FaNum)" w:cs="IRANSansWeb(FaNum)"/>
                <w:sz w:val="18"/>
                <w:szCs w:val="18"/>
                <w:rtl/>
              </w:rPr>
              <w:t>12</w:t>
            </w:r>
          </w:p>
        </w:tc>
        <w:tc>
          <w:tcPr>
            <w:tcW w:w="2380" w:type="pct"/>
            <w:gridSpan w:val="3"/>
            <w:tcBorders>
              <w:bottom w:val="single" w:sz="12" w:space="0" w:color="auto"/>
            </w:tcBorders>
            <w:vAlign w:val="center"/>
          </w:tcPr>
          <w:p w14:paraId="6481CA7C" w14:textId="77777777" w:rsidR="00941B7F" w:rsidRPr="005A7398" w:rsidRDefault="00941B7F" w:rsidP="005A7398">
            <w:pPr>
              <w:rPr>
                <w:rFonts w:ascii="IRANSansWeb(FaNum)" w:hAnsi="IRANSansWeb(FaNum)" w:cs="IRANSansWeb(FaNum)"/>
                <w:sz w:val="18"/>
                <w:szCs w:val="18"/>
                <w:rtl/>
              </w:rPr>
            </w:pPr>
            <w:r w:rsidRPr="005A7398">
              <w:rPr>
                <w:rFonts w:ascii="IRANSansWeb(FaNum)" w:hAnsi="IRANSansWeb(FaNum)" w:cs="IRANSansWeb(FaNum)"/>
                <w:sz w:val="18"/>
                <w:szCs w:val="18"/>
                <w:rtl/>
              </w:rPr>
              <w:t>راهنمای نصب</w:t>
            </w:r>
          </w:p>
        </w:tc>
        <w:tc>
          <w:tcPr>
            <w:tcW w:w="549" w:type="pct"/>
            <w:gridSpan w:val="2"/>
            <w:tcBorders>
              <w:bottom w:val="single" w:sz="12" w:space="0" w:color="auto"/>
            </w:tcBorders>
          </w:tcPr>
          <w:p w14:paraId="6241F526" w14:textId="03F2375E" w:rsidR="00941B7F" w:rsidRPr="005A7398" w:rsidRDefault="001012B3" w:rsidP="002309AD">
            <w:pPr>
              <w:jc w:val="center"/>
              <w:rPr>
                <w:rFonts w:ascii="IRANSansWeb(FaNum)" w:hAnsi="IRANSansWeb(FaNum)" w:cs="IRANSansWeb(FaNum)"/>
                <w:sz w:val="18"/>
                <w:szCs w:val="18"/>
                <w:rtl/>
              </w:rPr>
            </w:pPr>
            <w:r>
              <w:rPr>
                <w:rFonts w:ascii="IRANSansWeb(FaNum)" w:hAnsi="IRANSansWeb(FaNum)" w:cs="IRANSansWeb(FaNum)" w:hint="cs"/>
                <w:sz w:val="18"/>
                <w:szCs w:val="18"/>
                <w:rtl/>
              </w:rPr>
              <w:t>25/09/1402</w:t>
            </w:r>
          </w:p>
        </w:tc>
        <w:tc>
          <w:tcPr>
            <w:tcW w:w="864" w:type="pct"/>
            <w:gridSpan w:val="2"/>
            <w:tcBorders>
              <w:bottom w:val="single" w:sz="12" w:space="0" w:color="auto"/>
            </w:tcBorders>
          </w:tcPr>
          <w:p w14:paraId="1766A78C" w14:textId="50887322" w:rsidR="00941B7F" w:rsidRPr="005A7398" w:rsidRDefault="005E221D" w:rsidP="002309AD">
            <w:pPr>
              <w:jc w:val="center"/>
              <w:rPr>
                <w:rFonts w:ascii="IRANSansWeb(FaNum)" w:hAnsi="IRANSansWeb(FaNum)" w:cs="IRANSansWeb(FaNum)"/>
                <w:sz w:val="18"/>
                <w:szCs w:val="18"/>
                <w:rtl/>
              </w:rPr>
            </w:pPr>
            <w:r>
              <w:rPr>
                <w:rFonts w:ascii="IRANSansWeb(FaNum)" w:hAnsi="IRANSansWeb(FaNum)" w:cs="IRANSansWeb(FaNum)" w:hint="cs"/>
                <w:sz w:val="18"/>
                <w:szCs w:val="18"/>
                <w:rtl/>
              </w:rPr>
              <w:t>0</w:t>
            </w:r>
          </w:p>
        </w:tc>
        <w:tc>
          <w:tcPr>
            <w:tcW w:w="779" w:type="pct"/>
            <w:tcBorders>
              <w:bottom w:val="single" w:sz="12" w:space="0" w:color="auto"/>
              <w:right w:val="single" w:sz="12" w:space="0" w:color="auto"/>
            </w:tcBorders>
          </w:tcPr>
          <w:p w14:paraId="5836592F" w14:textId="77777777" w:rsidR="00941B7F" w:rsidRPr="005A7398" w:rsidRDefault="00941B7F" w:rsidP="002309AD">
            <w:pPr>
              <w:jc w:val="center"/>
              <w:rPr>
                <w:rFonts w:ascii="IRANSansWeb(FaNum)" w:hAnsi="IRANSansWeb(FaNum)" w:cs="IRANSansWeb(FaNum)"/>
                <w:sz w:val="18"/>
                <w:szCs w:val="18"/>
                <w:rtl/>
              </w:rPr>
            </w:pPr>
          </w:p>
        </w:tc>
      </w:tr>
    </w:tbl>
    <w:sdt>
      <w:sdtPr>
        <w:rPr>
          <w:rFonts w:ascii="IRANSansWeb(FaNum)" w:eastAsiaTheme="minorHAnsi" w:hAnsi="IRANSansWeb(FaNum)" w:cs="IRANSansWeb(FaNum)"/>
          <w:b/>
          <w:bCs/>
          <w:color w:val="auto"/>
          <w:sz w:val="28"/>
          <w:szCs w:val="28"/>
          <w:lang w:bidi="fa-IR"/>
        </w:rPr>
        <w:id w:val="-1169249809"/>
        <w:docPartObj>
          <w:docPartGallery w:val="Table of Contents"/>
          <w:docPartUnique/>
        </w:docPartObj>
      </w:sdtPr>
      <w:sdtEndPr>
        <w:rPr>
          <w:b w:val="0"/>
          <w:bCs w:val="0"/>
          <w:sz w:val="18"/>
          <w:szCs w:val="18"/>
          <w:rtl/>
        </w:rPr>
      </w:sdtEndPr>
      <w:sdtContent>
        <w:p w14:paraId="11A3B2BD" w14:textId="6BB80E45" w:rsidR="00D31E57" w:rsidRPr="00B11DCD" w:rsidRDefault="00D31E57" w:rsidP="00D31E57">
          <w:pPr>
            <w:pStyle w:val="TOCHeading"/>
            <w:jc w:val="center"/>
            <w:rPr>
              <w:rFonts w:ascii="IRANSansWeb(FaNum)" w:hAnsi="IRANSansWeb(FaNum)" w:cs="IRANSansWeb(FaNum)"/>
              <w:b/>
              <w:bCs/>
              <w:sz w:val="28"/>
              <w:szCs w:val="28"/>
              <w:rtl/>
              <w:lang w:bidi="fa-IR"/>
            </w:rPr>
          </w:pPr>
          <w:r w:rsidRPr="00B11DCD">
            <w:rPr>
              <w:rFonts w:ascii="IRANSansWeb(FaNum)" w:hAnsi="IRANSansWeb(FaNum)" w:cs="IRANSansWeb(FaNum)"/>
              <w:b/>
              <w:bCs/>
              <w:sz w:val="28"/>
              <w:szCs w:val="28"/>
              <w:rtl/>
              <w:lang w:bidi="fa-IR"/>
            </w:rPr>
            <w:t>فهرست مطالب</w:t>
          </w:r>
        </w:p>
        <w:p w14:paraId="453F1AF3" w14:textId="00A04D4B" w:rsidR="00A1572D" w:rsidRPr="00B11DCD" w:rsidRDefault="00A1572D" w:rsidP="00A1572D">
          <w:pPr>
            <w:bidi w:val="0"/>
            <w:rPr>
              <w:rFonts w:ascii="IRANSansWeb(FaNum)" w:hAnsi="IRANSansWeb(FaNum)" w:cs="IRANSansWeb(FaNum)"/>
              <w:rPrChange w:id="53" w:author="Saleh Abedinezhad" w:date="2023-12-11T21:28:00Z">
                <w:rPr/>
              </w:rPrChange>
            </w:rPr>
          </w:pPr>
        </w:p>
        <w:p w14:paraId="218EB12D" w14:textId="456F72DB" w:rsidR="00B11DCD" w:rsidRPr="00B11DCD" w:rsidRDefault="00D31E57" w:rsidP="00B11DCD">
          <w:pPr>
            <w:pStyle w:val="TOC1"/>
            <w:rPr>
              <w:ins w:id="54" w:author="Saleh Abedinezhad" w:date="2023-12-11T21:27:00Z"/>
              <w:rFonts w:ascii="IRANSansWeb(FaNum)" w:eastAsiaTheme="minorEastAsia" w:hAnsi="IRANSansWeb(FaNum)" w:cs="IRANSansWeb(FaNum)"/>
              <w:noProof/>
              <w:kern w:val="2"/>
              <w:rtl/>
              <w14:ligatures w14:val="standardContextual"/>
              <w:rPrChange w:id="55" w:author="Saleh Abedinezhad" w:date="2023-12-11T21:28:00Z">
                <w:rPr>
                  <w:ins w:id="56" w:author="Saleh Abedinezhad" w:date="2023-12-11T21:27:00Z"/>
                  <w:rFonts w:eastAsiaTheme="minorEastAsia"/>
                  <w:noProof/>
                  <w:kern w:val="2"/>
                  <w:rtl/>
                  <w14:ligatures w14:val="standardContextual"/>
                </w:rPr>
              </w:rPrChange>
            </w:rPr>
          </w:pPr>
          <w:r w:rsidRPr="00B11DCD">
            <w:rPr>
              <w:rFonts w:ascii="IRANSansWeb(FaNum)" w:hAnsi="IRANSansWeb(FaNum)" w:cs="IRANSansWeb(FaNum)"/>
              <w:sz w:val="18"/>
              <w:szCs w:val="18"/>
            </w:rPr>
            <w:fldChar w:fldCharType="begin"/>
          </w:r>
          <w:r w:rsidRPr="00B11DCD">
            <w:rPr>
              <w:rFonts w:ascii="IRANSansWeb(FaNum)" w:hAnsi="IRANSansWeb(FaNum)" w:cs="IRANSansWeb(FaNum)"/>
              <w:sz w:val="18"/>
              <w:szCs w:val="18"/>
            </w:rPr>
            <w:instrText xml:space="preserve"> TOC \o "1-3" \h \z \u </w:instrText>
          </w:r>
          <w:r w:rsidRPr="00B11DCD">
            <w:rPr>
              <w:rFonts w:ascii="IRANSansWeb(FaNum)" w:hAnsi="IRANSansWeb(FaNum)" w:cs="IRANSansWeb(FaNum)"/>
              <w:sz w:val="18"/>
              <w:szCs w:val="18"/>
            </w:rPr>
            <w:fldChar w:fldCharType="separate"/>
          </w:r>
          <w:ins w:id="57" w:author="Saleh Abedinezhad" w:date="2023-12-11T21:27:00Z">
            <w:r w:rsidR="00B11DCD" w:rsidRPr="00B11DCD">
              <w:rPr>
                <w:rStyle w:val="Hyperlink"/>
                <w:rFonts w:ascii="IRANSansWeb(FaNum)" w:hAnsi="IRANSansWeb(FaNum)" w:cs="IRANSansWeb(FaNum)"/>
                <w:noProof/>
                <w:rtl/>
                <w:rPrChange w:id="58" w:author="Saleh Abedinezhad" w:date="2023-12-11T21:28:00Z">
                  <w:rPr>
                    <w:rStyle w:val="Hyperlink"/>
                    <w:noProof/>
                    <w:rtl/>
                  </w:rPr>
                </w:rPrChange>
              </w:rPr>
              <w:fldChar w:fldCharType="begin"/>
            </w:r>
            <w:r w:rsidR="00B11DCD" w:rsidRPr="00B11DCD">
              <w:rPr>
                <w:rStyle w:val="Hyperlink"/>
                <w:rFonts w:ascii="IRANSansWeb(FaNum)" w:hAnsi="IRANSansWeb(FaNum)" w:cs="IRANSansWeb(FaNum)"/>
                <w:noProof/>
                <w:rtl/>
                <w:rPrChange w:id="59" w:author="Saleh Abedinezhad" w:date="2023-12-11T21:28:00Z">
                  <w:rPr>
                    <w:rStyle w:val="Hyperlink"/>
                    <w:noProof/>
                    <w:rtl/>
                  </w:rPr>
                </w:rPrChange>
              </w:rPr>
              <w:instrText xml:space="preserve"> </w:instrText>
            </w:r>
            <w:r w:rsidR="00B11DCD" w:rsidRPr="00B11DCD">
              <w:rPr>
                <w:rFonts w:ascii="IRANSansWeb(FaNum)" w:hAnsi="IRANSansWeb(FaNum)" w:cs="IRANSansWeb(FaNum)"/>
                <w:noProof/>
                <w:rPrChange w:id="60" w:author="Saleh Abedinezhad" w:date="2023-12-11T21:28:00Z">
                  <w:rPr>
                    <w:noProof/>
                  </w:rPr>
                </w:rPrChange>
              </w:rPr>
              <w:instrText>HYPERLINK \l "_Toc153222476</w:instrText>
            </w:r>
            <w:r w:rsidR="00B11DCD" w:rsidRPr="00B11DCD">
              <w:rPr>
                <w:rFonts w:ascii="IRANSansWeb(FaNum)" w:hAnsi="IRANSansWeb(FaNum)" w:cs="IRANSansWeb(FaNum)"/>
                <w:noProof/>
                <w:rtl/>
                <w:rPrChange w:id="61" w:author="Saleh Abedinezhad" w:date="2023-12-11T21:28:00Z">
                  <w:rPr>
                    <w:noProof/>
                    <w:rtl/>
                  </w:rPr>
                </w:rPrChange>
              </w:rPr>
              <w:instrText>"</w:instrText>
            </w:r>
            <w:r w:rsidR="00B11DCD" w:rsidRPr="00B11DCD">
              <w:rPr>
                <w:rStyle w:val="Hyperlink"/>
                <w:rFonts w:ascii="IRANSansWeb(FaNum)" w:hAnsi="IRANSansWeb(FaNum)" w:cs="IRANSansWeb(FaNum)"/>
                <w:noProof/>
                <w:rtl/>
                <w:rPrChange w:id="62" w:author="Saleh Abedinezhad" w:date="2023-12-11T21:28:00Z">
                  <w:rPr>
                    <w:rStyle w:val="Hyperlink"/>
                    <w:noProof/>
                    <w:rtl/>
                  </w:rPr>
                </w:rPrChange>
              </w:rPr>
              <w:instrText xml:space="preserve"> </w:instrText>
            </w:r>
            <w:r w:rsidR="00B11DCD" w:rsidRPr="00D07AC5">
              <w:rPr>
                <w:rStyle w:val="Hyperlink"/>
                <w:rFonts w:ascii="IRANSansWeb(FaNum)" w:hAnsi="IRANSansWeb(FaNum)" w:cs="IRANSansWeb(FaNum)"/>
                <w:noProof/>
                <w:rtl/>
              </w:rPr>
            </w:r>
            <w:r w:rsidR="00B11DCD" w:rsidRPr="00B11DCD">
              <w:rPr>
                <w:rStyle w:val="Hyperlink"/>
                <w:rFonts w:ascii="IRANSansWeb(FaNum)" w:hAnsi="IRANSansWeb(FaNum)" w:cs="IRANSansWeb(FaNum)"/>
                <w:noProof/>
                <w:rtl/>
                <w:rPrChange w:id="63" w:author="Saleh Abedinezhad" w:date="2023-12-11T21:28:00Z">
                  <w:rPr>
                    <w:rStyle w:val="Hyperlink"/>
                    <w:noProof/>
                    <w:rtl/>
                  </w:rPr>
                </w:rPrChange>
              </w:rPr>
              <w:fldChar w:fldCharType="separate"/>
            </w:r>
            <w:r w:rsidR="00B11DCD" w:rsidRPr="00B11DCD">
              <w:rPr>
                <w:rStyle w:val="Hyperlink"/>
                <w:rFonts w:ascii="IRANSansWeb(FaNum)" w:hAnsi="IRANSansWeb(FaNum)" w:cs="IRANSansWeb(FaNum)"/>
                <w:b/>
                <w:bCs/>
                <w:noProof/>
                <w:rtl/>
              </w:rPr>
              <w:t>شرح مسأله</w:t>
            </w:r>
            <w:r w:rsidR="00B11DCD" w:rsidRPr="00B11DCD">
              <w:rPr>
                <w:rFonts w:ascii="IRANSansWeb(FaNum)" w:hAnsi="IRANSansWeb(FaNum)" w:cs="IRANSansWeb(FaNum)"/>
                <w:noProof/>
                <w:webHidden/>
                <w:rtl/>
                <w:rPrChange w:id="64" w:author="Saleh Abedinezhad" w:date="2023-12-11T21:28:00Z">
                  <w:rPr>
                    <w:noProof/>
                    <w:webHidden/>
                    <w:rtl/>
                  </w:rPr>
                </w:rPrChange>
              </w:rPr>
              <w:tab/>
            </w:r>
            <w:r w:rsidR="00B11DCD" w:rsidRPr="00B11DCD">
              <w:rPr>
                <w:rStyle w:val="Hyperlink"/>
                <w:rFonts w:ascii="IRANSansWeb(FaNum)" w:hAnsi="IRANSansWeb(FaNum)" w:cs="IRANSansWeb(FaNum)"/>
                <w:noProof/>
                <w:rtl/>
                <w:rPrChange w:id="65" w:author="Saleh Abedinezhad" w:date="2023-12-11T21:28:00Z">
                  <w:rPr>
                    <w:rStyle w:val="Hyperlink"/>
                    <w:noProof/>
                    <w:rtl/>
                  </w:rPr>
                </w:rPrChange>
              </w:rPr>
              <w:fldChar w:fldCharType="begin"/>
            </w:r>
            <w:r w:rsidR="00B11DCD" w:rsidRPr="00B11DCD">
              <w:rPr>
                <w:rFonts w:ascii="IRANSansWeb(FaNum)" w:hAnsi="IRANSansWeb(FaNum)" w:cs="IRANSansWeb(FaNum)"/>
                <w:noProof/>
                <w:webHidden/>
                <w:rtl/>
                <w:rPrChange w:id="66" w:author="Saleh Abedinezhad" w:date="2023-12-11T21:28:00Z">
                  <w:rPr>
                    <w:noProof/>
                    <w:webHidden/>
                    <w:rtl/>
                  </w:rPr>
                </w:rPrChange>
              </w:rPr>
              <w:instrText xml:space="preserve"> </w:instrText>
            </w:r>
            <w:r w:rsidR="00B11DCD" w:rsidRPr="00B11DCD">
              <w:rPr>
                <w:rFonts w:ascii="IRANSansWeb(FaNum)" w:hAnsi="IRANSansWeb(FaNum)" w:cs="IRANSansWeb(FaNum)"/>
                <w:noProof/>
                <w:webHidden/>
                <w:rPrChange w:id="67" w:author="Saleh Abedinezhad" w:date="2023-12-11T21:28:00Z">
                  <w:rPr>
                    <w:noProof/>
                    <w:webHidden/>
                  </w:rPr>
                </w:rPrChange>
              </w:rPr>
              <w:instrText>PAGEREF</w:instrText>
            </w:r>
            <w:r w:rsidR="00B11DCD" w:rsidRPr="00B11DCD">
              <w:rPr>
                <w:rFonts w:ascii="IRANSansWeb(FaNum)" w:hAnsi="IRANSansWeb(FaNum)" w:cs="IRANSansWeb(FaNum)"/>
                <w:noProof/>
                <w:webHidden/>
                <w:rtl/>
                <w:rPrChange w:id="68" w:author="Saleh Abedinezhad" w:date="2023-12-11T21:28:00Z">
                  <w:rPr>
                    <w:noProof/>
                    <w:webHidden/>
                    <w:rtl/>
                  </w:rPr>
                </w:rPrChange>
              </w:rPr>
              <w:instrText xml:space="preserve"> _</w:instrText>
            </w:r>
            <w:r w:rsidR="00B11DCD" w:rsidRPr="00B11DCD">
              <w:rPr>
                <w:rFonts w:ascii="IRANSansWeb(FaNum)" w:hAnsi="IRANSansWeb(FaNum)" w:cs="IRANSansWeb(FaNum)"/>
                <w:noProof/>
                <w:webHidden/>
                <w:rPrChange w:id="69" w:author="Saleh Abedinezhad" w:date="2023-12-11T21:28:00Z">
                  <w:rPr>
                    <w:noProof/>
                    <w:webHidden/>
                  </w:rPr>
                </w:rPrChange>
              </w:rPr>
              <w:instrText>Toc153222476 \h</w:instrText>
            </w:r>
            <w:r w:rsidR="00B11DCD" w:rsidRPr="00B11DCD">
              <w:rPr>
                <w:rFonts w:ascii="IRANSansWeb(FaNum)" w:hAnsi="IRANSansWeb(FaNum)" w:cs="IRANSansWeb(FaNum)"/>
                <w:noProof/>
                <w:webHidden/>
                <w:rtl/>
                <w:rPrChange w:id="70" w:author="Saleh Abedinezhad" w:date="2023-12-11T21:28:00Z">
                  <w:rPr>
                    <w:noProof/>
                    <w:webHidden/>
                    <w:rtl/>
                  </w:rPr>
                </w:rPrChange>
              </w:rPr>
              <w:instrText xml:space="preserve"> </w:instrText>
            </w:r>
          </w:ins>
          <w:r w:rsidR="00B11DCD" w:rsidRPr="00D07AC5">
            <w:rPr>
              <w:rStyle w:val="Hyperlink"/>
              <w:rFonts w:ascii="IRANSansWeb(FaNum)" w:hAnsi="IRANSansWeb(FaNum)" w:cs="IRANSansWeb(FaNum)"/>
              <w:noProof/>
              <w:rtl/>
            </w:rPr>
          </w:r>
          <w:r w:rsidR="00B11DCD" w:rsidRPr="00B11DCD">
            <w:rPr>
              <w:rStyle w:val="Hyperlink"/>
              <w:rFonts w:ascii="IRANSansWeb(FaNum)" w:hAnsi="IRANSansWeb(FaNum)" w:cs="IRANSansWeb(FaNum)"/>
              <w:noProof/>
              <w:rtl/>
              <w:rPrChange w:id="71" w:author="Saleh Abedinezhad" w:date="2023-12-11T21:28:00Z">
                <w:rPr>
                  <w:rStyle w:val="Hyperlink"/>
                  <w:noProof/>
                  <w:rtl/>
                </w:rPr>
              </w:rPrChange>
            </w:rPr>
            <w:fldChar w:fldCharType="separate"/>
          </w:r>
          <w:ins w:id="72" w:author="Saleh Abedinezhad" w:date="2023-12-11T21:31:00Z">
            <w:r w:rsidR="00453BB7">
              <w:rPr>
                <w:rFonts w:ascii="IRANSansWeb(FaNum)" w:hAnsi="IRANSansWeb(FaNum)" w:cs="IRANSansWeb(FaNum)"/>
                <w:noProof/>
                <w:webHidden/>
                <w:rtl/>
              </w:rPr>
              <w:t>3</w:t>
            </w:r>
          </w:ins>
          <w:ins w:id="73" w:author="Saleh Abedinezhad" w:date="2023-12-11T21:27:00Z">
            <w:r w:rsidR="00B11DCD" w:rsidRPr="00B11DCD">
              <w:rPr>
                <w:rStyle w:val="Hyperlink"/>
                <w:rFonts w:ascii="IRANSansWeb(FaNum)" w:hAnsi="IRANSansWeb(FaNum)" w:cs="IRANSansWeb(FaNum)"/>
                <w:noProof/>
                <w:rtl/>
                <w:rPrChange w:id="74" w:author="Saleh Abedinezhad" w:date="2023-12-11T21:28:00Z">
                  <w:rPr>
                    <w:rStyle w:val="Hyperlink"/>
                    <w:noProof/>
                    <w:rtl/>
                  </w:rPr>
                </w:rPrChange>
              </w:rPr>
              <w:fldChar w:fldCharType="end"/>
            </w:r>
            <w:r w:rsidR="00B11DCD" w:rsidRPr="00B11DCD">
              <w:rPr>
                <w:rStyle w:val="Hyperlink"/>
                <w:rFonts w:ascii="IRANSansWeb(FaNum)" w:hAnsi="IRANSansWeb(FaNum)" w:cs="IRANSansWeb(FaNum)"/>
                <w:noProof/>
                <w:rtl/>
                <w:rPrChange w:id="75" w:author="Saleh Abedinezhad" w:date="2023-12-11T21:28:00Z">
                  <w:rPr>
                    <w:rStyle w:val="Hyperlink"/>
                    <w:noProof/>
                    <w:rtl/>
                  </w:rPr>
                </w:rPrChange>
              </w:rPr>
              <w:fldChar w:fldCharType="end"/>
            </w:r>
          </w:ins>
        </w:p>
        <w:p w14:paraId="7A2FC052" w14:textId="70248F6B" w:rsidR="00B11DCD" w:rsidRPr="00B11DCD" w:rsidRDefault="00B11DCD" w:rsidP="00B11DCD">
          <w:pPr>
            <w:pStyle w:val="TOC2"/>
            <w:rPr>
              <w:ins w:id="76" w:author="Saleh Abedinezhad" w:date="2023-12-11T21:27:00Z"/>
              <w:rFonts w:ascii="IRANSansWeb(FaNum)" w:eastAsiaTheme="minorEastAsia" w:hAnsi="IRANSansWeb(FaNum)" w:cs="IRANSansWeb(FaNum)"/>
              <w:noProof/>
              <w:kern w:val="2"/>
              <w:rtl/>
              <w14:ligatures w14:val="standardContextual"/>
              <w:rPrChange w:id="77" w:author="Saleh Abedinezhad" w:date="2023-12-11T21:28:00Z">
                <w:rPr>
                  <w:ins w:id="78" w:author="Saleh Abedinezhad" w:date="2023-12-11T21:27:00Z"/>
                  <w:rFonts w:eastAsiaTheme="minorEastAsia"/>
                  <w:noProof/>
                  <w:kern w:val="2"/>
                  <w:rtl/>
                  <w14:ligatures w14:val="standardContextual"/>
                </w:rPr>
              </w:rPrChange>
            </w:rPr>
          </w:pPr>
          <w:ins w:id="79" w:author="Saleh Abedinezhad" w:date="2023-12-11T21:27:00Z">
            <w:r w:rsidRPr="00B11DCD">
              <w:rPr>
                <w:rStyle w:val="Hyperlink"/>
                <w:rFonts w:ascii="IRANSansWeb(FaNum)" w:hAnsi="IRANSansWeb(FaNum)" w:cs="IRANSansWeb(FaNum)"/>
                <w:noProof/>
                <w:rtl/>
                <w:rPrChange w:id="80" w:author="Saleh Abedinezhad" w:date="2023-12-11T21:28:00Z">
                  <w:rPr>
                    <w:rStyle w:val="Hyperlink"/>
                    <w:noProof/>
                    <w:rtl/>
                  </w:rPr>
                </w:rPrChange>
              </w:rPr>
              <w:fldChar w:fldCharType="begin"/>
            </w:r>
            <w:r w:rsidRPr="00B11DCD">
              <w:rPr>
                <w:rStyle w:val="Hyperlink"/>
                <w:rFonts w:ascii="IRANSansWeb(FaNum)" w:hAnsi="IRANSansWeb(FaNum)" w:cs="IRANSansWeb(FaNum)"/>
                <w:noProof/>
                <w:rtl/>
                <w:rPrChange w:id="81" w:author="Saleh Abedinezhad" w:date="2023-12-11T21:28:00Z">
                  <w:rPr>
                    <w:rStyle w:val="Hyperlink"/>
                    <w:noProof/>
                    <w:rtl/>
                  </w:rPr>
                </w:rPrChange>
              </w:rPr>
              <w:instrText xml:space="preserve"> </w:instrText>
            </w:r>
            <w:r w:rsidRPr="00B11DCD">
              <w:rPr>
                <w:rFonts w:ascii="IRANSansWeb(FaNum)" w:hAnsi="IRANSansWeb(FaNum)" w:cs="IRANSansWeb(FaNum)"/>
                <w:noProof/>
                <w:rPrChange w:id="82" w:author="Saleh Abedinezhad" w:date="2023-12-11T21:28:00Z">
                  <w:rPr>
                    <w:noProof/>
                  </w:rPr>
                </w:rPrChange>
              </w:rPr>
              <w:instrText>HYPERLINK \l "_Toc153222477</w:instrText>
            </w:r>
            <w:r w:rsidRPr="00B11DCD">
              <w:rPr>
                <w:rFonts w:ascii="IRANSansWeb(FaNum)" w:hAnsi="IRANSansWeb(FaNum)" w:cs="IRANSansWeb(FaNum)"/>
                <w:noProof/>
                <w:rtl/>
                <w:rPrChange w:id="83" w:author="Saleh Abedinezhad" w:date="2023-12-11T21:28:00Z">
                  <w:rPr>
                    <w:noProof/>
                    <w:rtl/>
                  </w:rPr>
                </w:rPrChange>
              </w:rPr>
              <w:instrText>"</w:instrText>
            </w:r>
            <w:r w:rsidRPr="00B11DCD">
              <w:rPr>
                <w:rStyle w:val="Hyperlink"/>
                <w:rFonts w:ascii="IRANSansWeb(FaNum)" w:hAnsi="IRANSansWeb(FaNum)" w:cs="IRANSansWeb(FaNum)"/>
                <w:noProof/>
                <w:rtl/>
                <w:rPrChange w:id="84" w:author="Saleh Abedinezhad" w:date="2023-12-11T21:28:00Z">
                  <w:rPr>
                    <w:rStyle w:val="Hyperlink"/>
                    <w:noProof/>
                    <w:rtl/>
                  </w:rPr>
                </w:rPrChange>
              </w:rPr>
              <w:instrText xml:space="preserve"> </w:instrText>
            </w:r>
            <w:r w:rsidRPr="00D07AC5">
              <w:rPr>
                <w:rStyle w:val="Hyperlink"/>
                <w:rFonts w:ascii="IRANSansWeb(FaNum)" w:hAnsi="IRANSansWeb(FaNum)" w:cs="IRANSansWeb(FaNum)"/>
                <w:noProof/>
                <w:rtl/>
              </w:rPr>
            </w:r>
            <w:r w:rsidRPr="00B11DCD">
              <w:rPr>
                <w:rStyle w:val="Hyperlink"/>
                <w:rFonts w:ascii="IRANSansWeb(FaNum)" w:hAnsi="IRANSansWeb(FaNum)" w:cs="IRANSansWeb(FaNum)"/>
                <w:noProof/>
                <w:rtl/>
                <w:rPrChange w:id="85" w:author="Saleh Abedinezhad" w:date="2023-12-11T21:28:00Z">
                  <w:rPr>
                    <w:rStyle w:val="Hyperlink"/>
                    <w:noProof/>
                    <w:rtl/>
                  </w:rPr>
                </w:rPrChange>
              </w:rPr>
              <w:fldChar w:fldCharType="separate"/>
            </w:r>
            <w:r w:rsidRPr="00B11DCD">
              <w:rPr>
                <w:rStyle w:val="Hyperlink"/>
                <w:rFonts w:ascii="IRANSansWeb(FaNum)" w:hAnsi="IRANSansWeb(FaNum)" w:cs="IRANSansWeb(FaNum)"/>
                <w:noProof/>
                <w:rtl/>
                <w:rPrChange w:id="86" w:author="Saleh Abedinezhad" w:date="2023-12-11T21:28:00Z">
                  <w:rPr>
                    <w:rStyle w:val="Hyperlink"/>
                    <w:rFonts w:ascii="IRANSansWeb(FaNum)" w:hAnsi="IRANSansWeb(FaNum)" w:cs="IRANSansWeb(FaNum)"/>
                    <w:b/>
                    <w:bCs/>
                    <w:noProof/>
                    <w:rtl/>
                  </w:rPr>
                </w:rPrChange>
              </w:rPr>
              <w:t>نت</w:t>
            </w:r>
            <w:r w:rsidRPr="00B11DCD">
              <w:rPr>
                <w:rStyle w:val="Hyperlink"/>
                <w:rFonts w:ascii="IRANSansWeb(FaNum)" w:hAnsi="IRANSansWeb(FaNum)" w:cs="IRANSansWeb(FaNum)" w:hint="cs"/>
                <w:noProof/>
                <w:rtl/>
                <w:rPrChange w:id="87" w:author="Saleh Abedinezhad" w:date="2023-12-11T21:28:00Z">
                  <w:rPr>
                    <w:rStyle w:val="Hyperlink"/>
                    <w:rFonts w:ascii="IRANSansWeb(FaNum)" w:hAnsi="IRANSansWeb(FaNum)" w:cs="IRANSansWeb(FaNum)" w:hint="cs"/>
                    <w:b/>
                    <w:bCs/>
                    <w:noProof/>
                    <w:rtl/>
                  </w:rPr>
                </w:rPrChange>
              </w:rPr>
              <w:t>ی</w:t>
            </w:r>
            <w:r w:rsidRPr="00B11DCD">
              <w:rPr>
                <w:rStyle w:val="Hyperlink"/>
                <w:rFonts w:ascii="IRANSansWeb(FaNum)" w:hAnsi="IRANSansWeb(FaNum)" w:cs="IRANSansWeb(FaNum)" w:hint="eastAsia"/>
                <w:noProof/>
                <w:rtl/>
                <w:rPrChange w:id="88" w:author="Saleh Abedinezhad" w:date="2023-12-11T21:28:00Z">
                  <w:rPr>
                    <w:rStyle w:val="Hyperlink"/>
                    <w:rFonts w:ascii="IRANSansWeb(FaNum)" w:hAnsi="IRANSansWeb(FaNum)" w:cs="IRANSansWeb(FaNum)" w:hint="eastAsia"/>
                    <w:b/>
                    <w:bCs/>
                    <w:noProof/>
                    <w:rtl/>
                  </w:rPr>
                </w:rPrChange>
              </w:rPr>
              <w:t>جه</w:t>
            </w:r>
            <w:r w:rsidRPr="00B11DCD">
              <w:rPr>
                <w:rStyle w:val="Hyperlink"/>
                <w:rFonts w:ascii="IRANSansWeb(FaNum)" w:hAnsi="IRANSansWeb(FaNum)" w:cs="IRANSansWeb(FaNum)"/>
                <w:noProof/>
                <w:rtl/>
                <w:rPrChange w:id="89" w:author="Saleh Abedinezhad" w:date="2023-12-11T21:28:00Z">
                  <w:rPr>
                    <w:rStyle w:val="Hyperlink"/>
                    <w:rFonts w:ascii="IRANSansWeb(FaNum)" w:hAnsi="IRANSansWeb(FaNum)" w:cs="IRANSansWeb(FaNum)"/>
                    <w:b/>
                    <w:bCs/>
                    <w:noProof/>
                    <w:rtl/>
                  </w:rPr>
                </w:rPrChange>
              </w:rPr>
              <w:t xml:space="preserve"> </w:t>
            </w:r>
            <w:r w:rsidRPr="00B11DCD">
              <w:rPr>
                <w:rStyle w:val="Hyperlink"/>
                <w:rFonts w:ascii="IRANSansWeb(FaNum)" w:hAnsi="IRANSansWeb(FaNum)" w:cs="IRANSansWeb(FaNum)" w:hint="eastAsia"/>
                <w:noProof/>
                <w:rtl/>
                <w:rPrChange w:id="90" w:author="Saleh Abedinezhad" w:date="2023-12-11T21:28:00Z">
                  <w:rPr>
                    <w:rStyle w:val="Hyperlink"/>
                    <w:rFonts w:ascii="IRANSansWeb(FaNum)" w:hAnsi="IRANSansWeb(FaNum)" w:cs="IRANSansWeb(FaNum)" w:hint="eastAsia"/>
                    <w:b/>
                    <w:bCs/>
                    <w:noProof/>
                    <w:rtl/>
                  </w:rPr>
                </w:rPrChange>
              </w:rPr>
              <w:t>مطالعات</w:t>
            </w:r>
            <w:r w:rsidRPr="00B11DCD">
              <w:rPr>
                <w:rFonts w:ascii="IRANSansWeb(FaNum)" w:hAnsi="IRANSansWeb(FaNum)" w:cs="IRANSansWeb(FaNum)"/>
                <w:noProof/>
                <w:webHidden/>
                <w:rtl/>
                <w:rPrChange w:id="91" w:author="Saleh Abedinezhad" w:date="2023-12-11T21:28:00Z">
                  <w:rPr>
                    <w:noProof/>
                    <w:webHidden/>
                    <w:rtl/>
                  </w:rPr>
                </w:rPrChange>
              </w:rPr>
              <w:tab/>
            </w:r>
            <w:r w:rsidRPr="00B11DCD">
              <w:rPr>
                <w:rStyle w:val="Hyperlink"/>
                <w:rFonts w:ascii="IRANSansWeb(FaNum)" w:hAnsi="IRANSansWeb(FaNum)" w:cs="IRANSansWeb(FaNum)"/>
                <w:noProof/>
                <w:rtl/>
                <w:rPrChange w:id="92" w:author="Saleh Abedinezhad" w:date="2023-12-11T21:28:00Z">
                  <w:rPr>
                    <w:rStyle w:val="Hyperlink"/>
                    <w:noProof/>
                    <w:rtl/>
                  </w:rPr>
                </w:rPrChange>
              </w:rPr>
              <w:fldChar w:fldCharType="begin"/>
            </w:r>
            <w:r w:rsidRPr="00B11DCD">
              <w:rPr>
                <w:rFonts w:ascii="IRANSansWeb(FaNum)" w:hAnsi="IRANSansWeb(FaNum)" w:cs="IRANSansWeb(FaNum)"/>
                <w:noProof/>
                <w:webHidden/>
                <w:rtl/>
                <w:rPrChange w:id="93" w:author="Saleh Abedinezhad" w:date="2023-12-11T21:28:00Z">
                  <w:rPr>
                    <w:noProof/>
                    <w:webHidden/>
                    <w:rtl/>
                  </w:rPr>
                </w:rPrChange>
              </w:rPr>
              <w:instrText xml:space="preserve"> </w:instrText>
            </w:r>
            <w:r w:rsidRPr="00B11DCD">
              <w:rPr>
                <w:rFonts w:ascii="IRANSansWeb(FaNum)" w:hAnsi="IRANSansWeb(FaNum)" w:cs="IRANSansWeb(FaNum)"/>
                <w:noProof/>
                <w:webHidden/>
                <w:rPrChange w:id="94" w:author="Saleh Abedinezhad" w:date="2023-12-11T21:28:00Z">
                  <w:rPr>
                    <w:noProof/>
                    <w:webHidden/>
                  </w:rPr>
                </w:rPrChange>
              </w:rPr>
              <w:instrText>PAGEREF</w:instrText>
            </w:r>
            <w:r w:rsidRPr="00B11DCD">
              <w:rPr>
                <w:rFonts w:ascii="IRANSansWeb(FaNum)" w:hAnsi="IRANSansWeb(FaNum)" w:cs="IRANSansWeb(FaNum)"/>
                <w:noProof/>
                <w:webHidden/>
                <w:rtl/>
                <w:rPrChange w:id="95" w:author="Saleh Abedinezhad" w:date="2023-12-11T21:28:00Z">
                  <w:rPr>
                    <w:noProof/>
                    <w:webHidden/>
                    <w:rtl/>
                  </w:rPr>
                </w:rPrChange>
              </w:rPr>
              <w:instrText xml:space="preserve"> _</w:instrText>
            </w:r>
            <w:r w:rsidRPr="00B11DCD">
              <w:rPr>
                <w:rFonts w:ascii="IRANSansWeb(FaNum)" w:hAnsi="IRANSansWeb(FaNum)" w:cs="IRANSansWeb(FaNum)"/>
                <w:noProof/>
                <w:webHidden/>
                <w:rPrChange w:id="96" w:author="Saleh Abedinezhad" w:date="2023-12-11T21:28:00Z">
                  <w:rPr>
                    <w:noProof/>
                    <w:webHidden/>
                  </w:rPr>
                </w:rPrChange>
              </w:rPr>
              <w:instrText>Toc153222477 \h</w:instrText>
            </w:r>
            <w:r w:rsidRPr="00B11DCD">
              <w:rPr>
                <w:rFonts w:ascii="IRANSansWeb(FaNum)" w:hAnsi="IRANSansWeb(FaNum)" w:cs="IRANSansWeb(FaNum)"/>
                <w:noProof/>
                <w:webHidden/>
                <w:rtl/>
                <w:rPrChange w:id="97" w:author="Saleh Abedinezhad" w:date="2023-12-11T21:28:00Z">
                  <w:rPr>
                    <w:noProof/>
                    <w:webHidden/>
                    <w:rtl/>
                  </w:rPr>
                </w:rPrChange>
              </w:rPr>
              <w:instrText xml:space="preserve"> </w:instrText>
            </w:r>
          </w:ins>
          <w:r w:rsidRPr="00D07AC5">
            <w:rPr>
              <w:rStyle w:val="Hyperlink"/>
              <w:rFonts w:ascii="IRANSansWeb(FaNum)" w:hAnsi="IRANSansWeb(FaNum)" w:cs="IRANSansWeb(FaNum)"/>
              <w:noProof/>
              <w:rtl/>
            </w:rPr>
          </w:r>
          <w:r w:rsidRPr="00B11DCD">
            <w:rPr>
              <w:rStyle w:val="Hyperlink"/>
              <w:rFonts w:ascii="IRANSansWeb(FaNum)" w:hAnsi="IRANSansWeb(FaNum)" w:cs="IRANSansWeb(FaNum)"/>
              <w:noProof/>
              <w:rtl/>
              <w:rPrChange w:id="98" w:author="Saleh Abedinezhad" w:date="2023-12-11T21:28:00Z">
                <w:rPr>
                  <w:rStyle w:val="Hyperlink"/>
                  <w:noProof/>
                  <w:rtl/>
                </w:rPr>
              </w:rPrChange>
            </w:rPr>
            <w:fldChar w:fldCharType="separate"/>
          </w:r>
          <w:ins w:id="99" w:author="Saleh Abedinezhad" w:date="2023-12-11T21:31:00Z">
            <w:r w:rsidR="00453BB7">
              <w:rPr>
                <w:rFonts w:ascii="IRANSansWeb(FaNum)" w:hAnsi="IRANSansWeb(FaNum)" w:cs="IRANSansWeb(FaNum)"/>
                <w:noProof/>
                <w:webHidden/>
                <w:rtl/>
              </w:rPr>
              <w:t>3</w:t>
            </w:r>
          </w:ins>
          <w:ins w:id="100" w:author="Saleh Abedinezhad" w:date="2023-12-11T21:27:00Z">
            <w:r w:rsidRPr="00B11DCD">
              <w:rPr>
                <w:rStyle w:val="Hyperlink"/>
                <w:rFonts w:ascii="IRANSansWeb(FaNum)" w:hAnsi="IRANSansWeb(FaNum)" w:cs="IRANSansWeb(FaNum)"/>
                <w:noProof/>
                <w:rtl/>
                <w:rPrChange w:id="101" w:author="Saleh Abedinezhad" w:date="2023-12-11T21:28:00Z">
                  <w:rPr>
                    <w:rStyle w:val="Hyperlink"/>
                    <w:noProof/>
                    <w:rtl/>
                  </w:rPr>
                </w:rPrChange>
              </w:rPr>
              <w:fldChar w:fldCharType="end"/>
            </w:r>
            <w:r w:rsidRPr="00B11DCD">
              <w:rPr>
                <w:rStyle w:val="Hyperlink"/>
                <w:rFonts w:ascii="IRANSansWeb(FaNum)" w:hAnsi="IRANSansWeb(FaNum)" w:cs="IRANSansWeb(FaNum)"/>
                <w:noProof/>
                <w:rtl/>
                <w:rPrChange w:id="102" w:author="Saleh Abedinezhad" w:date="2023-12-11T21:28:00Z">
                  <w:rPr>
                    <w:rStyle w:val="Hyperlink"/>
                    <w:noProof/>
                    <w:rtl/>
                  </w:rPr>
                </w:rPrChange>
              </w:rPr>
              <w:fldChar w:fldCharType="end"/>
            </w:r>
          </w:ins>
        </w:p>
        <w:p w14:paraId="14F1F3BE" w14:textId="7AC12A1E" w:rsidR="00B11DCD" w:rsidRPr="00B11DCD" w:rsidRDefault="00B11DCD" w:rsidP="00B11DCD">
          <w:pPr>
            <w:pStyle w:val="TOC2"/>
            <w:rPr>
              <w:ins w:id="103" w:author="Saleh Abedinezhad" w:date="2023-12-11T21:27:00Z"/>
              <w:rFonts w:ascii="IRANSansWeb(FaNum)" w:eastAsiaTheme="minorEastAsia" w:hAnsi="IRANSansWeb(FaNum)" w:cs="IRANSansWeb(FaNum)"/>
              <w:noProof/>
              <w:kern w:val="2"/>
              <w:rtl/>
              <w14:ligatures w14:val="standardContextual"/>
              <w:rPrChange w:id="104" w:author="Saleh Abedinezhad" w:date="2023-12-11T21:28:00Z">
                <w:rPr>
                  <w:ins w:id="105" w:author="Saleh Abedinezhad" w:date="2023-12-11T21:27:00Z"/>
                  <w:rFonts w:eastAsiaTheme="minorEastAsia"/>
                  <w:noProof/>
                  <w:kern w:val="2"/>
                  <w:rtl/>
                  <w14:ligatures w14:val="standardContextual"/>
                </w:rPr>
              </w:rPrChange>
            </w:rPr>
          </w:pPr>
          <w:ins w:id="106" w:author="Saleh Abedinezhad" w:date="2023-12-11T21:27:00Z">
            <w:r w:rsidRPr="00B11DCD">
              <w:rPr>
                <w:rStyle w:val="Hyperlink"/>
                <w:rFonts w:ascii="IRANSansWeb(FaNum)" w:hAnsi="IRANSansWeb(FaNum)" w:cs="IRANSansWeb(FaNum)"/>
                <w:noProof/>
                <w:rtl/>
                <w:rPrChange w:id="107" w:author="Saleh Abedinezhad" w:date="2023-12-11T21:28:00Z">
                  <w:rPr>
                    <w:rStyle w:val="Hyperlink"/>
                    <w:noProof/>
                    <w:rtl/>
                  </w:rPr>
                </w:rPrChange>
              </w:rPr>
              <w:fldChar w:fldCharType="begin"/>
            </w:r>
            <w:r w:rsidRPr="00B11DCD">
              <w:rPr>
                <w:rStyle w:val="Hyperlink"/>
                <w:rFonts w:ascii="IRANSansWeb(FaNum)" w:hAnsi="IRANSansWeb(FaNum)" w:cs="IRANSansWeb(FaNum)"/>
                <w:noProof/>
                <w:rtl/>
                <w:rPrChange w:id="108" w:author="Saleh Abedinezhad" w:date="2023-12-11T21:28:00Z">
                  <w:rPr>
                    <w:rStyle w:val="Hyperlink"/>
                    <w:noProof/>
                    <w:rtl/>
                  </w:rPr>
                </w:rPrChange>
              </w:rPr>
              <w:instrText xml:space="preserve"> </w:instrText>
            </w:r>
            <w:r w:rsidRPr="00B11DCD">
              <w:rPr>
                <w:rFonts w:ascii="IRANSansWeb(FaNum)" w:hAnsi="IRANSansWeb(FaNum)" w:cs="IRANSansWeb(FaNum)"/>
                <w:noProof/>
                <w:rPrChange w:id="109" w:author="Saleh Abedinezhad" w:date="2023-12-11T21:28:00Z">
                  <w:rPr>
                    <w:noProof/>
                  </w:rPr>
                </w:rPrChange>
              </w:rPr>
              <w:instrText>HYPERLINK \l "_Toc153222478</w:instrText>
            </w:r>
            <w:r w:rsidRPr="00B11DCD">
              <w:rPr>
                <w:rFonts w:ascii="IRANSansWeb(FaNum)" w:hAnsi="IRANSansWeb(FaNum)" w:cs="IRANSansWeb(FaNum)"/>
                <w:noProof/>
                <w:rtl/>
                <w:rPrChange w:id="110" w:author="Saleh Abedinezhad" w:date="2023-12-11T21:28:00Z">
                  <w:rPr>
                    <w:noProof/>
                    <w:rtl/>
                  </w:rPr>
                </w:rPrChange>
              </w:rPr>
              <w:instrText>"</w:instrText>
            </w:r>
            <w:r w:rsidRPr="00B11DCD">
              <w:rPr>
                <w:rStyle w:val="Hyperlink"/>
                <w:rFonts w:ascii="IRANSansWeb(FaNum)" w:hAnsi="IRANSansWeb(FaNum)" w:cs="IRANSansWeb(FaNum)"/>
                <w:noProof/>
                <w:rtl/>
                <w:rPrChange w:id="111" w:author="Saleh Abedinezhad" w:date="2023-12-11T21:28:00Z">
                  <w:rPr>
                    <w:rStyle w:val="Hyperlink"/>
                    <w:noProof/>
                    <w:rtl/>
                  </w:rPr>
                </w:rPrChange>
              </w:rPr>
              <w:instrText xml:space="preserve"> </w:instrText>
            </w:r>
            <w:r w:rsidRPr="00D07AC5">
              <w:rPr>
                <w:rStyle w:val="Hyperlink"/>
                <w:rFonts w:ascii="IRANSansWeb(FaNum)" w:hAnsi="IRANSansWeb(FaNum)" w:cs="IRANSansWeb(FaNum)"/>
                <w:noProof/>
                <w:rtl/>
              </w:rPr>
            </w:r>
            <w:r w:rsidRPr="00B11DCD">
              <w:rPr>
                <w:rStyle w:val="Hyperlink"/>
                <w:rFonts w:ascii="IRANSansWeb(FaNum)" w:hAnsi="IRANSansWeb(FaNum)" w:cs="IRANSansWeb(FaNum)"/>
                <w:noProof/>
                <w:rtl/>
                <w:rPrChange w:id="112" w:author="Saleh Abedinezhad" w:date="2023-12-11T21:28:00Z">
                  <w:rPr>
                    <w:rStyle w:val="Hyperlink"/>
                    <w:noProof/>
                    <w:rtl/>
                  </w:rPr>
                </w:rPrChange>
              </w:rPr>
              <w:fldChar w:fldCharType="separate"/>
            </w:r>
            <w:r w:rsidRPr="00B11DCD">
              <w:rPr>
                <w:rStyle w:val="Hyperlink"/>
                <w:rFonts w:ascii="IRANSansWeb(FaNum)" w:hAnsi="IRANSansWeb(FaNum)" w:cs="IRANSansWeb(FaNum)"/>
                <w:noProof/>
                <w:rtl/>
                <w:rPrChange w:id="113" w:author="Saleh Abedinezhad" w:date="2023-12-11T21:28:00Z">
                  <w:rPr>
                    <w:rStyle w:val="Hyperlink"/>
                    <w:rFonts w:ascii="IRANSansWeb(FaNum)" w:hAnsi="IRANSansWeb(FaNum)" w:cs="IRANSansWeb(FaNum)"/>
                    <w:b/>
                    <w:bCs/>
                    <w:noProof/>
                    <w:rtl/>
                  </w:rPr>
                </w:rPrChange>
              </w:rPr>
              <w:t>بررس</w:t>
            </w:r>
            <w:r w:rsidRPr="00B11DCD">
              <w:rPr>
                <w:rStyle w:val="Hyperlink"/>
                <w:rFonts w:ascii="IRANSansWeb(FaNum)" w:hAnsi="IRANSansWeb(FaNum)" w:cs="IRANSansWeb(FaNum)" w:hint="cs"/>
                <w:noProof/>
                <w:rtl/>
                <w:rPrChange w:id="114" w:author="Saleh Abedinezhad" w:date="2023-12-11T21:28:00Z">
                  <w:rPr>
                    <w:rStyle w:val="Hyperlink"/>
                    <w:rFonts w:ascii="IRANSansWeb(FaNum)" w:hAnsi="IRANSansWeb(FaNum)" w:cs="IRANSansWeb(FaNum)" w:hint="cs"/>
                    <w:b/>
                    <w:bCs/>
                    <w:noProof/>
                    <w:rtl/>
                  </w:rPr>
                </w:rPrChange>
              </w:rPr>
              <w:t>ی</w:t>
            </w:r>
            <w:r w:rsidRPr="00B11DCD">
              <w:rPr>
                <w:rStyle w:val="Hyperlink"/>
                <w:rFonts w:ascii="IRANSansWeb(FaNum)" w:hAnsi="IRANSansWeb(FaNum)" w:cs="IRANSansWeb(FaNum)"/>
                <w:noProof/>
                <w:rtl/>
                <w:rPrChange w:id="115" w:author="Saleh Abedinezhad" w:date="2023-12-11T21:28:00Z">
                  <w:rPr>
                    <w:rStyle w:val="Hyperlink"/>
                    <w:rFonts w:ascii="IRANSansWeb(FaNum)" w:hAnsi="IRANSansWeb(FaNum)" w:cs="IRANSansWeb(FaNum)"/>
                    <w:b/>
                    <w:bCs/>
                    <w:noProof/>
                    <w:rtl/>
                  </w:rPr>
                </w:rPrChange>
              </w:rPr>
              <w:t xml:space="preserve"> کارها</w:t>
            </w:r>
            <w:r w:rsidRPr="00B11DCD">
              <w:rPr>
                <w:rStyle w:val="Hyperlink"/>
                <w:rFonts w:ascii="IRANSansWeb(FaNum)" w:hAnsi="IRANSansWeb(FaNum)" w:cs="IRANSansWeb(FaNum)" w:hint="cs"/>
                <w:noProof/>
                <w:rtl/>
                <w:rPrChange w:id="116" w:author="Saleh Abedinezhad" w:date="2023-12-11T21:28:00Z">
                  <w:rPr>
                    <w:rStyle w:val="Hyperlink"/>
                    <w:rFonts w:ascii="IRANSansWeb(FaNum)" w:hAnsi="IRANSansWeb(FaNum)" w:cs="IRANSansWeb(FaNum)" w:hint="cs"/>
                    <w:b/>
                    <w:bCs/>
                    <w:noProof/>
                    <w:rtl/>
                  </w:rPr>
                </w:rPrChange>
              </w:rPr>
              <w:t>ی</w:t>
            </w:r>
            <w:r w:rsidRPr="00B11DCD">
              <w:rPr>
                <w:rStyle w:val="Hyperlink"/>
                <w:rFonts w:ascii="IRANSansWeb(FaNum)" w:hAnsi="IRANSansWeb(FaNum)" w:cs="IRANSansWeb(FaNum)"/>
                <w:noProof/>
                <w:rtl/>
                <w:rPrChange w:id="117" w:author="Saleh Abedinezhad" w:date="2023-12-11T21:28:00Z">
                  <w:rPr>
                    <w:rStyle w:val="Hyperlink"/>
                    <w:rFonts w:ascii="IRANSansWeb(FaNum)" w:hAnsi="IRANSansWeb(FaNum)" w:cs="IRANSansWeb(FaNum)"/>
                    <w:b/>
                    <w:bCs/>
                    <w:noProof/>
                    <w:rtl/>
                  </w:rPr>
                </w:rPrChange>
              </w:rPr>
              <w:t xml:space="preserve"> مشابه</w:t>
            </w:r>
            <w:r w:rsidRPr="00B11DCD">
              <w:rPr>
                <w:rFonts w:ascii="IRANSansWeb(FaNum)" w:hAnsi="IRANSansWeb(FaNum)" w:cs="IRANSansWeb(FaNum)"/>
                <w:noProof/>
                <w:webHidden/>
                <w:rtl/>
                <w:rPrChange w:id="118" w:author="Saleh Abedinezhad" w:date="2023-12-11T21:28:00Z">
                  <w:rPr>
                    <w:noProof/>
                    <w:webHidden/>
                    <w:rtl/>
                  </w:rPr>
                </w:rPrChange>
              </w:rPr>
              <w:tab/>
            </w:r>
            <w:r w:rsidRPr="00B11DCD">
              <w:rPr>
                <w:rStyle w:val="Hyperlink"/>
                <w:rFonts w:ascii="IRANSansWeb(FaNum)" w:hAnsi="IRANSansWeb(FaNum)" w:cs="IRANSansWeb(FaNum)"/>
                <w:noProof/>
                <w:rtl/>
                <w:rPrChange w:id="119" w:author="Saleh Abedinezhad" w:date="2023-12-11T21:28:00Z">
                  <w:rPr>
                    <w:rStyle w:val="Hyperlink"/>
                    <w:noProof/>
                    <w:rtl/>
                  </w:rPr>
                </w:rPrChange>
              </w:rPr>
              <w:fldChar w:fldCharType="begin"/>
            </w:r>
            <w:r w:rsidRPr="00B11DCD">
              <w:rPr>
                <w:rFonts w:ascii="IRANSansWeb(FaNum)" w:hAnsi="IRANSansWeb(FaNum)" w:cs="IRANSansWeb(FaNum)"/>
                <w:noProof/>
                <w:webHidden/>
                <w:rtl/>
                <w:rPrChange w:id="120" w:author="Saleh Abedinezhad" w:date="2023-12-11T21:28:00Z">
                  <w:rPr>
                    <w:noProof/>
                    <w:webHidden/>
                    <w:rtl/>
                  </w:rPr>
                </w:rPrChange>
              </w:rPr>
              <w:instrText xml:space="preserve"> </w:instrText>
            </w:r>
            <w:r w:rsidRPr="00B11DCD">
              <w:rPr>
                <w:rFonts w:ascii="IRANSansWeb(FaNum)" w:hAnsi="IRANSansWeb(FaNum)" w:cs="IRANSansWeb(FaNum)"/>
                <w:noProof/>
                <w:webHidden/>
                <w:rPrChange w:id="121" w:author="Saleh Abedinezhad" w:date="2023-12-11T21:28:00Z">
                  <w:rPr>
                    <w:noProof/>
                    <w:webHidden/>
                  </w:rPr>
                </w:rPrChange>
              </w:rPr>
              <w:instrText>PAGEREF</w:instrText>
            </w:r>
            <w:r w:rsidRPr="00B11DCD">
              <w:rPr>
                <w:rFonts w:ascii="IRANSansWeb(FaNum)" w:hAnsi="IRANSansWeb(FaNum)" w:cs="IRANSansWeb(FaNum)"/>
                <w:noProof/>
                <w:webHidden/>
                <w:rtl/>
                <w:rPrChange w:id="122" w:author="Saleh Abedinezhad" w:date="2023-12-11T21:28:00Z">
                  <w:rPr>
                    <w:noProof/>
                    <w:webHidden/>
                    <w:rtl/>
                  </w:rPr>
                </w:rPrChange>
              </w:rPr>
              <w:instrText xml:space="preserve"> _</w:instrText>
            </w:r>
            <w:r w:rsidRPr="00B11DCD">
              <w:rPr>
                <w:rFonts w:ascii="IRANSansWeb(FaNum)" w:hAnsi="IRANSansWeb(FaNum)" w:cs="IRANSansWeb(FaNum)"/>
                <w:noProof/>
                <w:webHidden/>
                <w:rPrChange w:id="123" w:author="Saleh Abedinezhad" w:date="2023-12-11T21:28:00Z">
                  <w:rPr>
                    <w:noProof/>
                    <w:webHidden/>
                  </w:rPr>
                </w:rPrChange>
              </w:rPr>
              <w:instrText>Toc153222478 \h</w:instrText>
            </w:r>
            <w:r w:rsidRPr="00B11DCD">
              <w:rPr>
                <w:rFonts w:ascii="IRANSansWeb(FaNum)" w:hAnsi="IRANSansWeb(FaNum)" w:cs="IRANSansWeb(FaNum)"/>
                <w:noProof/>
                <w:webHidden/>
                <w:rtl/>
                <w:rPrChange w:id="124" w:author="Saleh Abedinezhad" w:date="2023-12-11T21:28:00Z">
                  <w:rPr>
                    <w:noProof/>
                    <w:webHidden/>
                    <w:rtl/>
                  </w:rPr>
                </w:rPrChange>
              </w:rPr>
              <w:instrText xml:space="preserve"> </w:instrText>
            </w:r>
          </w:ins>
          <w:r w:rsidRPr="00D07AC5">
            <w:rPr>
              <w:rStyle w:val="Hyperlink"/>
              <w:rFonts w:ascii="IRANSansWeb(FaNum)" w:hAnsi="IRANSansWeb(FaNum)" w:cs="IRANSansWeb(FaNum)"/>
              <w:noProof/>
              <w:rtl/>
            </w:rPr>
          </w:r>
          <w:r w:rsidRPr="00B11DCD">
            <w:rPr>
              <w:rStyle w:val="Hyperlink"/>
              <w:rFonts w:ascii="IRANSansWeb(FaNum)" w:hAnsi="IRANSansWeb(FaNum)" w:cs="IRANSansWeb(FaNum)"/>
              <w:noProof/>
              <w:rtl/>
              <w:rPrChange w:id="125" w:author="Saleh Abedinezhad" w:date="2023-12-11T21:28:00Z">
                <w:rPr>
                  <w:rStyle w:val="Hyperlink"/>
                  <w:noProof/>
                  <w:rtl/>
                </w:rPr>
              </w:rPrChange>
            </w:rPr>
            <w:fldChar w:fldCharType="separate"/>
          </w:r>
          <w:ins w:id="126" w:author="Saleh Abedinezhad" w:date="2023-12-11T21:31:00Z">
            <w:r w:rsidR="00453BB7">
              <w:rPr>
                <w:rFonts w:ascii="IRANSansWeb(FaNum)" w:hAnsi="IRANSansWeb(FaNum)" w:cs="IRANSansWeb(FaNum)"/>
                <w:noProof/>
                <w:webHidden/>
                <w:rtl/>
              </w:rPr>
              <w:t>3</w:t>
            </w:r>
          </w:ins>
          <w:ins w:id="127" w:author="Saleh Abedinezhad" w:date="2023-12-11T21:27:00Z">
            <w:r w:rsidRPr="00B11DCD">
              <w:rPr>
                <w:rStyle w:val="Hyperlink"/>
                <w:rFonts w:ascii="IRANSansWeb(FaNum)" w:hAnsi="IRANSansWeb(FaNum)" w:cs="IRANSansWeb(FaNum)"/>
                <w:noProof/>
                <w:rtl/>
                <w:rPrChange w:id="128" w:author="Saleh Abedinezhad" w:date="2023-12-11T21:28:00Z">
                  <w:rPr>
                    <w:rStyle w:val="Hyperlink"/>
                    <w:noProof/>
                    <w:rtl/>
                  </w:rPr>
                </w:rPrChange>
              </w:rPr>
              <w:fldChar w:fldCharType="end"/>
            </w:r>
            <w:r w:rsidRPr="00B11DCD">
              <w:rPr>
                <w:rStyle w:val="Hyperlink"/>
                <w:rFonts w:ascii="IRANSansWeb(FaNum)" w:hAnsi="IRANSansWeb(FaNum)" w:cs="IRANSansWeb(FaNum)"/>
                <w:noProof/>
                <w:rtl/>
                <w:rPrChange w:id="129" w:author="Saleh Abedinezhad" w:date="2023-12-11T21:28:00Z">
                  <w:rPr>
                    <w:rStyle w:val="Hyperlink"/>
                    <w:noProof/>
                    <w:rtl/>
                  </w:rPr>
                </w:rPrChange>
              </w:rPr>
              <w:fldChar w:fldCharType="end"/>
            </w:r>
          </w:ins>
        </w:p>
        <w:p w14:paraId="21206D82" w14:textId="05F48F93" w:rsidR="00B11DCD" w:rsidRPr="00B11DCD" w:rsidRDefault="00B11DCD" w:rsidP="00B11DCD">
          <w:pPr>
            <w:pStyle w:val="TOC1"/>
            <w:rPr>
              <w:ins w:id="130" w:author="Saleh Abedinezhad" w:date="2023-12-11T21:27:00Z"/>
              <w:rFonts w:ascii="IRANSansWeb(FaNum)" w:eastAsiaTheme="minorEastAsia" w:hAnsi="IRANSansWeb(FaNum)" w:cs="IRANSansWeb(FaNum)"/>
              <w:noProof/>
              <w:kern w:val="2"/>
              <w:rtl/>
              <w14:ligatures w14:val="standardContextual"/>
              <w:rPrChange w:id="131" w:author="Saleh Abedinezhad" w:date="2023-12-11T21:28:00Z">
                <w:rPr>
                  <w:ins w:id="132" w:author="Saleh Abedinezhad" w:date="2023-12-11T21:27:00Z"/>
                  <w:rFonts w:eastAsiaTheme="minorEastAsia"/>
                  <w:noProof/>
                  <w:kern w:val="2"/>
                  <w:rtl/>
                  <w14:ligatures w14:val="standardContextual"/>
                </w:rPr>
              </w:rPrChange>
            </w:rPr>
          </w:pPr>
          <w:ins w:id="133" w:author="Saleh Abedinezhad" w:date="2023-12-11T21:27:00Z">
            <w:r w:rsidRPr="00B11DCD">
              <w:rPr>
                <w:rStyle w:val="Hyperlink"/>
                <w:rFonts w:ascii="IRANSansWeb(FaNum)" w:hAnsi="IRANSansWeb(FaNum)" w:cs="IRANSansWeb(FaNum)"/>
                <w:noProof/>
                <w:rtl/>
                <w:rPrChange w:id="134" w:author="Saleh Abedinezhad" w:date="2023-12-11T21:28:00Z">
                  <w:rPr>
                    <w:rStyle w:val="Hyperlink"/>
                    <w:noProof/>
                    <w:rtl/>
                  </w:rPr>
                </w:rPrChange>
              </w:rPr>
              <w:fldChar w:fldCharType="begin"/>
            </w:r>
            <w:r w:rsidRPr="00B11DCD">
              <w:rPr>
                <w:rStyle w:val="Hyperlink"/>
                <w:rFonts w:ascii="IRANSansWeb(FaNum)" w:hAnsi="IRANSansWeb(FaNum)" w:cs="IRANSansWeb(FaNum)"/>
                <w:noProof/>
                <w:rtl/>
                <w:rPrChange w:id="135" w:author="Saleh Abedinezhad" w:date="2023-12-11T21:28:00Z">
                  <w:rPr>
                    <w:rStyle w:val="Hyperlink"/>
                    <w:noProof/>
                    <w:rtl/>
                  </w:rPr>
                </w:rPrChange>
              </w:rPr>
              <w:instrText xml:space="preserve"> </w:instrText>
            </w:r>
            <w:r w:rsidRPr="00B11DCD">
              <w:rPr>
                <w:rFonts w:ascii="IRANSansWeb(FaNum)" w:hAnsi="IRANSansWeb(FaNum)" w:cs="IRANSansWeb(FaNum)"/>
                <w:noProof/>
                <w:rPrChange w:id="136" w:author="Saleh Abedinezhad" w:date="2023-12-11T21:28:00Z">
                  <w:rPr>
                    <w:noProof/>
                  </w:rPr>
                </w:rPrChange>
              </w:rPr>
              <w:instrText>HYPERLINK \l "_Toc153222479</w:instrText>
            </w:r>
            <w:r w:rsidRPr="00B11DCD">
              <w:rPr>
                <w:rFonts w:ascii="IRANSansWeb(FaNum)" w:hAnsi="IRANSansWeb(FaNum)" w:cs="IRANSansWeb(FaNum)"/>
                <w:noProof/>
                <w:rtl/>
                <w:rPrChange w:id="137" w:author="Saleh Abedinezhad" w:date="2023-12-11T21:28:00Z">
                  <w:rPr>
                    <w:noProof/>
                    <w:rtl/>
                  </w:rPr>
                </w:rPrChange>
              </w:rPr>
              <w:instrText>"</w:instrText>
            </w:r>
            <w:r w:rsidRPr="00B11DCD">
              <w:rPr>
                <w:rStyle w:val="Hyperlink"/>
                <w:rFonts w:ascii="IRANSansWeb(FaNum)" w:hAnsi="IRANSansWeb(FaNum)" w:cs="IRANSansWeb(FaNum)"/>
                <w:noProof/>
                <w:rtl/>
                <w:rPrChange w:id="138" w:author="Saleh Abedinezhad" w:date="2023-12-11T21:28:00Z">
                  <w:rPr>
                    <w:rStyle w:val="Hyperlink"/>
                    <w:noProof/>
                    <w:rtl/>
                  </w:rPr>
                </w:rPrChange>
              </w:rPr>
              <w:instrText xml:space="preserve"> </w:instrText>
            </w:r>
            <w:r w:rsidRPr="00D07AC5">
              <w:rPr>
                <w:rStyle w:val="Hyperlink"/>
                <w:rFonts w:ascii="IRANSansWeb(FaNum)" w:hAnsi="IRANSansWeb(FaNum)" w:cs="IRANSansWeb(FaNum)"/>
                <w:noProof/>
                <w:rtl/>
              </w:rPr>
            </w:r>
            <w:r w:rsidRPr="00B11DCD">
              <w:rPr>
                <w:rStyle w:val="Hyperlink"/>
                <w:rFonts w:ascii="IRANSansWeb(FaNum)" w:hAnsi="IRANSansWeb(FaNum)" w:cs="IRANSansWeb(FaNum)"/>
                <w:noProof/>
                <w:rtl/>
                <w:rPrChange w:id="139" w:author="Saleh Abedinezhad" w:date="2023-12-11T21:28:00Z">
                  <w:rPr>
                    <w:rStyle w:val="Hyperlink"/>
                    <w:noProof/>
                    <w:rtl/>
                  </w:rPr>
                </w:rPrChange>
              </w:rPr>
              <w:fldChar w:fldCharType="separate"/>
            </w:r>
            <w:r w:rsidRPr="00B11DCD">
              <w:rPr>
                <w:rStyle w:val="Hyperlink"/>
                <w:rFonts w:ascii="IRANSansWeb(FaNum)" w:hAnsi="IRANSansWeb(FaNum)" w:cs="IRANSansWeb(FaNum)"/>
                <w:b/>
                <w:bCs/>
                <w:noProof/>
                <w:rtl/>
              </w:rPr>
              <w:t xml:space="preserve">چرا از فریمورک </w:t>
            </w:r>
            <w:r w:rsidRPr="00B11DCD">
              <w:rPr>
                <w:rStyle w:val="Hyperlink"/>
                <w:rFonts w:ascii="IRANSansWeb(FaNum)" w:hAnsi="IRANSansWeb(FaNum)" w:cs="IRANSansWeb(FaNum)"/>
                <w:b/>
                <w:bCs/>
                <w:noProof/>
              </w:rPr>
              <w:t>WPF</w:t>
            </w:r>
            <w:r w:rsidRPr="00B11DCD">
              <w:rPr>
                <w:rStyle w:val="Hyperlink"/>
                <w:rFonts w:ascii="IRANSansWeb(FaNum)" w:hAnsi="IRANSansWeb(FaNum)" w:cs="IRANSansWeb(FaNum)"/>
                <w:b/>
                <w:bCs/>
                <w:noProof/>
                <w:rtl/>
              </w:rPr>
              <w:t xml:space="preserve"> در ساخت این نرم افزار استفاده شده؟</w:t>
            </w:r>
            <w:r w:rsidRPr="00B11DCD">
              <w:rPr>
                <w:rFonts w:ascii="IRANSansWeb(FaNum)" w:hAnsi="IRANSansWeb(FaNum)" w:cs="IRANSansWeb(FaNum)"/>
                <w:noProof/>
                <w:webHidden/>
                <w:rtl/>
                <w:rPrChange w:id="140" w:author="Saleh Abedinezhad" w:date="2023-12-11T21:28:00Z">
                  <w:rPr>
                    <w:noProof/>
                    <w:webHidden/>
                    <w:rtl/>
                  </w:rPr>
                </w:rPrChange>
              </w:rPr>
              <w:tab/>
            </w:r>
            <w:r w:rsidRPr="00B11DCD">
              <w:rPr>
                <w:rStyle w:val="Hyperlink"/>
                <w:rFonts w:ascii="IRANSansWeb(FaNum)" w:hAnsi="IRANSansWeb(FaNum)" w:cs="IRANSansWeb(FaNum)"/>
                <w:noProof/>
                <w:rtl/>
                <w:rPrChange w:id="141" w:author="Saleh Abedinezhad" w:date="2023-12-11T21:28:00Z">
                  <w:rPr>
                    <w:rStyle w:val="Hyperlink"/>
                    <w:noProof/>
                    <w:rtl/>
                  </w:rPr>
                </w:rPrChange>
              </w:rPr>
              <w:fldChar w:fldCharType="begin"/>
            </w:r>
            <w:r w:rsidRPr="00B11DCD">
              <w:rPr>
                <w:rFonts w:ascii="IRANSansWeb(FaNum)" w:hAnsi="IRANSansWeb(FaNum)" w:cs="IRANSansWeb(FaNum)"/>
                <w:noProof/>
                <w:webHidden/>
                <w:rtl/>
                <w:rPrChange w:id="142" w:author="Saleh Abedinezhad" w:date="2023-12-11T21:28:00Z">
                  <w:rPr>
                    <w:noProof/>
                    <w:webHidden/>
                    <w:rtl/>
                  </w:rPr>
                </w:rPrChange>
              </w:rPr>
              <w:instrText xml:space="preserve"> </w:instrText>
            </w:r>
            <w:r w:rsidRPr="00B11DCD">
              <w:rPr>
                <w:rFonts w:ascii="IRANSansWeb(FaNum)" w:hAnsi="IRANSansWeb(FaNum)" w:cs="IRANSansWeb(FaNum)"/>
                <w:noProof/>
                <w:webHidden/>
                <w:rPrChange w:id="143" w:author="Saleh Abedinezhad" w:date="2023-12-11T21:28:00Z">
                  <w:rPr>
                    <w:noProof/>
                    <w:webHidden/>
                  </w:rPr>
                </w:rPrChange>
              </w:rPr>
              <w:instrText>PAGEREF</w:instrText>
            </w:r>
            <w:r w:rsidRPr="00B11DCD">
              <w:rPr>
                <w:rFonts w:ascii="IRANSansWeb(FaNum)" w:hAnsi="IRANSansWeb(FaNum)" w:cs="IRANSansWeb(FaNum)"/>
                <w:noProof/>
                <w:webHidden/>
                <w:rtl/>
                <w:rPrChange w:id="144" w:author="Saleh Abedinezhad" w:date="2023-12-11T21:28:00Z">
                  <w:rPr>
                    <w:noProof/>
                    <w:webHidden/>
                    <w:rtl/>
                  </w:rPr>
                </w:rPrChange>
              </w:rPr>
              <w:instrText xml:space="preserve"> _</w:instrText>
            </w:r>
            <w:r w:rsidRPr="00B11DCD">
              <w:rPr>
                <w:rFonts w:ascii="IRANSansWeb(FaNum)" w:hAnsi="IRANSansWeb(FaNum)" w:cs="IRANSansWeb(FaNum)"/>
                <w:noProof/>
                <w:webHidden/>
                <w:rPrChange w:id="145" w:author="Saleh Abedinezhad" w:date="2023-12-11T21:28:00Z">
                  <w:rPr>
                    <w:noProof/>
                    <w:webHidden/>
                  </w:rPr>
                </w:rPrChange>
              </w:rPr>
              <w:instrText>Toc153222479 \h</w:instrText>
            </w:r>
            <w:r w:rsidRPr="00B11DCD">
              <w:rPr>
                <w:rFonts w:ascii="IRANSansWeb(FaNum)" w:hAnsi="IRANSansWeb(FaNum)" w:cs="IRANSansWeb(FaNum)"/>
                <w:noProof/>
                <w:webHidden/>
                <w:rtl/>
                <w:rPrChange w:id="146" w:author="Saleh Abedinezhad" w:date="2023-12-11T21:28:00Z">
                  <w:rPr>
                    <w:noProof/>
                    <w:webHidden/>
                    <w:rtl/>
                  </w:rPr>
                </w:rPrChange>
              </w:rPr>
              <w:instrText xml:space="preserve"> </w:instrText>
            </w:r>
          </w:ins>
          <w:r w:rsidRPr="00D07AC5">
            <w:rPr>
              <w:rStyle w:val="Hyperlink"/>
              <w:rFonts w:ascii="IRANSansWeb(FaNum)" w:hAnsi="IRANSansWeb(FaNum)" w:cs="IRANSansWeb(FaNum)"/>
              <w:noProof/>
              <w:rtl/>
            </w:rPr>
          </w:r>
          <w:r w:rsidRPr="00B11DCD">
            <w:rPr>
              <w:rStyle w:val="Hyperlink"/>
              <w:rFonts w:ascii="IRANSansWeb(FaNum)" w:hAnsi="IRANSansWeb(FaNum)" w:cs="IRANSansWeb(FaNum)"/>
              <w:noProof/>
              <w:rtl/>
              <w:rPrChange w:id="147" w:author="Saleh Abedinezhad" w:date="2023-12-11T21:28:00Z">
                <w:rPr>
                  <w:rStyle w:val="Hyperlink"/>
                  <w:noProof/>
                  <w:rtl/>
                </w:rPr>
              </w:rPrChange>
            </w:rPr>
            <w:fldChar w:fldCharType="separate"/>
          </w:r>
          <w:ins w:id="148" w:author="Saleh Abedinezhad" w:date="2023-12-11T21:31:00Z">
            <w:r w:rsidR="00453BB7">
              <w:rPr>
                <w:rFonts w:ascii="IRANSansWeb(FaNum)" w:hAnsi="IRANSansWeb(FaNum)" w:cs="IRANSansWeb(FaNum)"/>
                <w:noProof/>
                <w:webHidden/>
                <w:rtl/>
              </w:rPr>
              <w:t>4</w:t>
            </w:r>
          </w:ins>
          <w:ins w:id="149" w:author="Saleh Abedinezhad" w:date="2023-12-11T21:27:00Z">
            <w:r w:rsidRPr="00B11DCD">
              <w:rPr>
                <w:rStyle w:val="Hyperlink"/>
                <w:rFonts w:ascii="IRANSansWeb(FaNum)" w:hAnsi="IRANSansWeb(FaNum)" w:cs="IRANSansWeb(FaNum)"/>
                <w:noProof/>
                <w:rtl/>
                <w:rPrChange w:id="150" w:author="Saleh Abedinezhad" w:date="2023-12-11T21:28:00Z">
                  <w:rPr>
                    <w:rStyle w:val="Hyperlink"/>
                    <w:noProof/>
                    <w:rtl/>
                  </w:rPr>
                </w:rPrChange>
              </w:rPr>
              <w:fldChar w:fldCharType="end"/>
            </w:r>
            <w:r w:rsidRPr="00B11DCD">
              <w:rPr>
                <w:rStyle w:val="Hyperlink"/>
                <w:rFonts w:ascii="IRANSansWeb(FaNum)" w:hAnsi="IRANSansWeb(FaNum)" w:cs="IRANSansWeb(FaNum)"/>
                <w:noProof/>
                <w:rtl/>
                <w:rPrChange w:id="151" w:author="Saleh Abedinezhad" w:date="2023-12-11T21:28:00Z">
                  <w:rPr>
                    <w:rStyle w:val="Hyperlink"/>
                    <w:noProof/>
                    <w:rtl/>
                  </w:rPr>
                </w:rPrChange>
              </w:rPr>
              <w:fldChar w:fldCharType="end"/>
            </w:r>
          </w:ins>
        </w:p>
        <w:p w14:paraId="7415D184" w14:textId="4C87AFBE" w:rsidR="00B11DCD" w:rsidRPr="00B11DCD" w:rsidRDefault="00B11DCD" w:rsidP="00B11DCD">
          <w:pPr>
            <w:pStyle w:val="TOC1"/>
            <w:rPr>
              <w:ins w:id="152" w:author="Saleh Abedinezhad" w:date="2023-12-11T21:27:00Z"/>
              <w:rFonts w:ascii="IRANSansWeb(FaNum)" w:eastAsiaTheme="minorEastAsia" w:hAnsi="IRANSansWeb(FaNum)" w:cs="IRANSansWeb(FaNum)"/>
              <w:noProof/>
              <w:kern w:val="2"/>
              <w:rtl/>
              <w14:ligatures w14:val="standardContextual"/>
              <w:rPrChange w:id="153" w:author="Saleh Abedinezhad" w:date="2023-12-11T21:28:00Z">
                <w:rPr>
                  <w:ins w:id="154" w:author="Saleh Abedinezhad" w:date="2023-12-11T21:27:00Z"/>
                  <w:rFonts w:eastAsiaTheme="minorEastAsia"/>
                  <w:noProof/>
                  <w:kern w:val="2"/>
                  <w:rtl/>
                  <w14:ligatures w14:val="standardContextual"/>
                </w:rPr>
              </w:rPrChange>
            </w:rPr>
          </w:pPr>
          <w:ins w:id="155" w:author="Saleh Abedinezhad" w:date="2023-12-11T21:27:00Z">
            <w:r w:rsidRPr="00B11DCD">
              <w:rPr>
                <w:rStyle w:val="Hyperlink"/>
                <w:rFonts w:ascii="IRANSansWeb(FaNum)" w:hAnsi="IRANSansWeb(FaNum)" w:cs="IRANSansWeb(FaNum)"/>
                <w:noProof/>
                <w:rtl/>
                <w:rPrChange w:id="156" w:author="Saleh Abedinezhad" w:date="2023-12-11T21:28:00Z">
                  <w:rPr>
                    <w:rStyle w:val="Hyperlink"/>
                    <w:noProof/>
                    <w:rtl/>
                  </w:rPr>
                </w:rPrChange>
              </w:rPr>
              <w:fldChar w:fldCharType="begin"/>
            </w:r>
            <w:r w:rsidRPr="00B11DCD">
              <w:rPr>
                <w:rStyle w:val="Hyperlink"/>
                <w:rFonts w:ascii="IRANSansWeb(FaNum)" w:hAnsi="IRANSansWeb(FaNum)" w:cs="IRANSansWeb(FaNum)"/>
                <w:noProof/>
                <w:rtl/>
                <w:rPrChange w:id="157" w:author="Saleh Abedinezhad" w:date="2023-12-11T21:28:00Z">
                  <w:rPr>
                    <w:rStyle w:val="Hyperlink"/>
                    <w:noProof/>
                    <w:rtl/>
                  </w:rPr>
                </w:rPrChange>
              </w:rPr>
              <w:instrText xml:space="preserve"> </w:instrText>
            </w:r>
            <w:r w:rsidRPr="00B11DCD">
              <w:rPr>
                <w:rFonts w:ascii="IRANSansWeb(FaNum)" w:hAnsi="IRANSansWeb(FaNum)" w:cs="IRANSansWeb(FaNum)"/>
                <w:noProof/>
                <w:rPrChange w:id="158" w:author="Saleh Abedinezhad" w:date="2023-12-11T21:28:00Z">
                  <w:rPr>
                    <w:noProof/>
                  </w:rPr>
                </w:rPrChange>
              </w:rPr>
              <w:instrText>HYPERLINK \l "_Toc153222480</w:instrText>
            </w:r>
            <w:r w:rsidRPr="00B11DCD">
              <w:rPr>
                <w:rFonts w:ascii="IRANSansWeb(FaNum)" w:hAnsi="IRANSansWeb(FaNum)" w:cs="IRANSansWeb(FaNum)"/>
                <w:noProof/>
                <w:rtl/>
                <w:rPrChange w:id="159" w:author="Saleh Abedinezhad" w:date="2023-12-11T21:28:00Z">
                  <w:rPr>
                    <w:noProof/>
                    <w:rtl/>
                  </w:rPr>
                </w:rPrChange>
              </w:rPr>
              <w:instrText>"</w:instrText>
            </w:r>
            <w:r w:rsidRPr="00B11DCD">
              <w:rPr>
                <w:rStyle w:val="Hyperlink"/>
                <w:rFonts w:ascii="IRANSansWeb(FaNum)" w:hAnsi="IRANSansWeb(FaNum)" w:cs="IRANSansWeb(FaNum)"/>
                <w:noProof/>
                <w:rtl/>
                <w:rPrChange w:id="160" w:author="Saleh Abedinezhad" w:date="2023-12-11T21:28:00Z">
                  <w:rPr>
                    <w:rStyle w:val="Hyperlink"/>
                    <w:noProof/>
                    <w:rtl/>
                  </w:rPr>
                </w:rPrChange>
              </w:rPr>
              <w:instrText xml:space="preserve"> </w:instrText>
            </w:r>
            <w:r w:rsidRPr="00D07AC5">
              <w:rPr>
                <w:rStyle w:val="Hyperlink"/>
                <w:rFonts w:ascii="IRANSansWeb(FaNum)" w:hAnsi="IRANSansWeb(FaNum)" w:cs="IRANSansWeb(FaNum)"/>
                <w:noProof/>
                <w:rtl/>
              </w:rPr>
            </w:r>
            <w:r w:rsidRPr="00B11DCD">
              <w:rPr>
                <w:rStyle w:val="Hyperlink"/>
                <w:rFonts w:ascii="IRANSansWeb(FaNum)" w:hAnsi="IRANSansWeb(FaNum)" w:cs="IRANSansWeb(FaNum)"/>
                <w:noProof/>
                <w:rtl/>
                <w:rPrChange w:id="161" w:author="Saleh Abedinezhad" w:date="2023-12-11T21:28:00Z">
                  <w:rPr>
                    <w:rStyle w:val="Hyperlink"/>
                    <w:noProof/>
                    <w:rtl/>
                  </w:rPr>
                </w:rPrChange>
              </w:rPr>
              <w:fldChar w:fldCharType="separate"/>
            </w:r>
            <w:r w:rsidRPr="00B11DCD">
              <w:rPr>
                <w:rStyle w:val="Hyperlink"/>
                <w:rFonts w:ascii="IRANSansWeb(FaNum)" w:hAnsi="IRANSansWeb(FaNum)" w:cs="IRANSansWeb(FaNum)"/>
                <w:b/>
                <w:bCs/>
                <w:noProof/>
                <w:rtl/>
              </w:rPr>
              <w:t>دیاگرام‌های طراحی نرم افزار دوغ آبعلی</w:t>
            </w:r>
            <w:r w:rsidRPr="00B11DCD">
              <w:rPr>
                <w:rFonts w:ascii="IRANSansWeb(FaNum)" w:hAnsi="IRANSansWeb(FaNum)" w:cs="IRANSansWeb(FaNum)"/>
                <w:noProof/>
                <w:webHidden/>
                <w:rtl/>
                <w:rPrChange w:id="162" w:author="Saleh Abedinezhad" w:date="2023-12-11T21:28:00Z">
                  <w:rPr>
                    <w:noProof/>
                    <w:webHidden/>
                    <w:rtl/>
                  </w:rPr>
                </w:rPrChange>
              </w:rPr>
              <w:tab/>
            </w:r>
            <w:r w:rsidRPr="00B11DCD">
              <w:rPr>
                <w:rStyle w:val="Hyperlink"/>
                <w:rFonts w:ascii="IRANSansWeb(FaNum)" w:hAnsi="IRANSansWeb(FaNum)" w:cs="IRANSansWeb(FaNum)"/>
                <w:noProof/>
                <w:rtl/>
                <w:rPrChange w:id="163" w:author="Saleh Abedinezhad" w:date="2023-12-11T21:28:00Z">
                  <w:rPr>
                    <w:rStyle w:val="Hyperlink"/>
                    <w:noProof/>
                    <w:rtl/>
                  </w:rPr>
                </w:rPrChange>
              </w:rPr>
              <w:fldChar w:fldCharType="begin"/>
            </w:r>
            <w:r w:rsidRPr="00B11DCD">
              <w:rPr>
                <w:rFonts w:ascii="IRANSansWeb(FaNum)" w:hAnsi="IRANSansWeb(FaNum)" w:cs="IRANSansWeb(FaNum)"/>
                <w:noProof/>
                <w:webHidden/>
                <w:rtl/>
                <w:rPrChange w:id="164" w:author="Saleh Abedinezhad" w:date="2023-12-11T21:28:00Z">
                  <w:rPr>
                    <w:noProof/>
                    <w:webHidden/>
                    <w:rtl/>
                  </w:rPr>
                </w:rPrChange>
              </w:rPr>
              <w:instrText xml:space="preserve"> </w:instrText>
            </w:r>
            <w:r w:rsidRPr="00B11DCD">
              <w:rPr>
                <w:rFonts w:ascii="IRANSansWeb(FaNum)" w:hAnsi="IRANSansWeb(FaNum)" w:cs="IRANSansWeb(FaNum)"/>
                <w:noProof/>
                <w:webHidden/>
                <w:rPrChange w:id="165" w:author="Saleh Abedinezhad" w:date="2023-12-11T21:28:00Z">
                  <w:rPr>
                    <w:noProof/>
                    <w:webHidden/>
                  </w:rPr>
                </w:rPrChange>
              </w:rPr>
              <w:instrText>PAGEREF</w:instrText>
            </w:r>
            <w:r w:rsidRPr="00B11DCD">
              <w:rPr>
                <w:rFonts w:ascii="IRANSansWeb(FaNum)" w:hAnsi="IRANSansWeb(FaNum)" w:cs="IRANSansWeb(FaNum)"/>
                <w:noProof/>
                <w:webHidden/>
                <w:rtl/>
                <w:rPrChange w:id="166" w:author="Saleh Abedinezhad" w:date="2023-12-11T21:28:00Z">
                  <w:rPr>
                    <w:noProof/>
                    <w:webHidden/>
                    <w:rtl/>
                  </w:rPr>
                </w:rPrChange>
              </w:rPr>
              <w:instrText xml:space="preserve"> _</w:instrText>
            </w:r>
            <w:r w:rsidRPr="00B11DCD">
              <w:rPr>
                <w:rFonts w:ascii="IRANSansWeb(FaNum)" w:hAnsi="IRANSansWeb(FaNum)" w:cs="IRANSansWeb(FaNum)"/>
                <w:noProof/>
                <w:webHidden/>
                <w:rPrChange w:id="167" w:author="Saleh Abedinezhad" w:date="2023-12-11T21:28:00Z">
                  <w:rPr>
                    <w:noProof/>
                    <w:webHidden/>
                  </w:rPr>
                </w:rPrChange>
              </w:rPr>
              <w:instrText>Toc153222480 \h</w:instrText>
            </w:r>
            <w:r w:rsidRPr="00B11DCD">
              <w:rPr>
                <w:rFonts w:ascii="IRANSansWeb(FaNum)" w:hAnsi="IRANSansWeb(FaNum)" w:cs="IRANSansWeb(FaNum)"/>
                <w:noProof/>
                <w:webHidden/>
                <w:rtl/>
                <w:rPrChange w:id="168" w:author="Saleh Abedinezhad" w:date="2023-12-11T21:28:00Z">
                  <w:rPr>
                    <w:noProof/>
                    <w:webHidden/>
                    <w:rtl/>
                  </w:rPr>
                </w:rPrChange>
              </w:rPr>
              <w:instrText xml:space="preserve"> </w:instrText>
            </w:r>
          </w:ins>
          <w:r w:rsidRPr="00D07AC5">
            <w:rPr>
              <w:rStyle w:val="Hyperlink"/>
              <w:rFonts w:ascii="IRANSansWeb(FaNum)" w:hAnsi="IRANSansWeb(FaNum)" w:cs="IRANSansWeb(FaNum)"/>
              <w:noProof/>
              <w:rtl/>
            </w:rPr>
          </w:r>
          <w:r w:rsidRPr="00B11DCD">
            <w:rPr>
              <w:rStyle w:val="Hyperlink"/>
              <w:rFonts w:ascii="IRANSansWeb(FaNum)" w:hAnsi="IRANSansWeb(FaNum)" w:cs="IRANSansWeb(FaNum)"/>
              <w:noProof/>
              <w:rtl/>
              <w:rPrChange w:id="169" w:author="Saleh Abedinezhad" w:date="2023-12-11T21:28:00Z">
                <w:rPr>
                  <w:rStyle w:val="Hyperlink"/>
                  <w:noProof/>
                  <w:rtl/>
                </w:rPr>
              </w:rPrChange>
            </w:rPr>
            <w:fldChar w:fldCharType="separate"/>
          </w:r>
          <w:ins w:id="170" w:author="Saleh Abedinezhad" w:date="2023-12-11T21:31:00Z">
            <w:r w:rsidR="00453BB7">
              <w:rPr>
                <w:rFonts w:ascii="IRANSansWeb(FaNum)" w:hAnsi="IRANSansWeb(FaNum)" w:cs="IRANSansWeb(FaNum)"/>
                <w:noProof/>
                <w:webHidden/>
                <w:rtl/>
              </w:rPr>
              <w:t>5</w:t>
            </w:r>
          </w:ins>
          <w:ins w:id="171" w:author="Saleh Abedinezhad" w:date="2023-12-11T21:27:00Z">
            <w:r w:rsidRPr="00B11DCD">
              <w:rPr>
                <w:rStyle w:val="Hyperlink"/>
                <w:rFonts w:ascii="IRANSansWeb(FaNum)" w:hAnsi="IRANSansWeb(FaNum)" w:cs="IRANSansWeb(FaNum)"/>
                <w:noProof/>
                <w:rtl/>
                <w:rPrChange w:id="172" w:author="Saleh Abedinezhad" w:date="2023-12-11T21:28:00Z">
                  <w:rPr>
                    <w:rStyle w:val="Hyperlink"/>
                    <w:noProof/>
                    <w:rtl/>
                  </w:rPr>
                </w:rPrChange>
              </w:rPr>
              <w:fldChar w:fldCharType="end"/>
            </w:r>
            <w:r w:rsidRPr="00B11DCD">
              <w:rPr>
                <w:rStyle w:val="Hyperlink"/>
                <w:rFonts w:ascii="IRANSansWeb(FaNum)" w:hAnsi="IRANSansWeb(FaNum)" w:cs="IRANSansWeb(FaNum)"/>
                <w:noProof/>
                <w:rtl/>
                <w:rPrChange w:id="173" w:author="Saleh Abedinezhad" w:date="2023-12-11T21:28:00Z">
                  <w:rPr>
                    <w:rStyle w:val="Hyperlink"/>
                    <w:noProof/>
                    <w:rtl/>
                  </w:rPr>
                </w:rPrChange>
              </w:rPr>
              <w:fldChar w:fldCharType="end"/>
            </w:r>
          </w:ins>
        </w:p>
        <w:p w14:paraId="0413A520" w14:textId="7CFD8097" w:rsidR="00B11DCD" w:rsidRPr="00B11DCD" w:rsidRDefault="00B11DCD" w:rsidP="00B11DCD">
          <w:pPr>
            <w:pStyle w:val="TOC2"/>
            <w:rPr>
              <w:ins w:id="174" w:author="Saleh Abedinezhad" w:date="2023-12-11T21:27:00Z"/>
              <w:rFonts w:ascii="IRANSansWeb(FaNum)" w:eastAsiaTheme="minorEastAsia" w:hAnsi="IRANSansWeb(FaNum)" w:cs="IRANSansWeb(FaNum)"/>
              <w:noProof/>
              <w:kern w:val="2"/>
              <w:rtl/>
              <w14:ligatures w14:val="standardContextual"/>
              <w:rPrChange w:id="175" w:author="Saleh Abedinezhad" w:date="2023-12-11T21:28:00Z">
                <w:rPr>
                  <w:ins w:id="176" w:author="Saleh Abedinezhad" w:date="2023-12-11T21:27:00Z"/>
                  <w:rFonts w:eastAsiaTheme="minorEastAsia"/>
                  <w:noProof/>
                  <w:kern w:val="2"/>
                  <w:rtl/>
                  <w14:ligatures w14:val="standardContextual"/>
                </w:rPr>
              </w:rPrChange>
            </w:rPr>
          </w:pPr>
          <w:ins w:id="177" w:author="Saleh Abedinezhad" w:date="2023-12-11T21:27:00Z">
            <w:r w:rsidRPr="00B11DCD">
              <w:rPr>
                <w:rStyle w:val="Hyperlink"/>
                <w:rFonts w:ascii="IRANSansWeb(FaNum)" w:hAnsi="IRANSansWeb(FaNum)" w:cs="IRANSansWeb(FaNum)"/>
                <w:noProof/>
                <w:rtl/>
                <w:rPrChange w:id="178" w:author="Saleh Abedinezhad" w:date="2023-12-11T21:28:00Z">
                  <w:rPr>
                    <w:rStyle w:val="Hyperlink"/>
                    <w:noProof/>
                    <w:rtl/>
                  </w:rPr>
                </w:rPrChange>
              </w:rPr>
              <w:fldChar w:fldCharType="begin"/>
            </w:r>
            <w:r w:rsidRPr="00B11DCD">
              <w:rPr>
                <w:rStyle w:val="Hyperlink"/>
                <w:rFonts w:ascii="IRANSansWeb(FaNum)" w:hAnsi="IRANSansWeb(FaNum)" w:cs="IRANSansWeb(FaNum)"/>
                <w:noProof/>
                <w:rtl/>
                <w:rPrChange w:id="179" w:author="Saleh Abedinezhad" w:date="2023-12-11T21:28:00Z">
                  <w:rPr>
                    <w:rStyle w:val="Hyperlink"/>
                    <w:noProof/>
                    <w:rtl/>
                  </w:rPr>
                </w:rPrChange>
              </w:rPr>
              <w:instrText xml:space="preserve"> </w:instrText>
            </w:r>
            <w:r w:rsidRPr="00B11DCD">
              <w:rPr>
                <w:rFonts w:ascii="IRANSansWeb(FaNum)" w:hAnsi="IRANSansWeb(FaNum)" w:cs="IRANSansWeb(FaNum)"/>
                <w:noProof/>
                <w:rPrChange w:id="180" w:author="Saleh Abedinezhad" w:date="2023-12-11T21:28:00Z">
                  <w:rPr>
                    <w:noProof/>
                  </w:rPr>
                </w:rPrChange>
              </w:rPr>
              <w:instrText>HYPERLINK \l "_Toc153222481</w:instrText>
            </w:r>
            <w:r w:rsidRPr="00B11DCD">
              <w:rPr>
                <w:rFonts w:ascii="IRANSansWeb(FaNum)" w:hAnsi="IRANSansWeb(FaNum)" w:cs="IRANSansWeb(FaNum)"/>
                <w:noProof/>
                <w:rtl/>
                <w:rPrChange w:id="181" w:author="Saleh Abedinezhad" w:date="2023-12-11T21:28:00Z">
                  <w:rPr>
                    <w:noProof/>
                    <w:rtl/>
                  </w:rPr>
                </w:rPrChange>
              </w:rPr>
              <w:instrText>"</w:instrText>
            </w:r>
            <w:r w:rsidRPr="00B11DCD">
              <w:rPr>
                <w:rStyle w:val="Hyperlink"/>
                <w:rFonts w:ascii="IRANSansWeb(FaNum)" w:hAnsi="IRANSansWeb(FaNum)" w:cs="IRANSansWeb(FaNum)"/>
                <w:noProof/>
                <w:rtl/>
                <w:rPrChange w:id="182" w:author="Saleh Abedinezhad" w:date="2023-12-11T21:28:00Z">
                  <w:rPr>
                    <w:rStyle w:val="Hyperlink"/>
                    <w:noProof/>
                    <w:rtl/>
                  </w:rPr>
                </w:rPrChange>
              </w:rPr>
              <w:instrText xml:space="preserve"> </w:instrText>
            </w:r>
            <w:r w:rsidRPr="00D07AC5">
              <w:rPr>
                <w:rStyle w:val="Hyperlink"/>
                <w:rFonts w:ascii="IRANSansWeb(FaNum)" w:hAnsi="IRANSansWeb(FaNum)" w:cs="IRANSansWeb(FaNum)"/>
                <w:noProof/>
                <w:rtl/>
              </w:rPr>
            </w:r>
            <w:r w:rsidRPr="00B11DCD">
              <w:rPr>
                <w:rStyle w:val="Hyperlink"/>
                <w:rFonts w:ascii="IRANSansWeb(FaNum)" w:hAnsi="IRANSansWeb(FaNum)" w:cs="IRANSansWeb(FaNum)"/>
                <w:noProof/>
                <w:rtl/>
                <w:rPrChange w:id="183" w:author="Saleh Abedinezhad" w:date="2023-12-11T21:28:00Z">
                  <w:rPr>
                    <w:rStyle w:val="Hyperlink"/>
                    <w:noProof/>
                    <w:rtl/>
                  </w:rPr>
                </w:rPrChange>
              </w:rPr>
              <w:fldChar w:fldCharType="separate"/>
            </w:r>
            <w:r w:rsidRPr="00B11DCD">
              <w:rPr>
                <w:rStyle w:val="Hyperlink"/>
                <w:rFonts w:ascii="IRANSansWeb(FaNum)" w:hAnsi="IRANSansWeb(FaNum)" w:cs="IRANSansWeb(FaNum)"/>
                <w:noProof/>
                <w:rPrChange w:id="184" w:author="Saleh Abedinezhad" w:date="2023-12-11T21:28:00Z">
                  <w:rPr>
                    <w:rStyle w:val="Hyperlink"/>
                    <w:rFonts w:ascii="IRANSansWeb(FaNum)" w:hAnsi="IRANSansWeb(FaNum)" w:cs="IRANSansWeb(FaNum)"/>
                    <w:b/>
                    <w:bCs/>
                    <w:noProof/>
                  </w:rPr>
                </w:rPrChange>
              </w:rPr>
              <w:t>Use Case Diagram</w:t>
            </w:r>
            <w:r w:rsidRPr="00B11DCD">
              <w:rPr>
                <w:rFonts w:ascii="IRANSansWeb(FaNum)" w:hAnsi="IRANSansWeb(FaNum)" w:cs="IRANSansWeb(FaNum)"/>
                <w:noProof/>
                <w:webHidden/>
                <w:rtl/>
                <w:rPrChange w:id="185" w:author="Saleh Abedinezhad" w:date="2023-12-11T21:28:00Z">
                  <w:rPr>
                    <w:noProof/>
                    <w:webHidden/>
                    <w:rtl/>
                  </w:rPr>
                </w:rPrChange>
              </w:rPr>
              <w:tab/>
            </w:r>
            <w:r w:rsidRPr="00B11DCD">
              <w:rPr>
                <w:rStyle w:val="Hyperlink"/>
                <w:rFonts w:ascii="IRANSansWeb(FaNum)" w:hAnsi="IRANSansWeb(FaNum)" w:cs="IRANSansWeb(FaNum)"/>
                <w:noProof/>
                <w:rtl/>
                <w:rPrChange w:id="186" w:author="Saleh Abedinezhad" w:date="2023-12-11T21:28:00Z">
                  <w:rPr>
                    <w:rStyle w:val="Hyperlink"/>
                    <w:noProof/>
                    <w:rtl/>
                  </w:rPr>
                </w:rPrChange>
              </w:rPr>
              <w:fldChar w:fldCharType="begin"/>
            </w:r>
            <w:r w:rsidRPr="00B11DCD">
              <w:rPr>
                <w:rFonts w:ascii="IRANSansWeb(FaNum)" w:hAnsi="IRANSansWeb(FaNum)" w:cs="IRANSansWeb(FaNum)"/>
                <w:noProof/>
                <w:webHidden/>
                <w:rtl/>
                <w:rPrChange w:id="187" w:author="Saleh Abedinezhad" w:date="2023-12-11T21:28:00Z">
                  <w:rPr>
                    <w:noProof/>
                    <w:webHidden/>
                    <w:rtl/>
                  </w:rPr>
                </w:rPrChange>
              </w:rPr>
              <w:instrText xml:space="preserve"> </w:instrText>
            </w:r>
            <w:r w:rsidRPr="00B11DCD">
              <w:rPr>
                <w:rFonts w:ascii="IRANSansWeb(FaNum)" w:hAnsi="IRANSansWeb(FaNum)" w:cs="IRANSansWeb(FaNum)"/>
                <w:noProof/>
                <w:webHidden/>
                <w:rPrChange w:id="188" w:author="Saleh Abedinezhad" w:date="2023-12-11T21:28:00Z">
                  <w:rPr>
                    <w:noProof/>
                    <w:webHidden/>
                  </w:rPr>
                </w:rPrChange>
              </w:rPr>
              <w:instrText>PAGEREF</w:instrText>
            </w:r>
            <w:r w:rsidRPr="00B11DCD">
              <w:rPr>
                <w:rFonts w:ascii="IRANSansWeb(FaNum)" w:hAnsi="IRANSansWeb(FaNum)" w:cs="IRANSansWeb(FaNum)"/>
                <w:noProof/>
                <w:webHidden/>
                <w:rtl/>
                <w:rPrChange w:id="189" w:author="Saleh Abedinezhad" w:date="2023-12-11T21:28:00Z">
                  <w:rPr>
                    <w:noProof/>
                    <w:webHidden/>
                    <w:rtl/>
                  </w:rPr>
                </w:rPrChange>
              </w:rPr>
              <w:instrText xml:space="preserve"> _</w:instrText>
            </w:r>
            <w:r w:rsidRPr="00B11DCD">
              <w:rPr>
                <w:rFonts w:ascii="IRANSansWeb(FaNum)" w:hAnsi="IRANSansWeb(FaNum)" w:cs="IRANSansWeb(FaNum)"/>
                <w:noProof/>
                <w:webHidden/>
                <w:rPrChange w:id="190" w:author="Saleh Abedinezhad" w:date="2023-12-11T21:28:00Z">
                  <w:rPr>
                    <w:noProof/>
                    <w:webHidden/>
                  </w:rPr>
                </w:rPrChange>
              </w:rPr>
              <w:instrText>Toc153222481 \h</w:instrText>
            </w:r>
            <w:r w:rsidRPr="00B11DCD">
              <w:rPr>
                <w:rFonts w:ascii="IRANSansWeb(FaNum)" w:hAnsi="IRANSansWeb(FaNum)" w:cs="IRANSansWeb(FaNum)"/>
                <w:noProof/>
                <w:webHidden/>
                <w:rtl/>
                <w:rPrChange w:id="191" w:author="Saleh Abedinezhad" w:date="2023-12-11T21:28:00Z">
                  <w:rPr>
                    <w:noProof/>
                    <w:webHidden/>
                    <w:rtl/>
                  </w:rPr>
                </w:rPrChange>
              </w:rPr>
              <w:instrText xml:space="preserve"> </w:instrText>
            </w:r>
          </w:ins>
          <w:r w:rsidRPr="00D07AC5">
            <w:rPr>
              <w:rStyle w:val="Hyperlink"/>
              <w:rFonts w:ascii="IRANSansWeb(FaNum)" w:hAnsi="IRANSansWeb(FaNum)" w:cs="IRANSansWeb(FaNum)"/>
              <w:noProof/>
              <w:rtl/>
            </w:rPr>
          </w:r>
          <w:r w:rsidRPr="00B11DCD">
            <w:rPr>
              <w:rStyle w:val="Hyperlink"/>
              <w:rFonts w:ascii="IRANSansWeb(FaNum)" w:hAnsi="IRANSansWeb(FaNum)" w:cs="IRANSansWeb(FaNum)"/>
              <w:noProof/>
              <w:rtl/>
              <w:rPrChange w:id="192" w:author="Saleh Abedinezhad" w:date="2023-12-11T21:28:00Z">
                <w:rPr>
                  <w:rStyle w:val="Hyperlink"/>
                  <w:noProof/>
                  <w:rtl/>
                </w:rPr>
              </w:rPrChange>
            </w:rPr>
            <w:fldChar w:fldCharType="separate"/>
          </w:r>
          <w:ins w:id="193" w:author="Saleh Abedinezhad" w:date="2023-12-11T21:31:00Z">
            <w:r w:rsidR="00453BB7">
              <w:rPr>
                <w:rFonts w:ascii="IRANSansWeb(FaNum)" w:hAnsi="IRANSansWeb(FaNum)" w:cs="IRANSansWeb(FaNum)"/>
                <w:noProof/>
                <w:webHidden/>
                <w:rtl/>
              </w:rPr>
              <w:t>6</w:t>
            </w:r>
          </w:ins>
          <w:ins w:id="194" w:author="Saleh Abedinezhad" w:date="2023-12-11T21:27:00Z">
            <w:r w:rsidRPr="00B11DCD">
              <w:rPr>
                <w:rStyle w:val="Hyperlink"/>
                <w:rFonts w:ascii="IRANSansWeb(FaNum)" w:hAnsi="IRANSansWeb(FaNum)" w:cs="IRANSansWeb(FaNum)"/>
                <w:noProof/>
                <w:rtl/>
                <w:rPrChange w:id="195" w:author="Saleh Abedinezhad" w:date="2023-12-11T21:28:00Z">
                  <w:rPr>
                    <w:rStyle w:val="Hyperlink"/>
                    <w:noProof/>
                    <w:rtl/>
                  </w:rPr>
                </w:rPrChange>
              </w:rPr>
              <w:fldChar w:fldCharType="end"/>
            </w:r>
            <w:r w:rsidRPr="00B11DCD">
              <w:rPr>
                <w:rStyle w:val="Hyperlink"/>
                <w:rFonts w:ascii="IRANSansWeb(FaNum)" w:hAnsi="IRANSansWeb(FaNum)" w:cs="IRANSansWeb(FaNum)"/>
                <w:noProof/>
                <w:rtl/>
                <w:rPrChange w:id="196" w:author="Saleh Abedinezhad" w:date="2023-12-11T21:28:00Z">
                  <w:rPr>
                    <w:rStyle w:val="Hyperlink"/>
                    <w:noProof/>
                    <w:rtl/>
                  </w:rPr>
                </w:rPrChange>
              </w:rPr>
              <w:fldChar w:fldCharType="end"/>
            </w:r>
          </w:ins>
        </w:p>
        <w:p w14:paraId="00B26CF5" w14:textId="0C6D02D2" w:rsidR="00B11DCD" w:rsidRPr="00B11DCD" w:rsidRDefault="00B11DCD" w:rsidP="00B11DCD">
          <w:pPr>
            <w:pStyle w:val="TOC2"/>
            <w:rPr>
              <w:ins w:id="197" w:author="Saleh Abedinezhad" w:date="2023-12-11T21:27:00Z"/>
              <w:rFonts w:ascii="IRANSansWeb(FaNum)" w:eastAsiaTheme="minorEastAsia" w:hAnsi="IRANSansWeb(FaNum)" w:cs="IRANSansWeb(FaNum)"/>
              <w:noProof/>
              <w:kern w:val="2"/>
              <w:rtl/>
              <w14:ligatures w14:val="standardContextual"/>
              <w:rPrChange w:id="198" w:author="Saleh Abedinezhad" w:date="2023-12-11T21:28:00Z">
                <w:rPr>
                  <w:ins w:id="199" w:author="Saleh Abedinezhad" w:date="2023-12-11T21:27:00Z"/>
                  <w:rFonts w:eastAsiaTheme="minorEastAsia"/>
                  <w:noProof/>
                  <w:kern w:val="2"/>
                  <w:rtl/>
                  <w14:ligatures w14:val="standardContextual"/>
                </w:rPr>
              </w:rPrChange>
            </w:rPr>
          </w:pPr>
          <w:ins w:id="200" w:author="Saleh Abedinezhad" w:date="2023-12-11T21:27:00Z">
            <w:r w:rsidRPr="00B11DCD">
              <w:rPr>
                <w:rStyle w:val="Hyperlink"/>
                <w:rFonts w:ascii="IRANSansWeb(FaNum)" w:hAnsi="IRANSansWeb(FaNum)" w:cs="IRANSansWeb(FaNum)"/>
                <w:noProof/>
                <w:rtl/>
                <w:rPrChange w:id="201" w:author="Saleh Abedinezhad" w:date="2023-12-11T21:28:00Z">
                  <w:rPr>
                    <w:rStyle w:val="Hyperlink"/>
                    <w:noProof/>
                    <w:rtl/>
                  </w:rPr>
                </w:rPrChange>
              </w:rPr>
              <w:fldChar w:fldCharType="begin"/>
            </w:r>
            <w:r w:rsidRPr="00B11DCD">
              <w:rPr>
                <w:rStyle w:val="Hyperlink"/>
                <w:rFonts w:ascii="IRANSansWeb(FaNum)" w:hAnsi="IRANSansWeb(FaNum)" w:cs="IRANSansWeb(FaNum)"/>
                <w:noProof/>
                <w:rtl/>
                <w:rPrChange w:id="202" w:author="Saleh Abedinezhad" w:date="2023-12-11T21:28:00Z">
                  <w:rPr>
                    <w:rStyle w:val="Hyperlink"/>
                    <w:noProof/>
                    <w:rtl/>
                  </w:rPr>
                </w:rPrChange>
              </w:rPr>
              <w:instrText xml:space="preserve"> </w:instrText>
            </w:r>
            <w:r w:rsidRPr="00B11DCD">
              <w:rPr>
                <w:rFonts w:ascii="IRANSansWeb(FaNum)" w:hAnsi="IRANSansWeb(FaNum)" w:cs="IRANSansWeb(FaNum)"/>
                <w:noProof/>
                <w:rPrChange w:id="203" w:author="Saleh Abedinezhad" w:date="2023-12-11T21:28:00Z">
                  <w:rPr>
                    <w:noProof/>
                  </w:rPr>
                </w:rPrChange>
              </w:rPr>
              <w:instrText>HYPERLINK \l "_Toc153222482</w:instrText>
            </w:r>
            <w:r w:rsidRPr="00B11DCD">
              <w:rPr>
                <w:rFonts w:ascii="IRANSansWeb(FaNum)" w:hAnsi="IRANSansWeb(FaNum)" w:cs="IRANSansWeb(FaNum)"/>
                <w:noProof/>
                <w:rtl/>
                <w:rPrChange w:id="204" w:author="Saleh Abedinezhad" w:date="2023-12-11T21:28:00Z">
                  <w:rPr>
                    <w:noProof/>
                    <w:rtl/>
                  </w:rPr>
                </w:rPrChange>
              </w:rPr>
              <w:instrText>"</w:instrText>
            </w:r>
            <w:r w:rsidRPr="00B11DCD">
              <w:rPr>
                <w:rStyle w:val="Hyperlink"/>
                <w:rFonts w:ascii="IRANSansWeb(FaNum)" w:hAnsi="IRANSansWeb(FaNum)" w:cs="IRANSansWeb(FaNum)"/>
                <w:noProof/>
                <w:rtl/>
                <w:rPrChange w:id="205" w:author="Saleh Abedinezhad" w:date="2023-12-11T21:28:00Z">
                  <w:rPr>
                    <w:rStyle w:val="Hyperlink"/>
                    <w:noProof/>
                    <w:rtl/>
                  </w:rPr>
                </w:rPrChange>
              </w:rPr>
              <w:instrText xml:space="preserve"> </w:instrText>
            </w:r>
            <w:r w:rsidRPr="00D07AC5">
              <w:rPr>
                <w:rStyle w:val="Hyperlink"/>
                <w:rFonts w:ascii="IRANSansWeb(FaNum)" w:hAnsi="IRANSansWeb(FaNum)" w:cs="IRANSansWeb(FaNum)"/>
                <w:noProof/>
                <w:rtl/>
              </w:rPr>
            </w:r>
            <w:r w:rsidRPr="00B11DCD">
              <w:rPr>
                <w:rStyle w:val="Hyperlink"/>
                <w:rFonts w:ascii="IRANSansWeb(FaNum)" w:hAnsi="IRANSansWeb(FaNum)" w:cs="IRANSansWeb(FaNum)"/>
                <w:noProof/>
                <w:rtl/>
                <w:rPrChange w:id="206" w:author="Saleh Abedinezhad" w:date="2023-12-11T21:28:00Z">
                  <w:rPr>
                    <w:rStyle w:val="Hyperlink"/>
                    <w:noProof/>
                    <w:rtl/>
                  </w:rPr>
                </w:rPrChange>
              </w:rPr>
              <w:fldChar w:fldCharType="separate"/>
            </w:r>
            <w:r w:rsidRPr="00B11DCD">
              <w:rPr>
                <w:rStyle w:val="Hyperlink"/>
                <w:rFonts w:ascii="IRANSansWeb(FaNum)" w:hAnsi="IRANSansWeb(FaNum)" w:cs="IRANSansWeb(FaNum)"/>
                <w:noProof/>
                <w:rPrChange w:id="207" w:author="Saleh Abedinezhad" w:date="2023-12-11T21:28:00Z">
                  <w:rPr>
                    <w:rStyle w:val="Hyperlink"/>
                    <w:rFonts w:ascii="IRANSansWeb(FaNum)" w:hAnsi="IRANSansWeb(FaNum)" w:cs="IRANSansWeb(FaNum)"/>
                    <w:b/>
                    <w:bCs/>
                    <w:noProof/>
                  </w:rPr>
                </w:rPrChange>
              </w:rPr>
              <w:t>Activity Diagram</w:t>
            </w:r>
            <w:r w:rsidRPr="00B11DCD">
              <w:rPr>
                <w:rFonts w:ascii="IRANSansWeb(FaNum)" w:hAnsi="IRANSansWeb(FaNum)" w:cs="IRANSansWeb(FaNum)"/>
                <w:noProof/>
                <w:webHidden/>
                <w:rtl/>
                <w:rPrChange w:id="208" w:author="Saleh Abedinezhad" w:date="2023-12-11T21:28:00Z">
                  <w:rPr>
                    <w:noProof/>
                    <w:webHidden/>
                    <w:rtl/>
                  </w:rPr>
                </w:rPrChange>
              </w:rPr>
              <w:tab/>
            </w:r>
            <w:r w:rsidRPr="00B11DCD">
              <w:rPr>
                <w:rStyle w:val="Hyperlink"/>
                <w:rFonts w:ascii="IRANSansWeb(FaNum)" w:hAnsi="IRANSansWeb(FaNum)" w:cs="IRANSansWeb(FaNum)"/>
                <w:noProof/>
                <w:rtl/>
                <w:rPrChange w:id="209" w:author="Saleh Abedinezhad" w:date="2023-12-11T21:28:00Z">
                  <w:rPr>
                    <w:rStyle w:val="Hyperlink"/>
                    <w:noProof/>
                    <w:rtl/>
                  </w:rPr>
                </w:rPrChange>
              </w:rPr>
              <w:fldChar w:fldCharType="begin"/>
            </w:r>
            <w:r w:rsidRPr="00B11DCD">
              <w:rPr>
                <w:rFonts w:ascii="IRANSansWeb(FaNum)" w:hAnsi="IRANSansWeb(FaNum)" w:cs="IRANSansWeb(FaNum)"/>
                <w:noProof/>
                <w:webHidden/>
                <w:rtl/>
                <w:rPrChange w:id="210" w:author="Saleh Abedinezhad" w:date="2023-12-11T21:28:00Z">
                  <w:rPr>
                    <w:noProof/>
                    <w:webHidden/>
                    <w:rtl/>
                  </w:rPr>
                </w:rPrChange>
              </w:rPr>
              <w:instrText xml:space="preserve"> </w:instrText>
            </w:r>
            <w:r w:rsidRPr="00B11DCD">
              <w:rPr>
                <w:rFonts w:ascii="IRANSansWeb(FaNum)" w:hAnsi="IRANSansWeb(FaNum)" w:cs="IRANSansWeb(FaNum)"/>
                <w:noProof/>
                <w:webHidden/>
                <w:rPrChange w:id="211" w:author="Saleh Abedinezhad" w:date="2023-12-11T21:28:00Z">
                  <w:rPr>
                    <w:noProof/>
                    <w:webHidden/>
                  </w:rPr>
                </w:rPrChange>
              </w:rPr>
              <w:instrText>PAGEREF</w:instrText>
            </w:r>
            <w:r w:rsidRPr="00B11DCD">
              <w:rPr>
                <w:rFonts w:ascii="IRANSansWeb(FaNum)" w:hAnsi="IRANSansWeb(FaNum)" w:cs="IRANSansWeb(FaNum)"/>
                <w:noProof/>
                <w:webHidden/>
                <w:rtl/>
                <w:rPrChange w:id="212" w:author="Saleh Abedinezhad" w:date="2023-12-11T21:28:00Z">
                  <w:rPr>
                    <w:noProof/>
                    <w:webHidden/>
                    <w:rtl/>
                  </w:rPr>
                </w:rPrChange>
              </w:rPr>
              <w:instrText xml:space="preserve"> _</w:instrText>
            </w:r>
            <w:r w:rsidRPr="00B11DCD">
              <w:rPr>
                <w:rFonts w:ascii="IRANSansWeb(FaNum)" w:hAnsi="IRANSansWeb(FaNum)" w:cs="IRANSansWeb(FaNum)"/>
                <w:noProof/>
                <w:webHidden/>
                <w:rPrChange w:id="213" w:author="Saleh Abedinezhad" w:date="2023-12-11T21:28:00Z">
                  <w:rPr>
                    <w:noProof/>
                    <w:webHidden/>
                  </w:rPr>
                </w:rPrChange>
              </w:rPr>
              <w:instrText>Toc153222482 \h</w:instrText>
            </w:r>
            <w:r w:rsidRPr="00B11DCD">
              <w:rPr>
                <w:rFonts w:ascii="IRANSansWeb(FaNum)" w:hAnsi="IRANSansWeb(FaNum)" w:cs="IRANSansWeb(FaNum)"/>
                <w:noProof/>
                <w:webHidden/>
                <w:rtl/>
                <w:rPrChange w:id="214" w:author="Saleh Abedinezhad" w:date="2023-12-11T21:28:00Z">
                  <w:rPr>
                    <w:noProof/>
                    <w:webHidden/>
                    <w:rtl/>
                  </w:rPr>
                </w:rPrChange>
              </w:rPr>
              <w:instrText xml:space="preserve"> </w:instrText>
            </w:r>
          </w:ins>
          <w:r w:rsidRPr="00D07AC5">
            <w:rPr>
              <w:rStyle w:val="Hyperlink"/>
              <w:rFonts w:ascii="IRANSansWeb(FaNum)" w:hAnsi="IRANSansWeb(FaNum)" w:cs="IRANSansWeb(FaNum)"/>
              <w:noProof/>
              <w:rtl/>
            </w:rPr>
          </w:r>
          <w:r w:rsidRPr="00B11DCD">
            <w:rPr>
              <w:rStyle w:val="Hyperlink"/>
              <w:rFonts w:ascii="IRANSansWeb(FaNum)" w:hAnsi="IRANSansWeb(FaNum)" w:cs="IRANSansWeb(FaNum)"/>
              <w:noProof/>
              <w:rtl/>
              <w:rPrChange w:id="215" w:author="Saleh Abedinezhad" w:date="2023-12-11T21:28:00Z">
                <w:rPr>
                  <w:rStyle w:val="Hyperlink"/>
                  <w:noProof/>
                  <w:rtl/>
                </w:rPr>
              </w:rPrChange>
            </w:rPr>
            <w:fldChar w:fldCharType="separate"/>
          </w:r>
          <w:ins w:id="216" w:author="Saleh Abedinezhad" w:date="2023-12-11T21:31:00Z">
            <w:r w:rsidR="00453BB7">
              <w:rPr>
                <w:rFonts w:ascii="IRANSansWeb(FaNum)" w:hAnsi="IRANSansWeb(FaNum)" w:cs="IRANSansWeb(FaNum)"/>
                <w:noProof/>
                <w:webHidden/>
                <w:rtl/>
              </w:rPr>
              <w:t>7</w:t>
            </w:r>
          </w:ins>
          <w:ins w:id="217" w:author="Saleh Abedinezhad" w:date="2023-12-11T21:27:00Z">
            <w:r w:rsidRPr="00B11DCD">
              <w:rPr>
                <w:rStyle w:val="Hyperlink"/>
                <w:rFonts w:ascii="IRANSansWeb(FaNum)" w:hAnsi="IRANSansWeb(FaNum)" w:cs="IRANSansWeb(FaNum)"/>
                <w:noProof/>
                <w:rtl/>
                <w:rPrChange w:id="218" w:author="Saleh Abedinezhad" w:date="2023-12-11T21:28:00Z">
                  <w:rPr>
                    <w:rStyle w:val="Hyperlink"/>
                    <w:noProof/>
                    <w:rtl/>
                  </w:rPr>
                </w:rPrChange>
              </w:rPr>
              <w:fldChar w:fldCharType="end"/>
            </w:r>
            <w:r w:rsidRPr="00B11DCD">
              <w:rPr>
                <w:rStyle w:val="Hyperlink"/>
                <w:rFonts w:ascii="IRANSansWeb(FaNum)" w:hAnsi="IRANSansWeb(FaNum)" w:cs="IRANSansWeb(FaNum)"/>
                <w:noProof/>
                <w:rtl/>
                <w:rPrChange w:id="219" w:author="Saleh Abedinezhad" w:date="2023-12-11T21:28:00Z">
                  <w:rPr>
                    <w:rStyle w:val="Hyperlink"/>
                    <w:noProof/>
                    <w:rtl/>
                  </w:rPr>
                </w:rPrChange>
              </w:rPr>
              <w:fldChar w:fldCharType="end"/>
            </w:r>
          </w:ins>
        </w:p>
        <w:p w14:paraId="580AAC8C" w14:textId="410794A1" w:rsidR="00B11DCD" w:rsidRPr="00B11DCD" w:rsidRDefault="00B11DCD" w:rsidP="00B11DCD">
          <w:pPr>
            <w:pStyle w:val="TOC2"/>
            <w:rPr>
              <w:ins w:id="220" w:author="Saleh Abedinezhad" w:date="2023-12-11T21:27:00Z"/>
              <w:rFonts w:ascii="IRANSansWeb(FaNum)" w:eastAsiaTheme="minorEastAsia" w:hAnsi="IRANSansWeb(FaNum)" w:cs="IRANSansWeb(FaNum)"/>
              <w:noProof/>
              <w:kern w:val="2"/>
              <w:rtl/>
              <w14:ligatures w14:val="standardContextual"/>
              <w:rPrChange w:id="221" w:author="Saleh Abedinezhad" w:date="2023-12-11T21:28:00Z">
                <w:rPr>
                  <w:ins w:id="222" w:author="Saleh Abedinezhad" w:date="2023-12-11T21:27:00Z"/>
                  <w:rFonts w:eastAsiaTheme="minorEastAsia"/>
                  <w:noProof/>
                  <w:kern w:val="2"/>
                  <w:rtl/>
                  <w14:ligatures w14:val="standardContextual"/>
                </w:rPr>
              </w:rPrChange>
            </w:rPr>
          </w:pPr>
          <w:ins w:id="223" w:author="Saleh Abedinezhad" w:date="2023-12-11T21:27:00Z">
            <w:r w:rsidRPr="00B11DCD">
              <w:rPr>
                <w:rStyle w:val="Hyperlink"/>
                <w:rFonts w:ascii="IRANSansWeb(FaNum)" w:hAnsi="IRANSansWeb(FaNum)" w:cs="IRANSansWeb(FaNum)"/>
                <w:noProof/>
                <w:rtl/>
                <w:rPrChange w:id="224" w:author="Saleh Abedinezhad" w:date="2023-12-11T21:28:00Z">
                  <w:rPr>
                    <w:rStyle w:val="Hyperlink"/>
                    <w:noProof/>
                    <w:rtl/>
                  </w:rPr>
                </w:rPrChange>
              </w:rPr>
              <w:fldChar w:fldCharType="begin"/>
            </w:r>
            <w:r w:rsidRPr="00B11DCD">
              <w:rPr>
                <w:rStyle w:val="Hyperlink"/>
                <w:rFonts w:ascii="IRANSansWeb(FaNum)" w:hAnsi="IRANSansWeb(FaNum)" w:cs="IRANSansWeb(FaNum)"/>
                <w:noProof/>
                <w:rtl/>
                <w:rPrChange w:id="225" w:author="Saleh Abedinezhad" w:date="2023-12-11T21:28:00Z">
                  <w:rPr>
                    <w:rStyle w:val="Hyperlink"/>
                    <w:noProof/>
                    <w:rtl/>
                  </w:rPr>
                </w:rPrChange>
              </w:rPr>
              <w:instrText xml:space="preserve"> </w:instrText>
            </w:r>
            <w:r w:rsidRPr="00B11DCD">
              <w:rPr>
                <w:rFonts w:ascii="IRANSansWeb(FaNum)" w:hAnsi="IRANSansWeb(FaNum)" w:cs="IRANSansWeb(FaNum)"/>
                <w:noProof/>
                <w:rPrChange w:id="226" w:author="Saleh Abedinezhad" w:date="2023-12-11T21:28:00Z">
                  <w:rPr>
                    <w:noProof/>
                  </w:rPr>
                </w:rPrChange>
              </w:rPr>
              <w:instrText>HYPERLINK \l "_Toc153222483</w:instrText>
            </w:r>
            <w:r w:rsidRPr="00B11DCD">
              <w:rPr>
                <w:rFonts w:ascii="IRANSansWeb(FaNum)" w:hAnsi="IRANSansWeb(FaNum)" w:cs="IRANSansWeb(FaNum)"/>
                <w:noProof/>
                <w:rtl/>
                <w:rPrChange w:id="227" w:author="Saleh Abedinezhad" w:date="2023-12-11T21:28:00Z">
                  <w:rPr>
                    <w:noProof/>
                    <w:rtl/>
                  </w:rPr>
                </w:rPrChange>
              </w:rPr>
              <w:instrText>"</w:instrText>
            </w:r>
            <w:r w:rsidRPr="00B11DCD">
              <w:rPr>
                <w:rStyle w:val="Hyperlink"/>
                <w:rFonts w:ascii="IRANSansWeb(FaNum)" w:hAnsi="IRANSansWeb(FaNum)" w:cs="IRANSansWeb(FaNum)"/>
                <w:noProof/>
                <w:rtl/>
                <w:rPrChange w:id="228" w:author="Saleh Abedinezhad" w:date="2023-12-11T21:28:00Z">
                  <w:rPr>
                    <w:rStyle w:val="Hyperlink"/>
                    <w:noProof/>
                    <w:rtl/>
                  </w:rPr>
                </w:rPrChange>
              </w:rPr>
              <w:instrText xml:space="preserve"> </w:instrText>
            </w:r>
            <w:r w:rsidRPr="00D07AC5">
              <w:rPr>
                <w:rStyle w:val="Hyperlink"/>
                <w:rFonts w:ascii="IRANSansWeb(FaNum)" w:hAnsi="IRANSansWeb(FaNum)" w:cs="IRANSansWeb(FaNum)"/>
                <w:noProof/>
                <w:rtl/>
              </w:rPr>
            </w:r>
            <w:r w:rsidRPr="00B11DCD">
              <w:rPr>
                <w:rStyle w:val="Hyperlink"/>
                <w:rFonts w:ascii="IRANSansWeb(FaNum)" w:hAnsi="IRANSansWeb(FaNum)" w:cs="IRANSansWeb(FaNum)"/>
                <w:noProof/>
                <w:rtl/>
                <w:rPrChange w:id="229" w:author="Saleh Abedinezhad" w:date="2023-12-11T21:28:00Z">
                  <w:rPr>
                    <w:rStyle w:val="Hyperlink"/>
                    <w:noProof/>
                    <w:rtl/>
                  </w:rPr>
                </w:rPrChange>
              </w:rPr>
              <w:fldChar w:fldCharType="separate"/>
            </w:r>
            <w:r w:rsidRPr="00B11DCD">
              <w:rPr>
                <w:rStyle w:val="Hyperlink"/>
                <w:rFonts w:ascii="IRANSansWeb(FaNum)" w:hAnsi="IRANSansWeb(FaNum)" w:cs="IRANSansWeb(FaNum)"/>
                <w:noProof/>
                <w:rPrChange w:id="230" w:author="Saleh Abedinezhad" w:date="2023-12-11T21:28:00Z">
                  <w:rPr>
                    <w:rStyle w:val="Hyperlink"/>
                    <w:rFonts w:ascii="IRANSansWeb(FaNum)" w:hAnsi="IRANSansWeb(FaNum)" w:cs="IRANSansWeb(FaNum)"/>
                    <w:b/>
                    <w:bCs/>
                    <w:noProof/>
                  </w:rPr>
                </w:rPrChange>
              </w:rPr>
              <w:t>Class Diagram</w:t>
            </w:r>
            <w:r w:rsidRPr="00B11DCD">
              <w:rPr>
                <w:rFonts w:ascii="IRANSansWeb(FaNum)" w:hAnsi="IRANSansWeb(FaNum)" w:cs="IRANSansWeb(FaNum)"/>
                <w:noProof/>
                <w:webHidden/>
                <w:rtl/>
                <w:rPrChange w:id="231" w:author="Saleh Abedinezhad" w:date="2023-12-11T21:28:00Z">
                  <w:rPr>
                    <w:noProof/>
                    <w:webHidden/>
                    <w:rtl/>
                  </w:rPr>
                </w:rPrChange>
              </w:rPr>
              <w:tab/>
            </w:r>
            <w:r w:rsidRPr="00B11DCD">
              <w:rPr>
                <w:rStyle w:val="Hyperlink"/>
                <w:rFonts w:ascii="IRANSansWeb(FaNum)" w:hAnsi="IRANSansWeb(FaNum)" w:cs="IRANSansWeb(FaNum)"/>
                <w:noProof/>
                <w:rtl/>
                <w:rPrChange w:id="232" w:author="Saleh Abedinezhad" w:date="2023-12-11T21:28:00Z">
                  <w:rPr>
                    <w:rStyle w:val="Hyperlink"/>
                    <w:noProof/>
                    <w:rtl/>
                  </w:rPr>
                </w:rPrChange>
              </w:rPr>
              <w:fldChar w:fldCharType="begin"/>
            </w:r>
            <w:r w:rsidRPr="00B11DCD">
              <w:rPr>
                <w:rFonts w:ascii="IRANSansWeb(FaNum)" w:hAnsi="IRANSansWeb(FaNum)" w:cs="IRANSansWeb(FaNum)"/>
                <w:noProof/>
                <w:webHidden/>
                <w:rtl/>
                <w:rPrChange w:id="233" w:author="Saleh Abedinezhad" w:date="2023-12-11T21:28:00Z">
                  <w:rPr>
                    <w:noProof/>
                    <w:webHidden/>
                    <w:rtl/>
                  </w:rPr>
                </w:rPrChange>
              </w:rPr>
              <w:instrText xml:space="preserve"> </w:instrText>
            </w:r>
            <w:r w:rsidRPr="00B11DCD">
              <w:rPr>
                <w:rFonts w:ascii="IRANSansWeb(FaNum)" w:hAnsi="IRANSansWeb(FaNum)" w:cs="IRANSansWeb(FaNum)"/>
                <w:noProof/>
                <w:webHidden/>
                <w:rPrChange w:id="234" w:author="Saleh Abedinezhad" w:date="2023-12-11T21:28:00Z">
                  <w:rPr>
                    <w:noProof/>
                    <w:webHidden/>
                  </w:rPr>
                </w:rPrChange>
              </w:rPr>
              <w:instrText>PAGEREF</w:instrText>
            </w:r>
            <w:r w:rsidRPr="00B11DCD">
              <w:rPr>
                <w:rFonts w:ascii="IRANSansWeb(FaNum)" w:hAnsi="IRANSansWeb(FaNum)" w:cs="IRANSansWeb(FaNum)"/>
                <w:noProof/>
                <w:webHidden/>
                <w:rtl/>
                <w:rPrChange w:id="235" w:author="Saleh Abedinezhad" w:date="2023-12-11T21:28:00Z">
                  <w:rPr>
                    <w:noProof/>
                    <w:webHidden/>
                    <w:rtl/>
                  </w:rPr>
                </w:rPrChange>
              </w:rPr>
              <w:instrText xml:space="preserve"> _</w:instrText>
            </w:r>
            <w:r w:rsidRPr="00B11DCD">
              <w:rPr>
                <w:rFonts w:ascii="IRANSansWeb(FaNum)" w:hAnsi="IRANSansWeb(FaNum)" w:cs="IRANSansWeb(FaNum)"/>
                <w:noProof/>
                <w:webHidden/>
                <w:rPrChange w:id="236" w:author="Saleh Abedinezhad" w:date="2023-12-11T21:28:00Z">
                  <w:rPr>
                    <w:noProof/>
                    <w:webHidden/>
                  </w:rPr>
                </w:rPrChange>
              </w:rPr>
              <w:instrText>Toc153222483 \h</w:instrText>
            </w:r>
            <w:r w:rsidRPr="00B11DCD">
              <w:rPr>
                <w:rFonts w:ascii="IRANSansWeb(FaNum)" w:hAnsi="IRANSansWeb(FaNum)" w:cs="IRANSansWeb(FaNum)"/>
                <w:noProof/>
                <w:webHidden/>
                <w:rtl/>
                <w:rPrChange w:id="237" w:author="Saleh Abedinezhad" w:date="2023-12-11T21:28:00Z">
                  <w:rPr>
                    <w:noProof/>
                    <w:webHidden/>
                    <w:rtl/>
                  </w:rPr>
                </w:rPrChange>
              </w:rPr>
              <w:instrText xml:space="preserve"> </w:instrText>
            </w:r>
          </w:ins>
          <w:r w:rsidRPr="00D07AC5">
            <w:rPr>
              <w:rStyle w:val="Hyperlink"/>
              <w:rFonts w:ascii="IRANSansWeb(FaNum)" w:hAnsi="IRANSansWeb(FaNum)" w:cs="IRANSansWeb(FaNum)"/>
              <w:noProof/>
              <w:rtl/>
            </w:rPr>
          </w:r>
          <w:r w:rsidRPr="00B11DCD">
            <w:rPr>
              <w:rStyle w:val="Hyperlink"/>
              <w:rFonts w:ascii="IRANSansWeb(FaNum)" w:hAnsi="IRANSansWeb(FaNum)" w:cs="IRANSansWeb(FaNum)"/>
              <w:noProof/>
              <w:rtl/>
              <w:rPrChange w:id="238" w:author="Saleh Abedinezhad" w:date="2023-12-11T21:28:00Z">
                <w:rPr>
                  <w:rStyle w:val="Hyperlink"/>
                  <w:noProof/>
                  <w:rtl/>
                </w:rPr>
              </w:rPrChange>
            </w:rPr>
            <w:fldChar w:fldCharType="separate"/>
          </w:r>
          <w:ins w:id="239" w:author="Saleh Abedinezhad" w:date="2023-12-11T21:31:00Z">
            <w:r w:rsidR="00453BB7">
              <w:rPr>
                <w:rFonts w:ascii="IRANSansWeb(FaNum)" w:hAnsi="IRANSansWeb(FaNum)" w:cs="IRANSansWeb(FaNum)"/>
                <w:noProof/>
                <w:webHidden/>
                <w:rtl/>
              </w:rPr>
              <w:t>8</w:t>
            </w:r>
          </w:ins>
          <w:ins w:id="240" w:author="Saleh Abedinezhad" w:date="2023-12-11T21:27:00Z">
            <w:r w:rsidRPr="00B11DCD">
              <w:rPr>
                <w:rStyle w:val="Hyperlink"/>
                <w:rFonts w:ascii="IRANSansWeb(FaNum)" w:hAnsi="IRANSansWeb(FaNum)" w:cs="IRANSansWeb(FaNum)"/>
                <w:noProof/>
                <w:rtl/>
                <w:rPrChange w:id="241" w:author="Saleh Abedinezhad" w:date="2023-12-11T21:28:00Z">
                  <w:rPr>
                    <w:rStyle w:val="Hyperlink"/>
                    <w:noProof/>
                    <w:rtl/>
                  </w:rPr>
                </w:rPrChange>
              </w:rPr>
              <w:fldChar w:fldCharType="end"/>
            </w:r>
            <w:r w:rsidRPr="00B11DCD">
              <w:rPr>
                <w:rStyle w:val="Hyperlink"/>
                <w:rFonts w:ascii="IRANSansWeb(FaNum)" w:hAnsi="IRANSansWeb(FaNum)" w:cs="IRANSansWeb(FaNum)"/>
                <w:noProof/>
                <w:rtl/>
                <w:rPrChange w:id="242" w:author="Saleh Abedinezhad" w:date="2023-12-11T21:28:00Z">
                  <w:rPr>
                    <w:rStyle w:val="Hyperlink"/>
                    <w:noProof/>
                    <w:rtl/>
                  </w:rPr>
                </w:rPrChange>
              </w:rPr>
              <w:fldChar w:fldCharType="end"/>
            </w:r>
          </w:ins>
        </w:p>
        <w:p w14:paraId="2C8A63E2" w14:textId="055A6B08" w:rsidR="00B11DCD" w:rsidRPr="00B11DCD" w:rsidRDefault="00B11DCD" w:rsidP="00B11DCD">
          <w:pPr>
            <w:pStyle w:val="TOC2"/>
            <w:rPr>
              <w:ins w:id="243" w:author="Saleh Abedinezhad" w:date="2023-12-11T21:27:00Z"/>
              <w:rFonts w:ascii="IRANSansWeb(FaNum)" w:eastAsiaTheme="minorEastAsia" w:hAnsi="IRANSansWeb(FaNum)" w:cs="IRANSansWeb(FaNum)"/>
              <w:noProof/>
              <w:kern w:val="2"/>
              <w:rtl/>
              <w14:ligatures w14:val="standardContextual"/>
              <w:rPrChange w:id="244" w:author="Saleh Abedinezhad" w:date="2023-12-11T21:28:00Z">
                <w:rPr>
                  <w:ins w:id="245" w:author="Saleh Abedinezhad" w:date="2023-12-11T21:27:00Z"/>
                  <w:rFonts w:eastAsiaTheme="minorEastAsia"/>
                  <w:noProof/>
                  <w:kern w:val="2"/>
                  <w:rtl/>
                  <w14:ligatures w14:val="standardContextual"/>
                </w:rPr>
              </w:rPrChange>
            </w:rPr>
          </w:pPr>
          <w:ins w:id="246" w:author="Saleh Abedinezhad" w:date="2023-12-11T21:27:00Z">
            <w:r w:rsidRPr="00B11DCD">
              <w:rPr>
                <w:rStyle w:val="Hyperlink"/>
                <w:rFonts w:ascii="IRANSansWeb(FaNum)" w:hAnsi="IRANSansWeb(FaNum)" w:cs="IRANSansWeb(FaNum)"/>
                <w:noProof/>
                <w:rtl/>
                <w:rPrChange w:id="247" w:author="Saleh Abedinezhad" w:date="2023-12-11T21:28:00Z">
                  <w:rPr>
                    <w:rStyle w:val="Hyperlink"/>
                    <w:noProof/>
                    <w:rtl/>
                  </w:rPr>
                </w:rPrChange>
              </w:rPr>
              <w:fldChar w:fldCharType="begin"/>
            </w:r>
            <w:r w:rsidRPr="00B11DCD">
              <w:rPr>
                <w:rStyle w:val="Hyperlink"/>
                <w:rFonts w:ascii="IRANSansWeb(FaNum)" w:hAnsi="IRANSansWeb(FaNum)" w:cs="IRANSansWeb(FaNum)"/>
                <w:noProof/>
                <w:rtl/>
                <w:rPrChange w:id="248" w:author="Saleh Abedinezhad" w:date="2023-12-11T21:28:00Z">
                  <w:rPr>
                    <w:rStyle w:val="Hyperlink"/>
                    <w:noProof/>
                    <w:rtl/>
                  </w:rPr>
                </w:rPrChange>
              </w:rPr>
              <w:instrText xml:space="preserve"> </w:instrText>
            </w:r>
            <w:r w:rsidRPr="00B11DCD">
              <w:rPr>
                <w:rFonts w:ascii="IRANSansWeb(FaNum)" w:hAnsi="IRANSansWeb(FaNum)" w:cs="IRANSansWeb(FaNum)"/>
                <w:noProof/>
                <w:rPrChange w:id="249" w:author="Saleh Abedinezhad" w:date="2023-12-11T21:28:00Z">
                  <w:rPr>
                    <w:noProof/>
                  </w:rPr>
                </w:rPrChange>
              </w:rPr>
              <w:instrText>HYPERLINK \l "_Toc153222484</w:instrText>
            </w:r>
            <w:r w:rsidRPr="00B11DCD">
              <w:rPr>
                <w:rFonts w:ascii="IRANSansWeb(FaNum)" w:hAnsi="IRANSansWeb(FaNum)" w:cs="IRANSansWeb(FaNum)"/>
                <w:noProof/>
                <w:rtl/>
                <w:rPrChange w:id="250" w:author="Saleh Abedinezhad" w:date="2023-12-11T21:28:00Z">
                  <w:rPr>
                    <w:noProof/>
                    <w:rtl/>
                  </w:rPr>
                </w:rPrChange>
              </w:rPr>
              <w:instrText>"</w:instrText>
            </w:r>
            <w:r w:rsidRPr="00B11DCD">
              <w:rPr>
                <w:rStyle w:val="Hyperlink"/>
                <w:rFonts w:ascii="IRANSansWeb(FaNum)" w:hAnsi="IRANSansWeb(FaNum)" w:cs="IRANSansWeb(FaNum)"/>
                <w:noProof/>
                <w:rtl/>
                <w:rPrChange w:id="251" w:author="Saleh Abedinezhad" w:date="2023-12-11T21:28:00Z">
                  <w:rPr>
                    <w:rStyle w:val="Hyperlink"/>
                    <w:noProof/>
                    <w:rtl/>
                  </w:rPr>
                </w:rPrChange>
              </w:rPr>
              <w:instrText xml:space="preserve"> </w:instrText>
            </w:r>
            <w:r w:rsidRPr="00D07AC5">
              <w:rPr>
                <w:rStyle w:val="Hyperlink"/>
                <w:rFonts w:ascii="IRANSansWeb(FaNum)" w:hAnsi="IRANSansWeb(FaNum)" w:cs="IRANSansWeb(FaNum)"/>
                <w:noProof/>
                <w:rtl/>
              </w:rPr>
            </w:r>
            <w:r w:rsidRPr="00B11DCD">
              <w:rPr>
                <w:rStyle w:val="Hyperlink"/>
                <w:rFonts w:ascii="IRANSansWeb(FaNum)" w:hAnsi="IRANSansWeb(FaNum)" w:cs="IRANSansWeb(FaNum)"/>
                <w:noProof/>
                <w:rtl/>
                <w:rPrChange w:id="252" w:author="Saleh Abedinezhad" w:date="2023-12-11T21:28:00Z">
                  <w:rPr>
                    <w:rStyle w:val="Hyperlink"/>
                    <w:noProof/>
                    <w:rtl/>
                  </w:rPr>
                </w:rPrChange>
              </w:rPr>
              <w:fldChar w:fldCharType="separate"/>
            </w:r>
            <w:r w:rsidRPr="00B11DCD">
              <w:rPr>
                <w:rStyle w:val="Hyperlink"/>
                <w:rFonts w:ascii="IRANSansWeb(FaNum)" w:hAnsi="IRANSansWeb(FaNum)" w:cs="IRANSansWeb(FaNum)"/>
                <w:noProof/>
                <w:rPrChange w:id="253" w:author="Saleh Abedinezhad" w:date="2023-12-11T21:28:00Z">
                  <w:rPr>
                    <w:rStyle w:val="Hyperlink"/>
                    <w:rFonts w:ascii="IRANSansWeb(FaNum)" w:hAnsi="IRANSansWeb(FaNum)" w:cs="IRANSansWeb(FaNum)"/>
                    <w:b/>
                    <w:bCs/>
                    <w:noProof/>
                  </w:rPr>
                </w:rPrChange>
              </w:rPr>
              <w:t>Sequence Diagram</w:t>
            </w:r>
            <w:r w:rsidRPr="00B11DCD">
              <w:rPr>
                <w:rFonts w:ascii="IRANSansWeb(FaNum)" w:hAnsi="IRANSansWeb(FaNum)" w:cs="IRANSansWeb(FaNum)"/>
                <w:noProof/>
                <w:webHidden/>
                <w:rtl/>
                <w:rPrChange w:id="254" w:author="Saleh Abedinezhad" w:date="2023-12-11T21:28:00Z">
                  <w:rPr>
                    <w:noProof/>
                    <w:webHidden/>
                    <w:rtl/>
                  </w:rPr>
                </w:rPrChange>
              </w:rPr>
              <w:tab/>
            </w:r>
            <w:r w:rsidRPr="00B11DCD">
              <w:rPr>
                <w:rStyle w:val="Hyperlink"/>
                <w:rFonts w:ascii="IRANSansWeb(FaNum)" w:hAnsi="IRANSansWeb(FaNum)" w:cs="IRANSansWeb(FaNum)"/>
                <w:noProof/>
                <w:rtl/>
                <w:rPrChange w:id="255" w:author="Saleh Abedinezhad" w:date="2023-12-11T21:28:00Z">
                  <w:rPr>
                    <w:rStyle w:val="Hyperlink"/>
                    <w:noProof/>
                    <w:rtl/>
                  </w:rPr>
                </w:rPrChange>
              </w:rPr>
              <w:fldChar w:fldCharType="begin"/>
            </w:r>
            <w:r w:rsidRPr="00B11DCD">
              <w:rPr>
                <w:rFonts w:ascii="IRANSansWeb(FaNum)" w:hAnsi="IRANSansWeb(FaNum)" w:cs="IRANSansWeb(FaNum)"/>
                <w:noProof/>
                <w:webHidden/>
                <w:rtl/>
                <w:rPrChange w:id="256" w:author="Saleh Abedinezhad" w:date="2023-12-11T21:28:00Z">
                  <w:rPr>
                    <w:noProof/>
                    <w:webHidden/>
                    <w:rtl/>
                  </w:rPr>
                </w:rPrChange>
              </w:rPr>
              <w:instrText xml:space="preserve"> </w:instrText>
            </w:r>
            <w:r w:rsidRPr="00B11DCD">
              <w:rPr>
                <w:rFonts w:ascii="IRANSansWeb(FaNum)" w:hAnsi="IRANSansWeb(FaNum)" w:cs="IRANSansWeb(FaNum)"/>
                <w:noProof/>
                <w:webHidden/>
                <w:rPrChange w:id="257" w:author="Saleh Abedinezhad" w:date="2023-12-11T21:28:00Z">
                  <w:rPr>
                    <w:noProof/>
                    <w:webHidden/>
                  </w:rPr>
                </w:rPrChange>
              </w:rPr>
              <w:instrText>PAGEREF</w:instrText>
            </w:r>
            <w:r w:rsidRPr="00B11DCD">
              <w:rPr>
                <w:rFonts w:ascii="IRANSansWeb(FaNum)" w:hAnsi="IRANSansWeb(FaNum)" w:cs="IRANSansWeb(FaNum)"/>
                <w:noProof/>
                <w:webHidden/>
                <w:rtl/>
                <w:rPrChange w:id="258" w:author="Saleh Abedinezhad" w:date="2023-12-11T21:28:00Z">
                  <w:rPr>
                    <w:noProof/>
                    <w:webHidden/>
                    <w:rtl/>
                  </w:rPr>
                </w:rPrChange>
              </w:rPr>
              <w:instrText xml:space="preserve"> _</w:instrText>
            </w:r>
            <w:r w:rsidRPr="00B11DCD">
              <w:rPr>
                <w:rFonts w:ascii="IRANSansWeb(FaNum)" w:hAnsi="IRANSansWeb(FaNum)" w:cs="IRANSansWeb(FaNum)"/>
                <w:noProof/>
                <w:webHidden/>
                <w:rPrChange w:id="259" w:author="Saleh Abedinezhad" w:date="2023-12-11T21:28:00Z">
                  <w:rPr>
                    <w:noProof/>
                    <w:webHidden/>
                  </w:rPr>
                </w:rPrChange>
              </w:rPr>
              <w:instrText>Toc153222484 \h</w:instrText>
            </w:r>
            <w:r w:rsidRPr="00B11DCD">
              <w:rPr>
                <w:rFonts w:ascii="IRANSansWeb(FaNum)" w:hAnsi="IRANSansWeb(FaNum)" w:cs="IRANSansWeb(FaNum)"/>
                <w:noProof/>
                <w:webHidden/>
                <w:rtl/>
                <w:rPrChange w:id="260" w:author="Saleh Abedinezhad" w:date="2023-12-11T21:28:00Z">
                  <w:rPr>
                    <w:noProof/>
                    <w:webHidden/>
                    <w:rtl/>
                  </w:rPr>
                </w:rPrChange>
              </w:rPr>
              <w:instrText xml:space="preserve"> </w:instrText>
            </w:r>
          </w:ins>
          <w:r w:rsidRPr="00D07AC5">
            <w:rPr>
              <w:rStyle w:val="Hyperlink"/>
              <w:rFonts w:ascii="IRANSansWeb(FaNum)" w:hAnsi="IRANSansWeb(FaNum)" w:cs="IRANSansWeb(FaNum)"/>
              <w:noProof/>
              <w:rtl/>
            </w:rPr>
          </w:r>
          <w:r w:rsidRPr="00B11DCD">
            <w:rPr>
              <w:rStyle w:val="Hyperlink"/>
              <w:rFonts w:ascii="IRANSansWeb(FaNum)" w:hAnsi="IRANSansWeb(FaNum)" w:cs="IRANSansWeb(FaNum)"/>
              <w:noProof/>
              <w:rtl/>
              <w:rPrChange w:id="261" w:author="Saleh Abedinezhad" w:date="2023-12-11T21:28:00Z">
                <w:rPr>
                  <w:rStyle w:val="Hyperlink"/>
                  <w:noProof/>
                  <w:rtl/>
                </w:rPr>
              </w:rPrChange>
            </w:rPr>
            <w:fldChar w:fldCharType="separate"/>
          </w:r>
          <w:ins w:id="262" w:author="Saleh Abedinezhad" w:date="2023-12-11T21:31:00Z">
            <w:r w:rsidR="00453BB7">
              <w:rPr>
                <w:rFonts w:ascii="IRANSansWeb(FaNum)" w:hAnsi="IRANSansWeb(FaNum)" w:cs="IRANSansWeb(FaNum)"/>
                <w:noProof/>
                <w:webHidden/>
                <w:rtl/>
              </w:rPr>
              <w:t>9</w:t>
            </w:r>
          </w:ins>
          <w:ins w:id="263" w:author="Saleh Abedinezhad" w:date="2023-12-11T21:27:00Z">
            <w:r w:rsidRPr="00B11DCD">
              <w:rPr>
                <w:rStyle w:val="Hyperlink"/>
                <w:rFonts w:ascii="IRANSansWeb(FaNum)" w:hAnsi="IRANSansWeb(FaNum)" w:cs="IRANSansWeb(FaNum)"/>
                <w:noProof/>
                <w:rtl/>
                <w:rPrChange w:id="264" w:author="Saleh Abedinezhad" w:date="2023-12-11T21:28:00Z">
                  <w:rPr>
                    <w:rStyle w:val="Hyperlink"/>
                    <w:noProof/>
                    <w:rtl/>
                  </w:rPr>
                </w:rPrChange>
              </w:rPr>
              <w:fldChar w:fldCharType="end"/>
            </w:r>
            <w:r w:rsidRPr="00B11DCD">
              <w:rPr>
                <w:rStyle w:val="Hyperlink"/>
                <w:rFonts w:ascii="IRANSansWeb(FaNum)" w:hAnsi="IRANSansWeb(FaNum)" w:cs="IRANSansWeb(FaNum)"/>
                <w:noProof/>
                <w:rtl/>
                <w:rPrChange w:id="265" w:author="Saleh Abedinezhad" w:date="2023-12-11T21:28:00Z">
                  <w:rPr>
                    <w:rStyle w:val="Hyperlink"/>
                    <w:noProof/>
                    <w:rtl/>
                  </w:rPr>
                </w:rPrChange>
              </w:rPr>
              <w:fldChar w:fldCharType="end"/>
            </w:r>
          </w:ins>
        </w:p>
        <w:p w14:paraId="54269F0E" w14:textId="48F5B606" w:rsidR="00B11DCD" w:rsidRPr="00B11DCD" w:rsidRDefault="00B11DCD" w:rsidP="00B11DCD">
          <w:pPr>
            <w:pStyle w:val="TOC1"/>
            <w:rPr>
              <w:ins w:id="266" w:author="Saleh Abedinezhad" w:date="2023-12-11T21:27:00Z"/>
              <w:rFonts w:ascii="IRANSansWeb(FaNum)" w:eastAsiaTheme="minorEastAsia" w:hAnsi="IRANSansWeb(FaNum)" w:cs="IRANSansWeb(FaNum)"/>
              <w:noProof/>
              <w:kern w:val="2"/>
              <w:rtl/>
              <w14:ligatures w14:val="standardContextual"/>
              <w:rPrChange w:id="267" w:author="Saleh Abedinezhad" w:date="2023-12-11T21:28:00Z">
                <w:rPr>
                  <w:ins w:id="268" w:author="Saleh Abedinezhad" w:date="2023-12-11T21:27:00Z"/>
                  <w:rFonts w:eastAsiaTheme="minorEastAsia"/>
                  <w:noProof/>
                  <w:kern w:val="2"/>
                  <w:rtl/>
                  <w14:ligatures w14:val="standardContextual"/>
                </w:rPr>
              </w:rPrChange>
            </w:rPr>
          </w:pPr>
          <w:ins w:id="269" w:author="Saleh Abedinezhad" w:date="2023-12-11T21:27:00Z">
            <w:r w:rsidRPr="00B11DCD">
              <w:rPr>
                <w:rStyle w:val="Hyperlink"/>
                <w:rFonts w:ascii="IRANSansWeb(FaNum)" w:hAnsi="IRANSansWeb(FaNum)" w:cs="IRANSansWeb(FaNum)"/>
                <w:noProof/>
                <w:rtl/>
                <w:rPrChange w:id="270" w:author="Saleh Abedinezhad" w:date="2023-12-11T21:28:00Z">
                  <w:rPr>
                    <w:rStyle w:val="Hyperlink"/>
                    <w:noProof/>
                    <w:rtl/>
                  </w:rPr>
                </w:rPrChange>
              </w:rPr>
              <w:fldChar w:fldCharType="begin"/>
            </w:r>
            <w:r w:rsidRPr="00B11DCD">
              <w:rPr>
                <w:rStyle w:val="Hyperlink"/>
                <w:rFonts w:ascii="IRANSansWeb(FaNum)" w:hAnsi="IRANSansWeb(FaNum)" w:cs="IRANSansWeb(FaNum)"/>
                <w:noProof/>
                <w:rtl/>
                <w:rPrChange w:id="271" w:author="Saleh Abedinezhad" w:date="2023-12-11T21:28:00Z">
                  <w:rPr>
                    <w:rStyle w:val="Hyperlink"/>
                    <w:noProof/>
                    <w:rtl/>
                  </w:rPr>
                </w:rPrChange>
              </w:rPr>
              <w:instrText xml:space="preserve"> </w:instrText>
            </w:r>
            <w:r w:rsidRPr="00B11DCD">
              <w:rPr>
                <w:rFonts w:ascii="IRANSansWeb(FaNum)" w:hAnsi="IRANSansWeb(FaNum)" w:cs="IRANSansWeb(FaNum)"/>
                <w:noProof/>
                <w:rPrChange w:id="272" w:author="Saleh Abedinezhad" w:date="2023-12-11T21:28:00Z">
                  <w:rPr>
                    <w:noProof/>
                  </w:rPr>
                </w:rPrChange>
              </w:rPr>
              <w:instrText>HYPERLINK \l "_Toc153222485</w:instrText>
            </w:r>
            <w:r w:rsidRPr="00B11DCD">
              <w:rPr>
                <w:rFonts w:ascii="IRANSansWeb(FaNum)" w:hAnsi="IRANSansWeb(FaNum)" w:cs="IRANSansWeb(FaNum)"/>
                <w:noProof/>
                <w:rtl/>
                <w:rPrChange w:id="273" w:author="Saleh Abedinezhad" w:date="2023-12-11T21:28:00Z">
                  <w:rPr>
                    <w:noProof/>
                    <w:rtl/>
                  </w:rPr>
                </w:rPrChange>
              </w:rPr>
              <w:instrText>"</w:instrText>
            </w:r>
            <w:r w:rsidRPr="00B11DCD">
              <w:rPr>
                <w:rStyle w:val="Hyperlink"/>
                <w:rFonts w:ascii="IRANSansWeb(FaNum)" w:hAnsi="IRANSansWeb(FaNum)" w:cs="IRANSansWeb(FaNum)"/>
                <w:noProof/>
                <w:rtl/>
                <w:rPrChange w:id="274" w:author="Saleh Abedinezhad" w:date="2023-12-11T21:28:00Z">
                  <w:rPr>
                    <w:rStyle w:val="Hyperlink"/>
                    <w:noProof/>
                    <w:rtl/>
                  </w:rPr>
                </w:rPrChange>
              </w:rPr>
              <w:instrText xml:space="preserve"> </w:instrText>
            </w:r>
            <w:r w:rsidRPr="00D07AC5">
              <w:rPr>
                <w:rStyle w:val="Hyperlink"/>
                <w:rFonts w:ascii="IRANSansWeb(FaNum)" w:hAnsi="IRANSansWeb(FaNum)" w:cs="IRANSansWeb(FaNum)"/>
                <w:noProof/>
                <w:rtl/>
              </w:rPr>
            </w:r>
            <w:r w:rsidRPr="00B11DCD">
              <w:rPr>
                <w:rStyle w:val="Hyperlink"/>
                <w:rFonts w:ascii="IRANSansWeb(FaNum)" w:hAnsi="IRANSansWeb(FaNum)" w:cs="IRANSansWeb(FaNum)"/>
                <w:noProof/>
                <w:rtl/>
                <w:rPrChange w:id="275" w:author="Saleh Abedinezhad" w:date="2023-12-11T21:28:00Z">
                  <w:rPr>
                    <w:rStyle w:val="Hyperlink"/>
                    <w:noProof/>
                    <w:rtl/>
                  </w:rPr>
                </w:rPrChange>
              </w:rPr>
              <w:fldChar w:fldCharType="separate"/>
            </w:r>
            <w:r w:rsidRPr="00B11DCD">
              <w:rPr>
                <w:rStyle w:val="Hyperlink"/>
                <w:rFonts w:ascii="IRANSansWeb(FaNum)" w:hAnsi="IRANSansWeb(FaNum)" w:cs="IRANSansWeb(FaNum)"/>
                <w:b/>
                <w:bCs/>
                <w:noProof/>
                <w:rtl/>
              </w:rPr>
              <w:t xml:space="preserve">بانک اطلاعات نرم افزار بر اساس ساختار </w:t>
            </w:r>
            <w:r w:rsidRPr="00B11DCD">
              <w:rPr>
                <w:rStyle w:val="Hyperlink"/>
                <w:rFonts w:ascii="IRANSansWeb(FaNum)" w:hAnsi="IRANSansWeb(FaNum)" w:cs="IRANSansWeb(FaNum)"/>
                <w:b/>
                <w:bCs/>
                <w:noProof/>
              </w:rPr>
              <w:t>T-Sql</w:t>
            </w:r>
            <w:r w:rsidRPr="00B11DCD">
              <w:rPr>
                <w:rFonts w:ascii="IRANSansWeb(FaNum)" w:hAnsi="IRANSansWeb(FaNum)" w:cs="IRANSansWeb(FaNum)"/>
                <w:noProof/>
                <w:webHidden/>
                <w:rtl/>
                <w:rPrChange w:id="276" w:author="Saleh Abedinezhad" w:date="2023-12-11T21:28:00Z">
                  <w:rPr>
                    <w:noProof/>
                    <w:webHidden/>
                    <w:rtl/>
                  </w:rPr>
                </w:rPrChange>
              </w:rPr>
              <w:tab/>
            </w:r>
            <w:r w:rsidRPr="00B11DCD">
              <w:rPr>
                <w:rStyle w:val="Hyperlink"/>
                <w:rFonts w:ascii="IRANSansWeb(FaNum)" w:hAnsi="IRANSansWeb(FaNum)" w:cs="IRANSansWeb(FaNum)"/>
                <w:noProof/>
                <w:rtl/>
                <w:rPrChange w:id="277" w:author="Saleh Abedinezhad" w:date="2023-12-11T21:28:00Z">
                  <w:rPr>
                    <w:rStyle w:val="Hyperlink"/>
                    <w:noProof/>
                    <w:rtl/>
                  </w:rPr>
                </w:rPrChange>
              </w:rPr>
              <w:fldChar w:fldCharType="begin"/>
            </w:r>
            <w:r w:rsidRPr="00B11DCD">
              <w:rPr>
                <w:rFonts w:ascii="IRANSansWeb(FaNum)" w:hAnsi="IRANSansWeb(FaNum)" w:cs="IRANSansWeb(FaNum)"/>
                <w:noProof/>
                <w:webHidden/>
                <w:rtl/>
                <w:rPrChange w:id="278" w:author="Saleh Abedinezhad" w:date="2023-12-11T21:28:00Z">
                  <w:rPr>
                    <w:noProof/>
                    <w:webHidden/>
                    <w:rtl/>
                  </w:rPr>
                </w:rPrChange>
              </w:rPr>
              <w:instrText xml:space="preserve"> </w:instrText>
            </w:r>
            <w:r w:rsidRPr="00B11DCD">
              <w:rPr>
                <w:rFonts w:ascii="IRANSansWeb(FaNum)" w:hAnsi="IRANSansWeb(FaNum)" w:cs="IRANSansWeb(FaNum)"/>
                <w:noProof/>
                <w:webHidden/>
                <w:rPrChange w:id="279" w:author="Saleh Abedinezhad" w:date="2023-12-11T21:28:00Z">
                  <w:rPr>
                    <w:noProof/>
                    <w:webHidden/>
                  </w:rPr>
                </w:rPrChange>
              </w:rPr>
              <w:instrText>PAGEREF</w:instrText>
            </w:r>
            <w:r w:rsidRPr="00B11DCD">
              <w:rPr>
                <w:rFonts w:ascii="IRANSansWeb(FaNum)" w:hAnsi="IRANSansWeb(FaNum)" w:cs="IRANSansWeb(FaNum)"/>
                <w:noProof/>
                <w:webHidden/>
                <w:rtl/>
                <w:rPrChange w:id="280" w:author="Saleh Abedinezhad" w:date="2023-12-11T21:28:00Z">
                  <w:rPr>
                    <w:noProof/>
                    <w:webHidden/>
                    <w:rtl/>
                  </w:rPr>
                </w:rPrChange>
              </w:rPr>
              <w:instrText xml:space="preserve"> _</w:instrText>
            </w:r>
            <w:r w:rsidRPr="00B11DCD">
              <w:rPr>
                <w:rFonts w:ascii="IRANSansWeb(FaNum)" w:hAnsi="IRANSansWeb(FaNum)" w:cs="IRANSansWeb(FaNum)"/>
                <w:noProof/>
                <w:webHidden/>
                <w:rPrChange w:id="281" w:author="Saleh Abedinezhad" w:date="2023-12-11T21:28:00Z">
                  <w:rPr>
                    <w:noProof/>
                    <w:webHidden/>
                  </w:rPr>
                </w:rPrChange>
              </w:rPr>
              <w:instrText>Toc153222485 \h</w:instrText>
            </w:r>
            <w:r w:rsidRPr="00B11DCD">
              <w:rPr>
                <w:rFonts w:ascii="IRANSansWeb(FaNum)" w:hAnsi="IRANSansWeb(FaNum)" w:cs="IRANSansWeb(FaNum)"/>
                <w:noProof/>
                <w:webHidden/>
                <w:rtl/>
                <w:rPrChange w:id="282" w:author="Saleh Abedinezhad" w:date="2023-12-11T21:28:00Z">
                  <w:rPr>
                    <w:noProof/>
                    <w:webHidden/>
                    <w:rtl/>
                  </w:rPr>
                </w:rPrChange>
              </w:rPr>
              <w:instrText xml:space="preserve"> </w:instrText>
            </w:r>
          </w:ins>
          <w:r w:rsidRPr="00D07AC5">
            <w:rPr>
              <w:rStyle w:val="Hyperlink"/>
              <w:rFonts w:ascii="IRANSansWeb(FaNum)" w:hAnsi="IRANSansWeb(FaNum)" w:cs="IRANSansWeb(FaNum)"/>
              <w:noProof/>
              <w:rtl/>
            </w:rPr>
          </w:r>
          <w:r w:rsidRPr="00B11DCD">
            <w:rPr>
              <w:rStyle w:val="Hyperlink"/>
              <w:rFonts w:ascii="IRANSansWeb(FaNum)" w:hAnsi="IRANSansWeb(FaNum)" w:cs="IRANSansWeb(FaNum)"/>
              <w:noProof/>
              <w:rtl/>
              <w:rPrChange w:id="283" w:author="Saleh Abedinezhad" w:date="2023-12-11T21:28:00Z">
                <w:rPr>
                  <w:rStyle w:val="Hyperlink"/>
                  <w:noProof/>
                  <w:rtl/>
                </w:rPr>
              </w:rPrChange>
            </w:rPr>
            <w:fldChar w:fldCharType="separate"/>
          </w:r>
          <w:ins w:id="284" w:author="Saleh Abedinezhad" w:date="2023-12-11T21:31:00Z">
            <w:r w:rsidR="00453BB7">
              <w:rPr>
                <w:rFonts w:ascii="IRANSansWeb(FaNum)" w:hAnsi="IRANSansWeb(FaNum)" w:cs="IRANSansWeb(FaNum)"/>
                <w:noProof/>
                <w:webHidden/>
                <w:rtl/>
              </w:rPr>
              <w:t>10</w:t>
            </w:r>
          </w:ins>
          <w:ins w:id="285" w:author="Saleh Abedinezhad" w:date="2023-12-11T21:27:00Z">
            <w:r w:rsidRPr="00B11DCD">
              <w:rPr>
                <w:rStyle w:val="Hyperlink"/>
                <w:rFonts w:ascii="IRANSansWeb(FaNum)" w:hAnsi="IRANSansWeb(FaNum)" w:cs="IRANSansWeb(FaNum)"/>
                <w:noProof/>
                <w:rtl/>
                <w:rPrChange w:id="286" w:author="Saleh Abedinezhad" w:date="2023-12-11T21:28:00Z">
                  <w:rPr>
                    <w:rStyle w:val="Hyperlink"/>
                    <w:noProof/>
                    <w:rtl/>
                  </w:rPr>
                </w:rPrChange>
              </w:rPr>
              <w:fldChar w:fldCharType="end"/>
            </w:r>
            <w:r w:rsidRPr="00B11DCD">
              <w:rPr>
                <w:rStyle w:val="Hyperlink"/>
                <w:rFonts w:ascii="IRANSansWeb(FaNum)" w:hAnsi="IRANSansWeb(FaNum)" w:cs="IRANSansWeb(FaNum)"/>
                <w:noProof/>
                <w:rtl/>
                <w:rPrChange w:id="287" w:author="Saleh Abedinezhad" w:date="2023-12-11T21:28:00Z">
                  <w:rPr>
                    <w:rStyle w:val="Hyperlink"/>
                    <w:noProof/>
                    <w:rtl/>
                  </w:rPr>
                </w:rPrChange>
              </w:rPr>
              <w:fldChar w:fldCharType="end"/>
            </w:r>
          </w:ins>
        </w:p>
        <w:p w14:paraId="68B0C0A3" w14:textId="74717080" w:rsidR="00B11DCD" w:rsidRPr="00B11DCD" w:rsidRDefault="00B11DCD" w:rsidP="00B11DCD">
          <w:pPr>
            <w:pStyle w:val="TOC1"/>
            <w:rPr>
              <w:ins w:id="288" w:author="Saleh Abedinezhad" w:date="2023-12-11T21:27:00Z"/>
              <w:rFonts w:ascii="IRANSansWeb(FaNum)" w:eastAsiaTheme="minorEastAsia" w:hAnsi="IRANSansWeb(FaNum)" w:cs="IRANSansWeb(FaNum)"/>
              <w:noProof/>
              <w:kern w:val="2"/>
              <w:rtl/>
              <w14:ligatures w14:val="standardContextual"/>
              <w:rPrChange w:id="289" w:author="Saleh Abedinezhad" w:date="2023-12-11T21:28:00Z">
                <w:rPr>
                  <w:ins w:id="290" w:author="Saleh Abedinezhad" w:date="2023-12-11T21:27:00Z"/>
                  <w:rFonts w:eastAsiaTheme="minorEastAsia"/>
                  <w:noProof/>
                  <w:kern w:val="2"/>
                  <w:rtl/>
                  <w14:ligatures w14:val="standardContextual"/>
                </w:rPr>
              </w:rPrChange>
            </w:rPr>
          </w:pPr>
          <w:ins w:id="291" w:author="Saleh Abedinezhad" w:date="2023-12-11T21:27:00Z">
            <w:r w:rsidRPr="00B11DCD">
              <w:rPr>
                <w:rStyle w:val="Hyperlink"/>
                <w:rFonts w:ascii="IRANSansWeb(FaNum)" w:hAnsi="IRANSansWeb(FaNum)" w:cs="IRANSansWeb(FaNum)"/>
                <w:noProof/>
                <w:rtl/>
                <w:rPrChange w:id="292" w:author="Saleh Abedinezhad" w:date="2023-12-11T21:28:00Z">
                  <w:rPr>
                    <w:rStyle w:val="Hyperlink"/>
                    <w:noProof/>
                    <w:rtl/>
                  </w:rPr>
                </w:rPrChange>
              </w:rPr>
              <w:fldChar w:fldCharType="begin"/>
            </w:r>
            <w:r w:rsidRPr="00B11DCD">
              <w:rPr>
                <w:rStyle w:val="Hyperlink"/>
                <w:rFonts w:ascii="IRANSansWeb(FaNum)" w:hAnsi="IRANSansWeb(FaNum)" w:cs="IRANSansWeb(FaNum)"/>
                <w:noProof/>
                <w:rtl/>
                <w:rPrChange w:id="293" w:author="Saleh Abedinezhad" w:date="2023-12-11T21:28:00Z">
                  <w:rPr>
                    <w:rStyle w:val="Hyperlink"/>
                    <w:noProof/>
                    <w:rtl/>
                  </w:rPr>
                </w:rPrChange>
              </w:rPr>
              <w:instrText xml:space="preserve"> </w:instrText>
            </w:r>
            <w:r w:rsidRPr="00B11DCD">
              <w:rPr>
                <w:rFonts w:ascii="IRANSansWeb(FaNum)" w:hAnsi="IRANSansWeb(FaNum)" w:cs="IRANSansWeb(FaNum)"/>
                <w:noProof/>
                <w:rPrChange w:id="294" w:author="Saleh Abedinezhad" w:date="2023-12-11T21:28:00Z">
                  <w:rPr>
                    <w:noProof/>
                  </w:rPr>
                </w:rPrChange>
              </w:rPr>
              <w:instrText>HYPERLINK \l "_Toc153222486</w:instrText>
            </w:r>
            <w:r w:rsidRPr="00B11DCD">
              <w:rPr>
                <w:rFonts w:ascii="IRANSansWeb(FaNum)" w:hAnsi="IRANSansWeb(FaNum)" w:cs="IRANSansWeb(FaNum)"/>
                <w:noProof/>
                <w:rtl/>
                <w:rPrChange w:id="295" w:author="Saleh Abedinezhad" w:date="2023-12-11T21:28:00Z">
                  <w:rPr>
                    <w:noProof/>
                    <w:rtl/>
                  </w:rPr>
                </w:rPrChange>
              </w:rPr>
              <w:instrText>"</w:instrText>
            </w:r>
            <w:r w:rsidRPr="00B11DCD">
              <w:rPr>
                <w:rStyle w:val="Hyperlink"/>
                <w:rFonts w:ascii="IRANSansWeb(FaNum)" w:hAnsi="IRANSansWeb(FaNum)" w:cs="IRANSansWeb(FaNum)"/>
                <w:noProof/>
                <w:rtl/>
                <w:rPrChange w:id="296" w:author="Saleh Abedinezhad" w:date="2023-12-11T21:28:00Z">
                  <w:rPr>
                    <w:rStyle w:val="Hyperlink"/>
                    <w:noProof/>
                    <w:rtl/>
                  </w:rPr>
                </w:rPrChange>
              </w:rPr>
              <w:instrText xml:space="preserve"> </w:instrText>
            </w:r>
            <w:r w:rsidRPr="00D07AC5">
              <w:rPr>
                <w:rStyle w:val="Hyperlink"/>
                <w:rFonts w:ascii="IRANSansWeb(FaNum)" w:hAnsi="IRANSansWeb(FaNum)" w:cs="IRANSansWeb(FaNum)"/>
                <w:noProof/>
                <w:rtl/>
              </w:rPr>
            </w:r>
            <w:r w:rsidRPr="00B11DCD">
              <w:rPr>
                <w:rStyle w:val="Hyperlink"/>
                <w:rFonts w:ascii="IRANSansWeb(FaNum)" w:hAnsi="IRANSansWeb(FaNum)" w:cs="IRANSansWeb(FaNum)"/>
                <w:noProof/>
                <w:rtl/>
                <w:rPrChange w:id="297" w:author="Saleh Abedinezhad" w:date="2023-12-11T21:28:00Z">
                  <w:rPr>
                    <w:rStyle w:val="Hyperlink"/>
                    <w:noProof/>
                    <w:rtl/>
                  </w:rPr>
                </w:rPrChange>
              </w:rPr>
              <w:fldChar w:fldCharType="separate"/>
            </w:r>
            <w:r w:rsidRPr="00B11DCD">
              <w:rPr>
                <w:rStyle w:val="Hyperlink"/>
                <w:rFonts w:ascii="IRANSansWeb(FaNum)" w:hAnsi="IRANSansWeb(FaNum)" w:cs="IRANSansWeb(FaNum)"/>
                <w:b/>
                <w:bCs/>
                <w:noProof/>
              </w:rPr>
              <w:t>Database Diagram</w:t>
            </w:r>
            <w:r w:rsidRPr="00B11DCD">
              <w:rPr>
                <w:rFonts w:ascii="IRANSansWeb(FaNum)" w:hAnsi="IRANSansWeb(FaNum)" w:cs="IRANSansWeb(FaNum)"/>
                <w:noProof/>
                <w:webHidden/>
                <w:rtl/>
                <w:rPrChange w:id="298" w:author="Saleh Abedinezhad" w:date="2023-12-11T21:28:00Z">
                  <w:rPr>
                    <w:noProof/>
                    <w:webHidden/>
                    <w:rtl/>
                  </w:rPr>
                </w:rPrChange>
              </w:rPr>
              <w:tab/>
            </w:r>
            <w:r w:rsidRPr="00B11DCD">
              <w:rPr>
                <w:rStyle w:val="Hyperlink"/>
                <w:rFonts w:ascii="IRANSansWeb(FaNum)" w:hAnsi="IRANSansWeb(FaNum)" w:cs="IRANSansWeb(FaNum)"/>
                <w:noProof/>
                <w:rtl/>
                <w:rPrChange w:id="299" w:author="Saleh Abedinezhad" w:date="2023-12-11T21:28:00Z">
                  <w:rPr>
                    <w:rStyle w:val="Hyperlink"/>
                    <w:noProof/>
                    <w:rtl/>
                  </w:rPr>
                </w:rPrChange>
              </w:rPr>
              <w:fldChar w:fldCharType="begin"/>
            </w:r>
            <w:r w:rsidRPr="00B11DCD">
              <w:rPr>
                <w:rFonts w:ascii="IRANSansWeb(FaNum)" w:hAnsi="IRANSansWeb(FaNum)" w:cs="IRANSansWeb(FaNum)"/>
                <w:noProof/>
                <w:webHidden/>
                <w:rtl/>
                <w:rPrChange w:id="300" w:author="Saleh Abedinezhad" w:date="2023-12-11T21:28:00Z">
                  <w:rPr>
                    <w:noProof/>
                    <w:webHidden/>
                    <w:rtl/>
                  </w:rPr>
                </w:rPrChange>
              </w:rPr>
              <w:instrText xml:space="preserve"> </w:instrText>
            </w:r>
            <w:r w:rsidRPr="00B11DCD">
              <w:rPr>
                <w:rFonts w:ascii="IRANSansWeb(FaNum)" w:hAnsi="IRANSansWeb(FaNum)" w:cs="IRANSansWeb(FaNum)"/>
                <w:noProof/>
                <w:webHidden/>
                <w:rPrChange w:id="301" w:author="Saleh Abedinezhad" w:date="2023-12-11T21:28:00Z">
                  <w:rPr>
                    <w:noProof/>
                    <w:webHidden/>
                  </w:rPr>
                </w:rPrChange>
              </w:rPr>
              <w:instrText>PAGEREF</w:instrText>
            </w:r>
            <w:r w:rsidRPr="00B11DCD">
              <w:rPr>
                <w:rFonts w:ascii="IRANSansWeb(FaNum)" w:hAnsi="IRANSansWeb(FaNum)" w:cs="IRANSansWeb(FaNum)"/>
                <w:noProof/>
                <w:webHidden/>
                <w:rtl/>
                <w:rPrChange w:id="302" w:author="Saleh Abedinezhad" w:date="2023-12-11T21:28:00Z">
                  <w:rPr>
                    <w:noProof/>
                    <w:webHidden/>
                    <w:rtl/>
                  </w:rPr>
                </w:rPrChange>
              </w:rPr>
              <w:instrText xml:space="preserve"> _</w:instrText>
            </w:r>
            <w:r w:rsidRPr="00B11DCD">
              <w:rPr>
                <w:rFonts w:ascii="IRANSansWeb(FaNum)" w:hAnsi="IRANSansWeb(FaNum)" w:cs="IRANSansWeb(FaNum)"/>
                <w:noProof/>
                <w:webHidden/>
                <w:rPrChange w:id="303" w:author="Saleh Abedinezhad" w:date="2023-12-11T21:28:00Z">
                  <w:rPr>
                    <w:noProof/>
                    <w:webHidden/>
                  </w:rPr>
                </w:rPrChange>
              </w:rPr>
              <w:instrText>Toc153222486 \h</w:instrText>
            </w:r>
            <w:r w:rsidRPr="00B11DCD">
              <w:rPr>
                <w:rFonts w:ascii="IRANSansWeb(FaNum)" w:hAnsi="IRANSansWeb(FaNum)" w:cs="IRANSansWeb(FaNum)"/>
                <w:noProof/>
                <w:webHidden/>
                <w:rtl/>
                <w:rPrChange w:id="304" w:author="Saleh Abedinezhad" w:date="2023-12-11T21:28:00Z">
                  <w:rPr>
                    <w:noProof/>
                    <w:webHidden/>
                    <w:rtl/>
                  </w:rPr>
                </w:rPrChange>
              </w:rPr>
              <w:instrText xml:space="preserve"> </w:instrText>
            </w:r>
          </w:ins>
          <w:r w:rsidRPr="00D07AC5">
            <w:rPr>
              <w:rStyle w:val="Hyperlink"/>
              <w:rFonts w:ascii="IRANSansWeb(FaNum)" w:hAnsi="IRANSansWeb(FaNum)" w:cs="IRANSansWeb(FaNum)"/>
              <w:noProof/>
              <w:rtl/>
            </w:rPr>
          </w:r>
          <w:r w:rsidRPr="00B11DCD">
            <w:rPr>
              <w:rStyle w:val="Hyperlink"/>
              <w:rFonts w:ascii="IRANSansWeb(FaNum)" w:hAnsi="IRANSansWeb(FaNum)" w:cs="IRANSansWeb(FaNum)"/>
              <w:noProof/>
              <w:rtl/>
              <w:rPrChange w:id="305" w:author="Saleh Abedinezhad" w:date="2023-12-11T21:28:00Z">
                <w:rPr>
                  <w:rStyle w:val="Hyperlink"/>
                  <w:noProof/>
                  <w:rtl/>
                </w:rPr>
              </w:rPrChange>
            </w:rPr>
            <w:fldChar w:fldCharType="separate"/>
          </w:r>
          <w:ins w:id="306" w:author="Saleh Abedinezhad" w:date="2023-12-11T21:31:00Z">
            <w:r w:rsidR="00453BB7">
              <w:rPr>
                <w:rFonts w:ascii="IRANSansWeb(FaNum)" w:hAnsi="IRANSansWeb(FaNum)" w:cs="IRANSansWeb(FaNum)"/>
                <w:noProof/>
                <w:webHidden/>
                <w:rtl/>
              </w:rPr>
              <w:t>12</w:t>
            </w:r>
          </w:ins>
          <w:ins w:id="307" w:author="Saleh Abedinezhad" w:date="2023-12-11T21:27:00Z">
            <w:r w:rsidRPr="00B11DCD">
              <w:rPr>
                <w:rStyle w:val="Hyperlink"/>
                <w:rFonts w:ascii="IRANSansWeb(FaNum)" w:hAnsi="IRANSansWeb(FaNum)" w:cs="IRANSansWeb(FaNum)"/>
                <w:noProof/>
                <w:rtl/>
                <w:rPrChange w:id="308" w:author="Saleh Abedinezhad" w:date="2023-12-11T21:28:00Z">
                  <w:rPr>
                    <w:rStyle w:val="Hyperlink"/>
                    <w:noProof/>
                    <w:rtl/>
                  </w:rPr>
                </w:rPrChange>
              </w:rPr>
              <w:fldChar w:fldCharType="end"/>
            </w:r>
            <w:r w:rsidRPr="00B11DCD">
              <w:rPr>
                <w:rStyle w:val="Hyperlink"/>
                <w:rFonts w:ascii="IRANSansWeb(FaNum)" w:hAnsi="IRANSansWeb(FaNum)" w:cs="IRANSansWeb(FaNum)"/>
                <w:noProof/>
                <w:rtl/>
                <w:rPrChange w:id="309" w:author="Saleh Abedinezhad" w:date="2023-12-11T21:28:00Z">
                  <w:rPr>
                    <w:rStyle w:val="Hyperlink"/>
                    <w:noProof/>
                    <w:rtl/>
                  </w:rPr>
                </w:rPrChange>
              </w:rPr>
              <w:fldChar w:fldCharType="end"/>
            </w:r>
          </w:ins>
        </w:p>
        <w:p w14:paraId="5FDB2446" w14:textId="7A8164B8" w:rsidR="00B11DCD" w:rsidRPr="00B11DCD" w:rsidRDefault="00B11DCD" w:rsidP="00B11DCD">
          <w:pPr>
            <w:pStyle w:val="TOC1"/>
            <w:rPr>
              <w:ins w:id="310" w:author="Saleh Abedinezhad" w:date="2023-12-11T21:27:00Z"/>
              <w:rFonts w:ascii="IRANSansWeb(FaNum)" w:eastAsiaTheme="minorEastAsia" w:hAnsi="IRANSansWeb(FaNum)" w:cs="IRANSansWeb(FaNum)"/>
              <w:noProof/>
              <w:kern w:val="2"/>
              <w:rtl/>
              <w14:ligatures w14:val="standardContextual"/>
              <w:rPrChange w:id="311" w:author="Saleh Abedinezhad" w:date="2023-12-11T21:28:00Z">
                <w:rPr>
                  <w:ins w:id="312" w:author="Saleh Abedinezhad" w:date="2023-12-11T21:27:00Z"/>
                  <w:rFonts w:eastAsiaTheme="minorEastAsia"/>
                  <w:noProof/>
                  <w:kern w:val="2"/>
                  <w:rtl/>
                  <w14:ligatures w14:val="standardContextual"/>
                </w:rPr>
              </w:rPrChange>
            </w:rPr>
          </w:pPr>
          <w:ins w:id="313" w:author="Saleh Abedinezhad" w:date="2023-12-11T21:27:00Z">
            <w:r w:rsidRPr="00B11DCD">
              <w:rPr>
                <w:rStyle w:val="Hyperlink"/>
                <w:rFonts w:ascii="IRANSansWeb(FaNum)" w:hAnsi="IRANSansWeb(FaNum)" w:cs="IRANSansWeb(FaNum)"/>
                <w:noProof/>
                <w:rtl/>
                <w:rPrChange w:id="314" w:author="Saleh Abedinezhad" w:date="2023-12-11T21:28:00Z">
                  <w:rPr>
                    <w:rStyle w:val="Hyperlink"/>
                    <w:noProof/>
                    <w:rtl/>
                  </w:rPr>
                </w:rPrChange>
              </w:rPr>
              <w:fldChar w:fldCharType="begin"/>
            </w:r>
            <w:r w:rsidRPr="00B11DCD">
              <w:rPr>
                <w:rStyle w:val="Hyperlink"/>
                <w:rFonts w:ascii="IRANSansWeb(FaNum)" w:hAnsi="IRANSansWeb(FaNum)" w:cs="IRANSansWeb(FaNum)"/>
                <w:noProof/>
                <w:rtl/>
                <w:rPrChange w:id="315" w:author="Saleh Abedinezhad" w:date="2023-12-11T21:28:00Z">
                  <w:rPr>
                    <w:rStyle w:val="Hyperlink"/>
                    <w:noProof/>
                    <w:rtl/>
                  </w:rPr>
                </w:rPrChange>
              </w:rPr>
              <w:instrText xml:space="preserve"> </w:instrText>
            </w:r>
            <w:r w:rsidRPr="00B11DCD">
              <w:rPr>
                <w:rFonts w:ascii="IRANSansWeb(FaNum)" w:hAnsi="IRANSansWeb(FaNum)" w:cs="IRANSansWeb(FaNum)"/>
                <w:noProof/>
                <w:rPrChange w:id="316" w:author="Saleh Abedinezhad" w:date="2023-12-11T21:28:00Z">
                  <w:rPr>
                    <w:noProof/>
                  </w:rPr>
                </w:rPrChange>
              </w:rPr>
              <w:instrText>HYPERLINK \l "_Toc153222487</w:instrText>
            </w:r>
            <w:r w:rsidRPr="00B11DCD">
              <w:rPr>
                <w:rFonts w:ascii="IRANSansWeb(FaNum)" w:hAnsi="IRANSansWeb(FaNum)" w:cs="IRANSansWeb(FaNum)"/>
                <w:noProof/>
                <w:rtl/>
                <w:rPrChange w:id="317" w:author="Saleh Abedinezhad" w:date="2023-12-11T21:28:00Z">
                  <w:rPr>
                    <w:noProof/>
                    <w:rtl/>
                  </w:rPr>
                </w:rPrChange>
              </w:rPr>
              <w:instrText>"</w:instrText>
            </w:r>
            <w:r w:rsidRPr="00B11DCD">
              <w:rPr>
                <w:rStyle w:val="Hyperlink"/>
                <w:rFonts w:ascii="IRANSansWeb(FaNum)" w:hAnsi="IRANSansWeb(FaNum)" w:cs="IRANSansWeb(FaNum)"/>
                <w:noProof/>
                <w:rtl/>
                <w:rPrChange w:id="318" w:author="Saleh Abedinezhad" w:date="2023-12-11T21:28:00Z">
                  <w:rPr>
                    <w:rStyle w:val="Hyperlink"/>
                    <w:noProof/>
                    <w:rtl/>
                  </w:rPr>
                </w:rPrChange>
              </w:rPr>
              <w:instrText xml:space="preserve"> </w:instrText>
            </w:r>
            <w:r w:rsidRPr="00D07AC5">
              <w:rPr>
                <w:rStyle w:val="Hyperlink"/>
                <w:rFonts w:ascii="IRANSansWeb(FaNum)" w:hAnsi="IRANSansWeb(FaNum)" w:cs="IRANSansWeb(FaNum)"/>
                <w:noProof/>
                <w:rtl/>
              </w:rPr>
            </w:r>
            <w:r w:rsidRPr="00B11DCD">
              <w:rPr>
                <w:rStyle w:val="Hyperlink"/>
                <w:rFonts w:ascii="IRANSansWeb(FaNum)" w:hAnsi="IRANSansWeb(FaNum)" w:cs="IRANSansWeb(FaNum)"/>
                <w:noProof/>
                <w:rtl/>
                <w:rPrChange w:id="319" w:author="Saleh Abedinezhad" w:date="2023-12-11T21:28:00Z">
                  <w:rPr>
                    <w:rStyle w:val="Hyperlink"/>
                    <w:noProof/>
                    <w:rtl/>
                  </w:rPr>
                </w:rPrChange>
              </w:rPr>
              <w:fldChar w:fldCharType="separate"/>
            </w:r>
            <w:r w:rsidRPr="00B11DCD">
              <w:rPr>
                <w:rStyle w:val="Hyperlink"/>
                <w:rFonts w:ascii="IRANSansWeb(FaNum)" w:hAnsi="IRANSansWeb(FaNum)" w:cs="IRANSansWeb(FaNum)"/>
                <w:b/>
                <w:bCs/>
                <w:noProof/>
                <w:rtl/>
              </w:rPr>
              <w:t>نسخه اولیه نرم افزار</w:t>
            </w:r>
            <w:r w:rsidRPr="00B11DCD">
              <w:rPr>
                <w:rFonts w:ascii="IRANSansWeb(FaNum)" w:hAnsi="IRANSansWeb(FaNum)" w:cs="IRANSansWeb(FaNum)"/>
                <w:noProof/>
                <w:webHidden/>
                <w:rtl/>
                <w:rPrChange w:id="320" w:author="Saleh Abedinezhad" w:date="2023-12-11T21:28:00Z">
                  <w:rPr>
                    <w:noProof/>
                    <w:webHidden/>
                    <w:rtl/>
                  </w:rPr>
                </w:rPrChange>
              </w:rPr>
              <w:tab/>
            </w:r>
            <w:r w:rsidRPr="00B11DCD">
              <w:rPr>
                <w:rStyle w:val="Hyperlink"/>
                <w:rFonts w:ascii="IRANSansWeb(FaNum)" w:hAnsi="IRANSansWeb(FaNum)" w:cs="IRANSansWeb(FaNum)"/>
                <w:noProof/>
                <w:rtl/>
                <w:rPrChange w:id="321" w:author="Saleh Abedinezhad" w:date="2023-12-11T21:28:00Z">
                  <w:rPr>
                    <w:rStyle w:val="Hyperlink"/>
                    <w:noProof/>
                    <w:rtl/>
                  </w:rPr>
                </w:rPrChange>
              </w:rPr>
              <w:fldChar w:fldCharType="begin"/>
            </w:r>
            <w:r w:rsidRPr="00B11DCD">
              <w:rPr>
                <w:rFonts w:ascii="IRANSansWeb(FaNum)" w:hAnsi="IRANSansWeb(FaNum)" w:cs="IRANSansWeb(FaNum)"/>
                <w:noProof/>
                <w:webHidden/>
                <w:rtl/>
                <w:rPrChange w:id="322" w:author="Saleh Abedinezhad" w:date="2023-12-11T21:28:00Z">
                  <w:rPr>
                    <w:noProof/>
                    <w:webHidden/>
                    <w:rtl/>
                  </w:rPr>
                </w:rPrChange>
              </w:rPr>
              <w:instrText xml:space="preserve"> </w:instrText>
            </w:r>
            <w:r w:rsidRPr="00B11DCD">
              <w:rPr>
                <w:rFonts w:ascii="IRANSansWeb(FaNum)" w:hAnsi="IRANSansWeb(FaNum)" w:cs="IRANSansWeb(FaNum)"/>
                <w:noProof/>
                <w:webHidden/>
                <w:rPrChange w:id="323" w:author="Saleh Abedinezhad" w:date="2023-12-11T21:28:00Z">
                  <w:rPr>
                    <w:noProof/>
                    <w:webHidden/>
                  </w:rPr>
                </w:rPrChange>
              </w:rPr>
              <w:instrText>PAGEREF</w:instrText>
            </w:r>
            <w:r w:rsidRPr="00B11DCD">
              <w:rPr>
                <w:rFonts w:ascii="IRANSansWeb(FaNum)" w:hAnsi="IRANSansWeb(FaNum)" w:cs="IRANSansWeb(FaNum)"/>
                <w:noProof/>
                <w:webHidden/>
                <w:rtl/>
                <w:rPrChange w:id="324" w:author="Saleh Abedinezhad" w:date="2023-12-11T21:28:00Z">
                  <w:rPr>
                    <w:noProof/>
                    <w:webHidden/>
                    <w:rtl/>
                  </w:rPr>
                </w:rPrChange>
              </w:rPr>
              <w:instrText xml:space="preserve"> _</w:instrText>
            </w:r>
            <w:r w:rsidRPr="00B11DCD">
              <w:rPr>
                <w:rFonts w:ascii="IRANSansWeb(FaNum)" w:hAnsi="IRANSansWeb(FaNum)" w:cs="IRANSansWeb(FaNum)"/>
                <w:noProof/>
                <w:webHidden/>
                <w:rPrChange w:id="325" w:author="Saleh Abedinezhad" w:date="2023-12-11T21:28:00Z">
                  <w:rPr>
                    <w:noProof/>
                    <w:webHidden/>
                  </w:rPr>
                </w:rPrChange>
              </w:rPr>
              <w:instrText>Toc153222487 \h</w:instrText>
            </w:r>
            <w:r w:rsidRPr="00B11DCD">
              <w:rPr>
                <w:rFonts w:ascii="IRANSansWeb(FaNum)" w:hAnsi="IRANSansWeb(FaNum)" w:cs="IRANSansWeb(FaNum)"/>
                <w:noProof/>
                <w:webHidden/>
                <w:rtl/>
                <w:rPrChange w:id="326" w:author="Saleh Abedinezhad" w:date="2023-12-11T21:28:00Z">
                  <w:rPr>
                    <w:noProof/>
                    <w:webHidden/>
                    <w:rtl/>
                  </w:rPr>
                </w:rPrChange>
              </w:rPr>
              <w:instrText xml:space="preserve"> </w:instrText>
            </w:r>
          </w:ins>
          <w:r w:rsidRPr="00D07AC5">
            <w:rPr>
              <w:rStyle w:val="Hyperlink"/>
              <w:rFonts w:ascii="IRANSansWeb(FaNum)" w:hAnsi="IRANSansWeb(FaNum)" w:cs="IRANSansWeb(FaNum)"/>
              <w:noProof/>
              <w:rtl/>
            </w:rPr>
          </w:r>
          <w:r w:rsidRPr="00B11DCD">
            <w:rPr>
              <w:rStyle w:val="Hyperlink"/>
              <w:rFonts w:ascii="IRANSansWeb(FaNum)" w:hAnsi="IRANSansWeb(FaNum)" w:cs="IRANSansWeb(FaNum)"/>
              <w:noProof/>
              <w:rtl/>
              <w:rPrChange w:id="327" w:author="Saleh Abedinezhad" w:date="2023-12-11T21:28:00Z">
                <w:rPr>
                  <w:rStyle w:val="Hyperlink"/>
                  <w:noProof/>
                  <w:rtl/>
                </w:rPr>
              </w:rPrChange>
            </w:rPr>
            <w:fldChar w:fldCharType="separate"/>
          </w:r>
          <w:ins w:id="328" w:author="Saleh Abedinezhad" w:date="2023-12-11T21:31:00Z">
            <w:r w:rsidR="00453BB7">
              <w:rPr>
                <w:rFonts w:ascii="IRANSansWeb(FaNum)" w:hAnsi="IRANSansWeb(FaNum)" w:cs="IRANSansWeb(FaNum)"/>
                <w:noProof/>
                <w:webHidden/>
                <w:rtl/>
              </w:rPr>
              <w:t>14</w:t>
            </w:r>
          </w:ins>
          <w:ins w:id="329" w:author="Saleh Abedinezhad" w:date="2023-12-11T21:27:00Z">
            <w:r w:rsidRPr="00B11DCD">
              <w:rPr>
                <w:rStyle w:val="Hyperlink"/>
                <w:rFonts w:ascii="IRANSansWeb(FaNum)" w:hAnsi="IRANSansWeb(FaNum)" w:cs="IRANSansWeb(FaNum)"/>
                <w:noProof/>
                <w:rtl/>
                <w:rPrChange w:id="330" w:author="Saleh Abedinezhad" w:date="2023-12-11T21:28:00Z">
                  <w:rPr>
                    <w:rStyle w:val="Hyperlink"/>
                    <w:noProof/>
                    <w:rtl/>
                  </w:rPr>
                </w:rPrChange>
              </w:rPr>
              <w:fldChar w:fldCharType="end"/>
            </w:r>
            <w:r w:rsidRPr="00B11DCD">
              <w:rPr>
                <w:rStyle w:val="Hyperlink"/>
                <w:rFonts w:ascii="IRANSansWeb(FaNum)" w:hAnsi="IRANSansWeb(FaNum)" w:cs="IRANSansWeb(FaNum)"/>
                <w:noProof/>
                <w:rtl/>
                <w:rPrChange w:id="331" w:author="Saleh Abedinezhad" w:date="2023-12-11T21:28:00Z">
                  <w:rPr>
                    <w:rStyle w:val="Hyperlink"/>
                    <w:noProof/>
                    <w:rtl/>
                  </w:rPr>
                </w:rPrChange>
              </w:rPr>
              <w:fldChar w:fldCharType="end"/>
            </w:r>
          </w:ins>
        </w:p>
        <w:p w14:paraId="750B8351" w14:textId="5037B29F" w:rsidR="00B11DCD" w:rsidRPr="00B11DCD" w:rsidRDefault="00B11DCD" w:rsidP="00B11DCD">
          <w:pPr>
            <w:pStyle w:val="TOC2"/>
            <w:rPr>
              <w:ins w:id="332" w:author="Saleh Abedinezhad" w:date="2023-12-11T21:27:00Z"/>
              <w:rFonts w:ascii="IRANSansWeb(FaNum)" w:eastAsiaTheme="minorEastAsia" w:hAnsi="IRANSansWeb(FaNum)" w:cs="IRANSansWeb(FaNum)"/>
              <w:noProof/>
              <w:kern w:val="2"/>
              <w:rtl/>
              <w14:ligatures w14:val="standardContextual"/>
              <w:rPrChange w:id="333" w:author="Saleh Abedinezhad" w:date="2023-12-11T21:28:00Z">
                <w:rPr>
                  <w:ins w:id="334" w:author="Saleh Abedinezhad" w:date="2023-12-11T21:27:00Z"/>
                  <w:rFonts w:eastAsiaTheme="minorEastAsia"/>
                  <w:noProof/>
                  <w:kern w:val="2"/>
                  <w:rtl/>
                  <w14:ligatures w14:val="standardContextual"/>
                </w:rPr>
              </w:rPrChange>
            </w:rPr>
          </w:pPr>
          <w:ins w:id="335" w:author="Saleh Abedinezhad" w:date="2023-12-11T21:27:00Z">
            <w:r w:rsidRPr="00B11DCD">
              <w:rPr>
                <w:rStyle w:val="Hyperlink"/>
                <w:rFonts w:ascii="IRANSansWeb(FaNum)" w:hAnsi="IRANSansWeb(FaNum)" w:cs="IRANSansWeb(FaNum)"/>
                <w:noProof/>
                <w:rtl/>
                <w:rPrChange w:id="336" w:author="Saleh Abedinezhad" w:date="2023-12-11T21:28:00Z">
                  <w:rPr>
                    <w:rStyle w:val="Hyperlink"/>
                    <w:noProof/>
                    <w:rtl/>
                  </w:rPr>
                </w:rPrChange>
              </w:rPr>
              <w:fldChar w:fldCharType="begin"/>
            </w:r>
            <w:r w:rsidRPr="00B11DCD">
              <w:rPr>
                <w:rStyle w:val="Hyperlink"/>
                <w:rFonts w:ascii="IRANSansWeb(FaNum)" w:hAnsi="IRANSansWeb(FaNum)" w:cs="IRANSansWeb(FaNum)"/>
                <w:noProof/>
                <w:rtl/>
                <w:rPrChange w:id="337" w:author="Saleh Abedinezhad" w:date="2023-12-11T21:28:00Z">
                  <w:rPr>
                    <w:rStyle w:val="Hyperlink"/>
                    <w:noProof/>
                    <w:rtl/>
                  </w:rPr>
                </w:rPrChange>
              </w:rPr>
              <w:instrText xml:space="preserve"> </w:instrText>
            </w:r>
            <w:r w:rsidRPr="00B11DCD">
              <w:rPr>
                <w:rFonts w:ascii="IRANSansWeb(FaNum)" w:hAnsi="IRANSansWeb(FaNum)" w:cs="IRANSansWeb(FaNum)"/>
                <w:noProof/>
                <w:rPrChange w:id="338" w:author="Saleh Abedinezhad" w:date="2023-12-11T21:28:00Z">
                  <w:rPr>
                    <w:noProof/>
                  </w:rPr>
                </w:rPrChange>
              </w:rPr>
              <w:instrText>HYPERLINK \l "_Toc153222488</w:instrText>
            </w:r>
            <w:r w:rsidRPr="00B11DCD">
              <w:rPr>
                <w:rFonts w:ascii="IRANSansWeb(FaNum)" w:hAnsi="IRANSansWeb(FaNum)" w:cs="IRANSansWeb(FaNum)"/>
                <w:noProof/>
                <w:rtl/>
                <w:rPrChange w:id="339" w:author="Saleh Abedinezhad" w:date="2023-12-11T21:28:00Z">
                  <w:rPr>
                    <w:noProof/>
                    <w:rtl/>
                  </w:rPr>
                </w:rPrChange>
              </w:rPr>
              <w:instrText>"</w:instrText>
            </w:r>
            <w:r w:rsidRPr="00B11DCD">
              <w:rPr>
                <w:rStyle w:val="Hyperlink"/>
                <w:rFonts w:ascii="IRANSansWeb(FaNum)" w:hAnsi="IRANSansWeb(FaNum)" w:cs="IRANSansWeb(FaNum)"/>
                <w:noProof/>
                <w:rtl/>
                <w:rPrChange w:id="340" w:author="Saleh Abedinezhad" w:date="2023-12-11T21:28:00Z">
                  <w:rPr>
                    <w:rStyle w:val="Hyperlink"/>
                    <w:noProof/>
                    <w:rtl/>
                  </w:rPr>
                </w:rPrChange>
              </w:rPr>
              <w:instrText xml:space="preserve"> </w:instrText>
            </w:r>
            <w:r w:rsidRPr="00D07AC5">
              <w:rPr>
                <w:rStyle w:val="Hyperlink"/>
                <w:rFonts w:ascii="IRANSansWeb(FaNum)" w:hAnsi="IRANSansWeb(FaNum)" w:cs="IRANSansWeb(FaNum)"/>
                <w:noProof/>
                <w:rtl/>
              </w:rPr>
            </w:r>
            <w:r w:rsidRPr="00B11DCD">
              <w:rPr>
                <w:rStyle w:val="Hyperlink"/>
                <w:rFonts w:ascii="IRANSansWeb(FaNum)" w:hAnsi="IRANSansWeb(FaNum)" w:cs="IRANSansWeb(FaNum)"/>
                <w:noProof/>
                <w:rtl/>
                <w:rPrChange w:id="341" w:author="Saleh Abedinezhad" w:date="2023-12-11T21:28:00Z">
                  <w:rPr>
                    <w:rStyle w:val="Hyperlink"/>
                    <w:noProof/>
                    <w:rtl/>
                  </w:rPr>
                </w:rPrChange>
              </w:rPr>
              <w:fldChar w:fldCharType="separate"/>
            </w:r>
            <w:r w:rsidRPr="00B11DCD">
              <w:rPr>
                <w:rStyle w:val="Hyperlink"/>
                <w:rFonts w:ascii="IRANSansWeb(FaNum)" w:hAnsi="IRANSansWeb(FaNum)" w:cs="IRANSansWeb(FaNum)"/>
                <w:noProof/>
                <w:rtl/>
                <w:rPrChange w:id="342" w:author="Saleh Abedinezhad" w:date="2023-12-11T21:28:00Z">
                  <w:rPr>
                    <w:rStyle w:val="Hyperlink"/>
                    <w:rFonts w:ascii="IRANSansWeb(FaNum)" w:hAnsi="IRANSansWeb(FaNum)" w:cs="IRANSansWeb(FaNum)"/>
                    <w:b/>
                    <w:bCs/>
                    <w:noProof/>
                    <w:rtl/>
                  </w:rPr>
                </w:rPrChange>
              </w:rPr>
              <w:t>اطلاعات کل</w:t>
            </w:r>
            <w:r w:rsidRPr="00B11DCD">
              <w:rPr>
                <w:rStyle w:val="Hyperlink"/>
                <w:rFonts w:ascii="IRANSansWeb(FaNum)" w:hAnsi="IRANSansWeb(FaNum)" w:cs="IRANSansWeb(FaNum)" w:hint="cs"/>
                <w:noProof/>
                <w:rtl/>
                <w:rPrChange w:id="343" w:author="Saleh Abedinezhad" w:date="2023-12-11T21:28:00Z">
                  <w:rPr>
                    <w:rStyle w:val="Hyperlink"/>
                    <w:rFonts w:ascii="IRANSansWeb(FaNum)" w:hAnsi="IRANSansWeb(FaNum)" w:cs="IRANSansWeb(FaNum)" w:hint="cs"/>
                    <w:b/>
                    <w:bCs/>
                    <w:noProof/>
                    <w:rtl/>
                  </w:rPr>
                </w:rPrChange>
              </w:rPr>
              <w:t>ی</w:t>
            </w:r>
            <w:r w:rsidRPr="00B11DCD">
              <w:rPr>
                <w:rStyle w:val="Hyperlink"/>
                <w:rFonts w:ascii="IRANSansWeb(FaNum)" w:hAnsi="IRANSansWeb(FaNum)" w:cs="IRANSansWeb(FaNum)"/>
                <w:noProof/>
                <w:rtl/>
                <w:rPrChange w:id="344" w:author="Saleh Abedinezhad" w:date="2023-12-11T21:28:00Z">
                  <w:rPr>
                    <w:rStyle w:val="Hyperlink"/>
                    <w:rFonts w:ascii="IRANSansWeb(FaNum)" w:hAnsi="IRANSansWeb(FaNum)" w:cs="IRANSansWeb(FaNum)"/>
                    <w:b/>
                    <w:bCs/>
                    <w:noProof/>
                    <w:rtl/>
                  </w:rPr>
                </w:rPrChange>
              </w:rPr>
              <w:t xml:space="preserve"> نرم افزار:</w:t>
            </w:r>
            <w:r w:rsidRPr="00B11DCD">
              <w:rPr>
                <w:rFonts w:ascii="IRANSansWeb(FaNum)" w:hAnsi="IRANSansWeb(FaNum)" w:cs="IRANSansWeb(FaNum)"/>
                <w:noProof/>
                <w:webHidden/>
                <w:rtl/>
                <w:rPrChange w:id="345" w:author="Saleh Abedinezhad" w:date="2023-12-11T21:28:00Z">
                  <w:rPr>
                    <w:noProof/>
                    <w:webHidden/>
                    <w:rtl/>
                  </w:rPr>
                </w:rPrChange>
              </w:rPr>
              <w:tab/>
            </w:r>
            <w:r w:rsidRPr="00B11DCD">
              <w:rPr>
                <w:rStyle w:val="Hyperlink"/>
                <w:rFonts w:ascii="IRANSansWeb(FaNum)" w:hAnsi="IRANSansWeb(FaNum)" w:cs="IRANSansWeb(FaNum)"/>
                <w:noProof/>
                <w:rtl/>
                <w:rPrChange w:id="346" w:author="Saleh Abedinezhad" w:date="2023-12-11T21:28:00Z">
                  <w:rPr>
                    <w:rStyle w:val="Hyperlink"/>
                    <w:noProof/>
                    <w:rtl/>
                  </w:rPr>
                </w:rPrChange>
              </w:rPr>
              <w:fldChar w:fldCharType="begin"/>
            </w:r>
            <w:r w:rsidRPr="00B11DCD">
              <w:rPr>
                <w:rFonts w:ascii="IRANSansWeb(FaNum)" w:hAnsi="IRANSansWeb(FaNum)" w:cs="IRANSansWeb(FaNum)"/>
                <w:noProof/>
                <w:webHidden/>
                <w:rtl/>
                <w:rPrChange w:id="347" w:author="Saleh Abedinezhad" w:date="2023-12-11T21:28:00Z">
                  <w:rPr>
                    <w:noProof/>
                    <w:webHidden/>
                    <w:rtl/>
                  </w:rPr>
                </w:rPrChange>
              </w:rPr>
              <w:instrText xml:space="preserve"> </w:instrText>
            </w:r>
            <w:r w:rsidRPr="00B11DCD">
              <w:rPr>
                <w:rFonts w:ascii="IRANSansWeb(FaNum)" w:hAnsi="IRANSansWeb(FaNum)" w:cs="IRANSansWeb(FaNum)"/>
                <w:noProof/>
                <w:webHidden/>
                <w:rPrChange w:id="348" w:author="Saleh Abedinezhad" w:date="2023-12-11T21:28:00Z">
                  <w:rPr>
                    <w:noProof/>
                    <w:webHidden/>
                  </w:rPr>
                </w:rPrChange>
              </w:rPr>
              <w:instrText>PAGEREF</w:instrText>
            </w:r>
            <w:r w:rsidRPr="00B11DCD">
              <w:rPr>
                <w:rFonts w:ascii="IRANSansWeb(FaNum)" w:hAnsi="IRANSansWeb(FaNum)" w:cs="IRANSansWeb(FaNum)"/>
                <w:noProof/>
                <w:webHidden/>
                <w:rtl/>
                <w:rPrChange w:id="349" w:author="Saleh Abedinezhad" w:date="2023-12-11T21:28:00Z">
                  <w:rPr>
                    <w:noProof/>
                    <w:webHidden/>
                    <w:rtl/>
                  </w:rPr>
                </w:rPrChange>
              </w:rPr>
              <w:instrText xml:space="preserve"> _</w:instrText>
            </w:r>
            <w:r w:rsidRPr="00B11DCD">
              <w:rPr>
                <w:rFonts w:ascii="IRANSansWeb(FaNum)" w:hAnsi="IRANSansWeb(FaNum)" w:cs="IRANSansWeb(FaNum)"/>
                <w:noProof/>
                <w:webHidden/>
                <w:rPrChange w:id="350" w:author="Saleh Abedinezhad" w:date="2023-12-11T21:28:00Z">
                  <w:rPr>
                    <w:noProof/>
                    <w:webHidden/>
                  </w:rPr>
                </w:rPrChange>
              </w:rPr>
              <w:instrText>Toc153222488 \h</w:instrText>
            </w:r>
            <w:r w:rsidRPr="00B11DCD">
              <w:rPr>
                <w:rFonts w:ascii="IRANSansWeb(FaNum)" w:hAnsi="IRANSansWeb(FaNum)" w:cs="IRANSansWeb(FaNum)"/>
                <w:noProof/>
                <w:webHidden/>
                <w:rtl/>
                <w:rPrChange w:id="351" w:author="Saleh Abedinezhad" w:date="2023-12-11T21:28:00Z">
                  <w:rPr>
                    <w:noProof/>
                    <w:webHidden/>
                    <w:rtl/>
                  </w:rPr>
                </w:rPrChange>
              </w:rPr>
              <w:instrText xml:space="preserve"> </w:instrText>
            </w:r>
          </w:ins>
          <w:r w:rsidRPr="00D07AC5">
            <w:rPr>
              <w:rStyle w:val="Hyperlink"/>
              <w:rFonts w:ascii="IRANSansWeb(FaNum)" w:hAnsi="IRANSansWeb(FaNum)" w:cs="IRANSansWeb(FaNum)"/>
              <w:noProof/>
              <w:rtl/>
            </w:rPr>
          </w:r>
          <w:r w:rsidRPr="00B11DCD">
            <w:rPr>
              <w:rStyle w:val="Hyperlink"/>
              <w:rFonts w:ascii="IRANSansWeb(FaNum)" w:hAnsi="IRANSansWeb(FaNum)" w:cs="IRANSansWeb(FaNum)"/>
              <w:noProof/>
              <w:rtl/>
              <w:rPrChange w:id="352" w:author="Saleh Abedinezhad" w:date="2023-12-11T21:28:00Z">
                <w:rPr>
                  <w:rStyle w:val="Hyperlink"/>
                  <w:noProof/>
                  <w:rtl/>
                </w:rPr>
              </w:rPrChange>
            </w:rPr>
            <w:fldChar w:fldCharType="separate"/>
          </w:r>
          <w:ins w:id="353" w:author="Saleh Abedinezhad" w:date="2023-12-11T21:31:00Z">
            <w:r w:rsidR="00453BB7">
              <w:rPr>
                <w:rFonts w:ascii="IRANSansWeb(FaNum)" w:hAnsi="IRANSansWeb(FaNum)" w:cs="IRANSansWeb(FaNum)"/>
                <w:noProof/>
                <w:webHidden/>
                <w:rtl/>
              </w:rPr>
              <w:t>14</w:t>
            </w:r>
          </w:ins>
          <w:ins w:id="354" w:author="Saleh Abedinezhad" w:date="2023-12-11T21:27:00Z">
            <w:r w:rsidRPr="00B11DCD">
              <w:rPr>
                <w:rStyle w:val="Hyperlink"/>
                <w:rFonts w:ascii="IRANSansWeb(FaNum)" w:hAnsi="IRANSansWeb(FaNum)" w:cs="IRANSansWeb(FaNum)"/>
                <w:noProof/>
                <w:rtl/>
                <w:rPrChange w:id="355" w:author="Saleh Abedinezhad" w:date="2023-12-11T21:28:00Z">
                  <w:rPr>
                    <w:rStyle w:val="Hyperlink"/>
                    <w:noProof/>
                    <w:rtl/>
                  </w:rPr>
                </w:rPrChange>
              </w:rPr>
              <w:fldChar w:fldCharType="end"/>
            </w:r>
            <w:r w:rsidRPr="00B11DCD">
              <w:rPr>
                <w:rStyle w:val="Hyperlink"/>
                <w:rFonts w:ascii="IRANSansWeb(FaNum)" w:hAnsi="IRANSansWeb(FaNum)" w:cs="IRANSansWeb(FaNum)"/>
                <w:noProof/>
                <w:rtl/>
                <w:rPrChange w:id="356" w:author="Saleh Abedinezhad" w:date="2023-12-11T21:28:00Z">
                  <w:rPr>
                    <w:rStyle w:val="Hyperlink"/>
                    <w:noProof/>
                    <w:rtl/>
                  </w:rPr>
                </w:rPrChange>
              </w:rPr>
              <w:fldChar w:fldCharType="end"/>
            </w:r>
          </w:ins>
        </w:p>
        <w:p w14:paraId="55B9BE39" w14:textId="526613D0" w:rsidR="00B11DCD" w:rsidRPr="00B11DCD" w:rsidRDefault="00B11DCD" w:rsidP="00B11DCD">
          <w:pPr>
            <w:pStyle w:val="TOC2"/>
            <w:rPr>
              <w:ins w:id="357" w:author="Saleh Abedinezhad" w:date="2023-12-11T21:27:00Z"/>
              <w:rFonts w:ascii="IRANSansWeb(FaNum)" w:eastAsiaTheme="minorEastAsia" w:hAnsi="IRANSansWeb(FaNum)" w:cs="IRANSansWeb(FaNum)"/>
              <w:noProof/>
              <w:kern w:val="2"/>
              <w:rtl/>
              <w14:ligatures w14:val="standardContextual"/>
              <w:rPrChange w:id="358" w:author="Saleh Abedinezhad" w:date="2023-12-11T21:28:00Z">
                <w:rPr>
                  <w:ins w:id="359" w:author="Saleh Abedinezhad" w:date="2023-12-11T21:27:00Z"/>
                  <w:rFonts w:eastAsiaTheme="minorEastAsia"/>
                  <w:noProof/>
                  <w:kern w:val="2"/>
                  <w:rtl/>
                  <w14:ligatures w14:val="standardContextual"/>
                </w:rPr>
              </w:rPrChange>
            </w:rPr>
          </w:pPr>
          <w:ins w:id="360" w:author="Saleh Abedinezhad" w:date="2023-12-11T21:27:00Z">
            <w:r w:rsidRPr="00B11DCD">
              <w:rPr>
                <w:rStyle w:val="Hyperlink"/>
                <w:rFonts w:ascii="IRANSansWeb(FaNum)" w:hAnsi="IRANSansWeb(FaNum)" w:cs="IRANSansWeb(FaNum)"/>
                <w:noProof/>
                <w:rtl/>
                <w:rPrChange w:id="361" w:author="Saleh Abedinezhad" w:date="2023-12-11T21:28:00Z">
                  <w:rPr>
                    <w:rStyle w:val="Hyperlink"/>
                    <w:noProof/>
                    <w:rtl/>
                  </w:rPr>
                </w:rPrChange>
              </w:rPr>
              <w:fldChar w:fldCharType="begin"/>
            </w:r>
            <w:r w:rsidRPr="00B11DCD">
              <w:rPr>
                <w:rStyle w:val="Hyperlink"/>
                <w:rFonts w:ascii="IRANSansWeb(FaNum)" w:hAnsi="IRANSansWeb(FaNum)" w:cs="IRANSansWeb(FaNum)"/>
                <w:noProof/>
                <w:rtl/>
                <w:rPrChange w:id="362" w:author="Saleh Abedinezhad" w:date="2023-12-11T21:28:00Z">
                  <w:rPr>
                    <w:rStyle w:val="Hyperlink"/>
                    <w:noProof/>
                    <w:rtl/>
                  </w:rPr>
                </w:rPrChange>
              </w:rPr>
              <w:instrText xml:space="preserve"> </w:instrText>
            </w:r>
            <w:r w:rsidRPr="00B11DCD">
              <w:rPr>
                <w:rFonts w:ascii="IRANSansWeb(FaNum)" w:hAnsi="IRANSansWeb(FaNum)" w:cs="IRANSansWeb(FaNum)"/>
                <w:noProof/>
                <w:rPrChange w:id="363" w:author="Saleh Abedinezhad" w:date="2023-12-11T21:28:00Z">
                  <w:rPr>
                    <w:noProof/>
                  </w:rPr>
                </w:rPrChange>
              </w:rPr>
              <w:instrText>HYPERLINK \l "_Toc153222489</w:instrText>
            </w:r>
            <w:r w:rsidRPr="00B11DCD">
              <w:rPr>
                <w:rFonts w:ascii="IRANSansWeb(FaNum)" w:hAnsi="IRANSansWeb(FaNum)" w:cs="IRANSansWeb(FaNum)"/>
                <w:noProof/>
                <w:rtl/>
                <w:rPrChange w:id="364" w:author="Saleh Abedinezhad" w:date="2023-12-11T21:28:00Z">
                  <w:rPr>
                    <w:noProof/>
                    <w:rtl/>
                  </w:rPr>
                </w:rPrChange>
              </w:rPr>
              <w:instrText>"</w:instrText>
            </w:r>
            <w:r w:rsidRPr="00B11DCD">
              <w:rPr>
                <w:rStyle w:val="Hyperlink"/>
                <w:rFonts w:ascii="IRANSansWeb(FaNum)" w:hAnsi="IRANSansWeb(FaNum)" w:cs="IRANSansWeb(FaNum)"/>
                <w:noProof/>
                <w:rtl/>
                <w:rPrChange w:id="365" w:author="Saleh Abedinezhad" w:date="2023-12-11T21:28:00Z">
                  <w:rPr>
                    <w:rStyle w:val="Hyperlink"/>
                    <w:noProof/>
                    <w:rtl/>
                  </w:rPr>
                </w:rPrChange>
              </w:rPr>
              <w:instrText xml:space="preserve"> </w:instrText>
            </w:r>
            <w:r w:rsidRPr="00D07AC5">
              <w:rPr>
                <w:rStyle w:val="Hyperlink"/>
                <w:rFonts w:ascii="IRANSansWeb(FaNum)" w:hAnsi="IRANSansWeb(FaNum)" w:cs="IRANSansWeb(FaNum)"/>
                <w:noProof/>
                <w:rtl/>
              </w:rPr>
            </w:r>
            <w:r w:rsidRPr="00B11DCD">
              <w:rPr>
                <w:rStyle w:val="Hyperlink"/>
                <w:rFonts w:ascii="IRANSansWeb(FaNum)" w:hAnsi="IRANSansWeb(FaNum)" w:cs="IRANSansWeb(FaNum)"/>
                <w:noProof/>
                <w:rtl/>
                <w:rPrChange w:id="366" w:author="Saleh Abedinezhad" w:date="2023-12-11T21:28:00Z">
                  <w:rPr>
                    <w:rStyle w:val="Hyperlink"/>
                    <w:noProof/>
                    <w:rtl/>
                  </w:rPr>
                </w:rPrChange>
              </w:rPr>
              <w:fldChar w:fldCharType="separate"/>
            </w:r>
            <w:r w:rsidRPr="00B11DCD">
              <w:rPr>
                <w:rStyle w:val="Hyperlink"/>
                <w:rFonts w:ascii="IRANSansWeb(FaNum)" w:hAnsi="IRANSansWeb(FaNum)" w:cs="IRANSansWeb(FaNum)"/>
                <w:noProof/>
                <w:rtl/>
              </w:rPr>
              <w:t>صفحه‌ی ورود به نرم افزار (</w:t>
            </w:r>
            <w:r w:rsidRPr="00B11DCD">
              <w:rPr>
                <w:rStyle w:val="Hyperlink"/>
                <w:rFonts w:ascii="IRANSansWeb(FaNum)" w:hAnsi="IRANSansWeb(FaNum)" w:cs="IRANSansWeb(FaNum)"/>
                <w:noProof/>
              </w:rPr>
              <w:t>Login page</w:t>
            </w:r>
            <w:r w:rsidRPr="00B11DCD">
              <w:rPr>
                <w:rStyle w:val="Hyperlink"/>
                <w:rFonts w:ascii="IRANSansWeb(FaNum)" w:hAnsi="IRANSansWeb(FaNum)" w:cs="IRANSansWeb(FaNum)"/>
                <w:noProof/>
                <w:rtl/>
              </w:rPr>
              <w:t>)</w:t>
            </w:r>
            <w:r w:rsidRPr="00B11DCD">
              <w:rPr>
                <w:rFonts w:ascii="IRANSansWeb(FaNum)" w:hAnsi="IRANSansWeb(FaNum)" w:cs="IRANSansWeb(FaNum)"/>
                <w:noProof/>
                <w:webHidden/>
                <w:rtl/>
                <w:rPrChange w:id="367" w:author="Saleh Abedinezhad" w:date="2023-12-11T21:28:00Z">
                  <w:rPr>
                    <w:noProof/>
                    <w:webHidden/>
                    <w:rtl/>
                  </w:rPr>
                </w:rPrChange>
              </w:rPr>
              <w:tab/>
            </w:r>
            <w:r w:rsidRPr="00B11DCD">
              <w:rPr>
                <w:rStyle w:val="Hyperlink"/>
                <w:rFonts w:ascii="IRANSansWeb(FaNum)" w:hAnsi="IRANSansWeb(FaNum)" w:cs="IRANSansWeb(FaNum)"/>
                <w:noProof/>
                <w:rtl/>
                <w:rPrChange w:id="368" w:author="Saleh Abedinezhad" w:date="2023-12-11T21:28:00Z">
                  <w:rPr>
                    <w:rStyle w:val="Hyperlink"/>
                    <w:noProof/>
                    <w:rtl/>
                  </w:rPr>
                </w:rPrChange>
              </w:rPr>
              <w:fldChar w:fldCharType="begin"/>
            </w:r>
            <w:r w:rsidRPr="00B11DCD">
              <w:rPr>
                <w:rFonts w:ascii="IRANSansWeb(FaNum)" w:hAnsi="IRANSansWeb(FaNum)" w:cs="IRANSansWeb(FaNum)"/>
                <w:noProof/>
                <w:webHidden/>
                <w:rtl/>
                <w:rPrChange w:id="369" w:author="Saleh Abedinezhad" w:date="2023-12-11T21:28:00Z">
                  <w:rPr>
                    <w:noProof/>
                    <w:webHidden/>
                    <w:rtl/>
                  </w:rPr>
                </w:rPrChange>
              </w:rPr>
              <w:instrText xml:space="preserve"> </w:instrText>
            </w:r>
            <w:r w:rsidRPr="00B11DCD">
              <w:rPr>
                <w:rFonts w:ascii="IRANSansWeb(FaNum)" w:hAnsi="IRANSansWeb(FaNum)" w:cs="IRANSansWeb(FaNum)"/>
                <w:noProof/>
                <w:webHidden/>
                <w:rPrChange w:id="370" w:author="Saleh Abedinezhad" w:date="2023-12-11T21:28:00Z">
                  <w:rPr>
                    <w:noProof/>
                    <w:webHidden/>
                  </w:rPr>
                </w:rPrChange>
              </w:rPr>
              <w:instrText>PAGEREF</w:instrText>
            </w:r>
            <w:r w:rsidRPr="00B11DCD">
              <w:rPr>
                <w:rFonts w:ascii="IRANSansWeb(FaNum)" w:hAnsi="IRANSansWeb(FaNum)" w:cs="IRANSansWeb(FaNum)"/>
                <w:noProof/>
                <w:webHidden/>
                <w:rtl/>
                <w:rPrChange w:id="371" w:author="Saleh Abedinezhad" w:date="2023-12-11T21:28:00Z">
                  <w:rPr>
                    <w:noProof/>
                    <w:webHidden/>
                    <w:rtl/>
                  </w:rPr>
                </w:rPrChange>
              </w:rPr>
              <w:instrText xml:space="preserve"> _</w:instrText>
            </w:r>
            <w:r w:rsidRPr="00B11DCD">
              <w:rPr>
                <w:rFonts w:ascii="IRANSansWeb(FaNum)" w:hAnsi="IRANSansWeb(FaNum)" w:cs="IRANSansWeb(FaNum)"/>
                <w:noProof/>
                <w:webHidden/>
                <w:rPrChange w:id="372" w:author="Saleh Abedinezhad" w:date="2023-12-11T21:28:00Z">
                  <w:rPr>
                    <w:noProof/>
                    <w:webHidden/>
                  </w:rPr>
                </w:rPrChange>
              </w:rPr>
              <w:instrText>Toc153222489 \h</w:instrText>
            </w:r>
            <w:r w:rsidRPr="00B11DCD">
              <w:rPr>
                <w:rFonts w:ascii="IRANSansWeb(FaNum)" w:hAnsi="IRANSansWeb(FaNum)" w:cs="IRANSansWeb(FaNum)"/>
                <w:noProof/>
                <w:webHidden/>
                <w:rtl/>
                <w:rPrChange w:id="373" w:author="Saleh Abedinezhad" w:date="2023-12-11T21:28:00Z">
                  <w:rPr>
                    <w:noProof/>
                    <w:webHidden/>
                    <w:rtl/>
                  </w:rPr>
                </w:rPrChange>
              </w:rPr>
              <w:instrText xml:space="preserve"> </w:instrText>
            </w:r>
          </w:ins>
          <w:r w:rsidRPr="00D07AC5">
            <w:rPr>
              <w:rStyle w:val="Hyperlink"/>
              <w:rFonts w:ascii="IRANSansWeb(FaNum)" w:hAnsi="IRANSansWeb(FaNum)" w:cs="IRANSansWeb(FaNum)"/>
              <w:noProof/>
              <w:rtl/>
            </w:rPr>
          </w:r>
          <w:r w:rsidRPr="00B11DCD">
            <w:rPr>
              <w:rStyle w:val="Hyperlink"/>
              <w:rFonts w:ascii="IRANSansWeb(FaNum)" w:hAnsi="IRANSansWeb(FaNum)" w:cs="IRANSansWeb(FaNum)"/>
              <w:noProof/>
              <w:rtl/>
              <w:rPrChange w:id="374" w:author="Saleh Abedinezhad" w:date="2023-12-11T21:28:00Z">
                <w:rPr>
                  <w:rStyle w:val="Hyperlink"/>
                  <w:noProof/>
                  <w:rtl/>
                </w:rPr>
              </w:rPrChange>
            </w:rPr>
            <w:fldChar w:fldCharType="separate"/>
          </w:r>
          <w:ins w:id="375" w:author="Saleh Abedinezhad" w:date="2023-12-11T21:31:00Z">
            <w:r w:rsidR="00453BB7">
              <w:rPr>
                <w:rFonts w:ascii="IRANSansWeb(FaNum)" w:hAnsi="IRANSansWeb(FaNum)" w:cs="IRANSansWeb(FaNum)"/>
                <w:noProof/>
                <w:webHidden/>
                <w:rtl/>
              </w:rPr>
              <w:t>14</w:t>
            </w:r>
          </w:ins>
          <w:ins w:id="376" w:author="Saleh Abedinezhad" w:date="2023-12-11T21:27:00Z">
            <w:r w:rsidRPr="00B11DCD">
              <w:rPr>
                <w:rStyle w:val="Hyperlink"/>
                <w:rFonts w:ascii="IRANSansWeb(FaNum)" w:hAnsi="IRANSansWeb(FaNum)" w:cs="IRANSansWeb(FaNum)"/>
                <w:noProof/>
                <w:rtl/>
                <w:rPrChange w:id="377" w:author="Saleh Abedinezhad" w:date="2023-12-11T21:28:00Z">
                  <w:rPr>
                    <w:rStyle w:val="Hyperlink"/>
                    <w:noProof/>
                    <w:rtl/>
                  </w:rPr>
                </w:rPrChange>
              </w:rPr>
              <w:fldChar w:fldCharType="end"/>
            </w:r>
            <w:r w:rsidRPr="00B11DCD">
              <w:rPr>
                <w:rStyle w:val="Hyperlink"/>
                <w:rFonts w:ascii="IRANSansWeb(FaNum)" w:hAnsi="IRANSansWeb(FaNum)" w:cs="IRANSansWeb(FaNum)"/>
                <w:noProof/>
                <w:rtl/>
                <w:rPrChange w:id="378" w:author="Saleh Abedinezhad" w:date="2023-12-11T21:28:00Z">
                  <w:rPr>
                    <w:rStyle w:val="Hyperlink"/>
                    <w:noProof/>
                    <w:rtl/>
                  </w:rPr>
                </w:rPrChange>
              </w:rPr>
              <w:fldChar w:fldCharType="end"/>
            </w:r>
          </w:ins>
        </w:p>
        <w:p w14:paraId="51C37E07" w14:textId="7AD9D04E" w:rsidR="00B11DCD" w:rsidRPr="00B11DCD" w:rsidRDefault="00B11DCD" w:rsidP="00B11DCD">
          <w:pPr>
            <w:pStyle w:val="TOC2"/>
            <w:rPr>
              <w:ins w:id="379" w:author="Saleh Abedinezhad" w:date="2023-12-11T21:27:00Z"/>
              <w:rFonts w:ascii="IRANSansWeb(FaNum)" w:eastAsiaTheme="minorEastAsia" w:hAnsi="IRANSansWeb(FaNum)" w:cs="IRANSansWeb(FaNum)"/>
              <w:noProof/>
              <w:kern w:val="2"/>
              <w:rtl/>
              <w14:ligatures w14:val="standardContextual"/>
              <w:rPrChange w:id="380" w:author="Saleh Abedinezhad" w:date="2023-12-11T21:28:00Z">
                <w:rPr>
                  <w:ins w:id="381" w:author="Saleh Abedinezhad" w:date="2023-12-11T21:27:00Z"/>
                  <w:rFonts w:eastAsiaTheme="minorEastAsia"/>
                  <w:noProof/>
                  <w:kern w:val="2"/>
                  <w:rtl/>
                  <w14:ligatures w14:val="standardContextual"/>
                </w:rPr>
              </w:rPrChange>
            </w:rPr>
          </w:pPr>
          <w:ins w:id="382" w:author="Saleh Abedinezhad" w:date="2023-12-11T21:27:00Z">
            <w:r w:rsidRPr="00B11DCD">
              <w:rPr>
                <w:rStyle w:val="Hyperlink"/>
                <w:rFonts w:ascii="IRANSansWeb(FaNum)" w:hAnsi="IRANSansWeb(FaNum)" w:cs="IRANSansWeb(FaNum)"/>
                <w:noProof/>
                <w:rtl/>
                <w:rPrChange w:id="383" w:author="Saleh Abedinezhad" w:date="2023-12-11T21:28:00Z">
                  <w:rPr>
                    <w:rStyle w:val="Hyperlink"/>
                    <w:noProof/>
                    <w:rtl/>
                  </w:rPr>
                </w:rPrChange>
              </w:rPr>
              <w:fldChar w:fldCharType="begin"/>
            </w:r>
            <w:r w:rsidRPr="00B11DCD">
              <w:rPr>
                <w:rStyle w:val="Hyperlink"/>
                <w:rFonts w:ascii="IRANSansWeb(FaNum)" w:hAnsi="IRANSansWeb(FaNum)" w:cs="IRANSansWeb(FaNum)"/>
                <w:noProof/>
                <w:rtl/>
                <w:rPrChange w:id="384" w:author="Saleh Abedinezhad" w:date="2023-12-11T21:28:00Z">
                  <w:rPr>
                    <w:rStyle w:val="Hyperlink"/>
                    <w:noProof/>
                    <w:rtl/>
                  </w:rPr>
                </w:rPrChange>
              </w:rPr>
              <w:instrText xml:space="preserve"> </w:instrText>
            </w:r>
            <w:r w:rsidRPr="00B11DCD">
              <w:rPr>
                <w:rFonts w:ascii="IRANSansWeb(FaNum)" w:hAnsi="IRANSansWeb(FaNum)" w:cs="IRANSansWeb(FaNum)"/>
                <w:noProof/>
                <w:rPrChange w:id="385" w:author="Saleh Abedinezhad" w:date="2023-12-11T21:28:00Z">
                  <w:rPr>
                    <w:noProof/>
                  </w:rPr>
                </w:rPrChange>
              </w:rPr>
              <w:instrText>HYPERLINK \l "_Toc153222490</w:instrText>
            </w:r>
            <w:r w:rsidRPr="00B11DCD">
              <w:rPr>
                <w:rFonts w:ascii="IRANSansWeb(FaNum)" w:hAnsi="IRANSansWeb(FaNum)" w:cs="IRANSansWeb(FaNum)"/>
                <w:noProof/>
                <w:rtl/>
                <w:rPrChange w:id="386" w:author="Saleh Abedinezhad" w:date="2023-12-11T21:28:00Z">
                  <w:rPr>
                    <w:noProof/>
                    <w:rtl/>
                  </w:rPr>
                </w:rPrChange>
              </w:rPr>
              <w:instrText>"</w:instrText>
            </w:r>
            <w:r w:rsidRPr="00B11DCD">
              <w:rPr>
                <w:rStyle w:val="Hyperlink"/>
                <w:rFonts w:ascii="IRANSansWeb(FaNum)" w:hAnsi="IRANSansWeb(FaNum)" w:cs="IRANSansWeb(FaNum)"/>
                <w:noProof/>
                <w:rtl/>
                <w:rPrChange w:id="387" w:author="Saleh Abedinezhad" w:date="2023-12-11T21:28:00Z">
                  <w:rPr>
                    <w:rStyle w:val="Hyperlink"/>
                    <w:noProof/>
                    <w:rtl/>
                  </w:rPr>
                </w:rPrChange>
              </w:rPr>
              <w:instrText xml:space="preserve"> </w:instrText>
            </w:r>
            <w:r w:rsidRPr="00D07AC5">
              <w:rPr>
                <w:rStyle w:val="Hyperlink"/>
                <w:rFonts w:ascii="IRANSansWeb(FaNum)" w:hAnsi="IRANSansWeb(FaNum)" w:cs="IRANSansWeb(FaNum)"/>
                <w:noProof/>
                <w:rtl/>
              </w:rPr>
            </w:r>
            <w:r w:rsidRPr="00B11DCD">
              <w:rPr>
                <w:rStyle w:val="Hyperlink"/>
                <w:rFonts w:ascii="IRANSansWeb(FaNum)" w:hAnsi="IRANSansWeb(FaNum)" w:cs="IRANSansWeb(FaNum)"/>
                <w:noProof/>
                <w:rtl/>
                <w:rPrChange w:id="388" w:author="Saleh Abedinezhad" w:date="2023-12-11T21:28:00Z">
                  <w:rPr>
                    <w:rStyle w:val="Hyperlink"/>
                    <w:noProof/>
                    <w:rtl/>
                  </w:rPr>
                </w:rPrChange>
              </w:rPr>
              <w:fldChar w:fldCharType="separate"/>
            </w:r>
            <w:r w:rsidRPr="00B11DCD">
              <w:rPr>
                <w:rStyle w:val="Hyperlink"/>
                <w:rFonts w:ascii="IRANSansWeb(FaNum)" w:hAnsi="IRANSansWeb(FaNum)" w:cs="IRANSansWeb(FaNum)"/>
                <w:noProof/>
                <w:rtl/>
              </w:rPr>
              <w:t>صفحه اصلی نرم افزار (</w:t>
            </w:r>
            <w:r w:rsidRPr="00B11DCD">
              <w:rPr>
                <w:rStyle w:val="Hyperlink"/>
                <w:rFonts w:ascii="IRANSansWeb(FaNum)" w:hAnsi="IRANSansWeb(FaNum)" w:cs="IRANSansWeb(FaNum)"/>
                <w:noProof/>
              </w:rPr>
              <w:t>Main page</w:t>
            </w:r>
            <w:r w:rsidRPr="00B11DCD">
              <w:rPr>
                <w:rStyle w:val="Hyperlink"/>
                <w:rFonts w:ascii="IRANSansWeb(FaNum)" w:hAnsi="IRANSansWeb(FaNum)" w:cs="IRANSansWeb(FaNum)"/>
                <w:noProof/>
                <w:rtl/>
              </w:rPr>
              <w:t>)</w:t>
            </w:r>
            <w:r w:rsidRPr="00B11DCD">
              <w:rPr>
                <w:rFonts w:ascii="IRANSansWeb(FaNum)" w:hAnsi="IRANSansWeb(FaNum)" w:cs="IRANSansWeb(FaNum)"/>
                <w:noProof/>
                <w:webHidden/>
                <w:rtl/>
                <w:rPrChange w:id="389" w:author="Saleh Abedinezhad" w:date="2023-12-11T21:28:00Z">
                  <w:rPr>
                    <w:noProof/>
                    <w:webHidden/>
                    <w:rtl/>
                  </w:rPr>
                </w:rPrChange>
              </w:rPr>
              <w:tab/>
            </w:r>
            <w:r w:rsidRPr="00B11DCD">
              <w:rPr>
                <w:rStyle w:val="Hyperlink"/>
                <w:rFonts w:ascii="IRANSansWeb(FaNum)" w:hAnsi="IRANSansWeb(FaNum)" w:cs="IRANSansWeb(FaNum)"/>
                <w:noProof/>
                <w:rtl/>
                <w:rPrChange w:id="390" w:author="Saleh Abedinezhad" w:date="2023-12-11T21:28:00Z">
                  <w:rPr>
                    <w:rStyle w:val="Hyperlink"/>
                    <w:noProof/>
                    <w:rtl/>
                  </w:rPr>
                </w:rPrChange>
              </w:rPr>
              <w:fldChar w:fldCharType="begin"/>
            </w:r>
            <w:r w:rsidRPr="00B11DCD">
              <w:rPr>
                <w:rFonts w:ascii="IRANSansWeb(FaNum)" w:hAnsi="IRANSansWeb(FaNum)" w:cs="IRANSansWeb(FaNum)"/>
                <w:noProof/>
                <w:webHidden/>
                <w:rtl/>
                <w:rPrChange w:id="391" w:author="Saleh Abedinezhad" w:date="2023-12-11T21:28:00Z">
                  <w:rPr>
                    <w:noProof/>
                    <w:webHidden/>
                    <w:rtl/>
                  </w:rPr>
                </w:rPrChange>
              </w:rPr>
              <w:instrText xml:space="preserve"> </w:instrText>
            </w:r>
            <w:r w:rsidRPr="00B11DCD">
              <w:rPr>
                <w:rFonts w:ascii="IRANSansWeb(FaNum)" w:hAnsi="IRANSansWeb(FaNum)" w:cs="IRANSansWeb(FaNum)"/>
                <w:noProof/>
                <w:webHidden/>
                <w:rPrChange w:id="392" w:author="Saleh Abedinezhad" w:date="2023-12-11T21:28:00Z">
                  <w:rPr>
                    <w:noProof/>
                    <w:webHidden/>
                  </w:rPr>
                </w:rPrChange>
              </w:rPr>
              <w:instrText>PAGEREF</w:instrText>
            </w:r>
            <w:r w:rsidRPr="00B11DCD">
              <w:rPr>
                <w:rFonts w:ascii="IRANSansWeb(FaNum)" w:hAnsi="IRANSansWeb(FaNum)" w:cs="IRANSansWeb(FaNum)"/>
                <w:noProof/>
                <w:webHidden/>
                <w:rtl/>
                <w:rPrChange w:id="393" w:author="Saleh Abedinezhad" w:date="2023-12-11T21:28:00Z">
                  <w:rPr>
                    <w:noProof/>
                    <w:webHidden/>
                    <w:rtl/>
                  </w:rPr>
                </w:rPrChange>
              </w:rPr>
              <w:instrText xml:space="preserve"> _</w:instrText>
            </w:r>
            <w:r w:rsidRPr="00B11DCD">
              <w:rPr>
                <w:rFonts w:ascii="IRANSansWeb(FaNum)" w:hAnsi="IRANSansWeb(FaNum)" w:cs="IRANSansWeb(FaNum)"/>
                <w:noProof/>
                <w:webHidden/>
                <w:rPrChange w:id="394" w:author="Saleh Abedinezhad" w:date="2023-12-11T21:28:00Z">
                  <w:rPr>
                    <w:noProof/>
                    <w:webHidden/>
                  </w:rPr>
                </w:rPrChange>
              </w:rPr>
              <w:instrText>Toc153222490 \h</w:instrText>
            </w:r>
            <w:r w:rsidRPr="00B11DCD">
              <w:rPr>
                <w:rFonts w:ascii="IRANSansWeb(FaNum)" w:hAnsi="IRANSansWeb(FaNum)" w:cs="IRANSansWeb(FaNum)"/>
                <w:noProof/>
                <w:webHidden/>
                <w:rtl/>
                <w:rPrChange w:id="395" w:author="Saleh Abedinezhad" w:date="2023-12-11T21:28:00Z">
                  <w:rPr>
                    <w:noProof/>
                    <w:webHidden/>
                    <w:rtl/>
                  </w:rPr>
                </w:rPrChange>
              </w:rPr>
              <w:instrText xml:space="preserve"> </w:instrText>
            </w:r>
          </w:ins>
          <w:r w:rsidRPr="00D07AC5">
            <w:rPr>
              <w:rStyle w:val="Hyperlink"/>
              <w:rFonts w:ascii="IRANSansWeb(FaNum)" w:hAnsi="IRANSansWeb(FaNum)" w:cs="IRANSansWeb(FaNum)"/>
              <w:noProof/>
              <w:rtl/>
            </w:rPr>
          </w:r>
          <w:r w:rsidRPr="00B11DCD">
            <w:rPr>
              <w:rStyle w:val="Hyperlink"/>
              <w:rFonts w:ascii="IRANSansWeb(FaNum)" w:hAnsi="IRANSansWeb(FaNum)" w:cs="IRANSansWeb(FaNum)"/>
              <w:noProof/>
              <w:rtl/>
              <w:rPrChange w:id="396" w:author="Saleh Abedinezhad" w:date="2023-12-11T21:28:00Z">
                <w:rPr>
                  <w:rStyle w:val="Hyperlink"/>
                  <w:noProof/>
                  <w:rtl/>
                </w:rPr>
              </w:rPrChange>
            </w:rPr>
            <w:fldChar w:fldCharType="separate"/>
          </w:r>
          <w:ins w:id="397" w:author="Saleh Abedinezhad" w:date="2023-12-11T21:31:00Z">
            <w:r w:rsidR="00453BB7">
              <w:rPr>
                <w:rFonts w:ascii="IRANSansWeb(FaNum)" w:hAnsi="IRANSansWeb(FaNum)" w:cs="IRANSansWeb(FaNum)"/>
                <w:noProof/>
                <w:webHidden/>
                <w:rtl/>
              </w:rPr>
              <w:t>15</w:t>
            </w:r>
          </w:ins>
          <w:ins w:id="398" w:author="Saleh Abedinezhad" w:date="2023-12-11T21:27:00Z">
            <w:r w:rsidRPr="00B11DCD">
              <w:rPr>
                <w:rStyle w:val="Hyperlink"/>
                <w:rFonts w:ascii="IRANSansWeb(FaNum)" w:hAnsi="IRANSansWeb(FaNum)" w:cs="IRANSansWeb(FaNum)"/>
                <w:noProof/>
                <w:rtl/>
                <w:rPrChange w:id="399" w:author="Saleh Abedinezhad" w:date="2023-12-11T21:28:00Z">
                  <w:rPr>
                    <w:rStyle w:val="Hyperlink"/>
                    <w:noProof/>
                    <w:rtl/>
                  </w:rPr>
                </w:rPrChange>
              </w:rPr>
              <w:fldChar w:fldCharType="end"/>
            </w:r>
            <w:r w:rsidRPr="00B11DCD">
              <w:rPr>
                <w:rStyle w:val="Hyperlink"/>
                <w:rFonts w:ascii="IRANSansWeb(FaNum)" w:hAnsi="IRANSansWeb(FaNum)" w:cs="IRANSansWeb(FaNum)"/>
                <w:noProof/>
                <w:rtl/>
                <w:rPrChange w:id="400" w:author="Saleh Abedinezhad" w:date="2023-12-11T21:28:00Z">
                  <w:rPr>
                    <w:rStyle w:val="Hyperlink"/>
                    <w:noProof/>
                    <w:rtl/>
                  </w:rPr>
                </w:rPrChange>
              </w:rPr>
              <w:fldChar w:fldCharType="end"/>
            </w:r>
          </w:ins>
        </w:p>
        <w:p w14:paraId="7E47AD1F" w14:textId="5FC43F80" w:rsidR="00A1572D" w:rsidRPr="00B11DCD" w:rsidDel="00FD229D" w:rsidRDefault="00A1572D" w:rsidP="00A1572D">
          <w:pPr>
            <w:pStyle w:val="TOC1"/>
            <w:spacing w:line="360" w:lineRule="auto"/>
            <w:rPr>
              <w:del w:id="401" w:author="Saleh Abedinezhad" w:date="2023-11-25T20:41:00Z"/>
              <w:rFonts w:ascii="IRANSansWeb(FaNum)" w:eastAsiaTheme="minorEastAsia" w:hAnsi="IRANSansWeb(FaNum)" w:cs="IRANSansWeb(FaNum)"/>
              <w:noProof/>
              <w:kern w:val="2"/>
              <w:sz w:val="20"/>
              <w:szCs w:val="20"/>
              <w:rtl/>
              <w14:ligatures w14:val="standardContextual"/>
            </w:rPr>
          </w:pPr>
          <w:del w:id="402" w:author="Saleh Abedinezhad" w:date="2023-11-25T20:41:00Z">
            <w:r w:rsidRPr="00B11DCD" w:rsidDel="00FD229D">
              <w:rPr>
                <w:rtl/>
                <w:rPrChange w:id="403" w:author="Saleh Abedinezhad" w:date="2023-12-11T21:28:00Z">
                  <w:rPr>
                    <w:rStyle w:val="Hyperlink"/>
                    <w:rFonts w:ascii="IRANSansWeb(FaNum)" w:hAnsi="IRANSansWeb(FaNum)" w:cs="IRANSansWeb(FaNum)"/>
                    <w:b/>
                    <w:bCs/>
                    <w:noProof/>
                    <w:sz w:val="20"/>
                    <w:szCs w:val="20"/>
                    <w:rtl/>
                  </w:rPr>
                </w:rPrChange>
              </w:rPr>
              <w:delText>شرح مسأله</w:delText>
            </w:r>
            <w:r w:rsidRPr="00B11DCD" w:rsidDel="00FD229D">
              <w:rPr>
                <w:rFonts w:ascii="IRANSansWeb(FaNum)" w:hAnsi="IRANSansWeb(FaNum)" w:cs="IRANSansWeb(FaNum)"/>
                <w:noProof/>
                <w:webHidden/>
                <w:sz w:val="20"/>
                <w:szCs w:val="20"/>
                <w:rtl/>
              </w:rPr>
              <w:tab/>
            </w:r>
            <w:r w:rsidR="001802CC" w:rsidRPr="00B11DCD" w:rsidDel="00FD229D">
              <w:rPr>
                <w:rFonts w:ascii="IRANSansWeb(FaNum)" w:hAnsi="IRANSansWeb(FaNum)" w:cs="IRANSansWeb(FaNum)"/>
                <w:noProof/>
                <w:webHidden/>
                <w:sz w:val="20"/>
                <w:szCs w:val="20"/>
                <w:rtl/>
              </w:rPr>
              <w:delText>4</w:delText>
            </w:r>
          </w:del>
        </w:p>
        <w:p w14:paraId="1EC97A32" w14:textId="2AE7D613" w:rsidR="00A1572D" w:rsidRPr="00B11DCD" w:rsidDel="00FD229D" w:rsidRDefault="00A1572D" w:rsidP="00A1572D">
          <w:pPr>
            <w:pStyle w:val="TOC2"/>
            <w:spacing w:line="360" w:lineRule="auto"/>
            <w:rPr>
              <w:del w:id="404" w:author="Saleh Abedinezhad" w:date="2023-11-25T20:41:00Z"/>
              <w:rFonts w:ascii="IRANSansWeb(FaNum)" w:eastAsiaTheme="minorEastAsia" w:hAnsi="IRANSansWeb(FaNum)" w:cs="IRANSansWeb(FaNum)"/>
              <w:noProof/>
              <w:kern w:val="2"/>
              <w:sz w:val="20"/>
              <w:szCs w:val="20"/>
              <w:rtl/>
              <w14:ligatures w14:val="standardContextual"/>
            </w:rPr>
          </w:pPr>
          <w:del w:id="405" w:author="Saleh Abedinezhad" w:date="2023-11-25T20:41:00Z">
            <w:r w:rsidRPr="00B11DCD" w:rsidDel="00FD229D">
              <w:rPr>
                <w:rtl/>
                <w:rPrChange w:id="406" w:author="Saleh Abedinezhad" w:date="2023-12-11T21:28:00Z">
                  <w:rPr>
                    <w:rStyle w:val="Hyperlink"/>
                    <w:rFonts w:ascii="IRANSansWeb(FaNum)" w:hAnsi="IRANSansWeb(FaNum)" w:cs="IRANSansWeb(FaNum)"/>
                    <w:b/>
                    <w:bCs/>
                    <w:noProof/>
                    <w:sz w:val="20"/>
                    <w:szCs w:val="20"/>
                    <w:rtl/>
                  </w:rPr>
                </w:rPrChange>
              </w:rPr>
              <w:delText>نت</w:delText>
            </w:r>
            <w:r w:rsidRPr="00B11DCD" w:rsidDel="00FD229D">
              <w:rPr>
                <w:rFonts w:hint="cs"/>
                <w:rtl/>
                <w:rPrChange w:id="407" w:author="Saleh Abedinezhad" w:date="2023-12-11T21:28:00Z">
                  <w:rPr>
                    <w:rStyle w:val="Hyperlink"/>
                    <w:rFonts w:ascii="IRANSansWeb(FaNum)" w:hAnsi="IRANSansWeb(FaNum)" w:cs="IRANSansWeb(FaNum)" w:hint="cs"/>
                    <w:b/>
                    <w:bCs/>
                    <w:noProof/>
                    <w:sz w:val="20"/>
                    <w:szCs w:val="20"/>
                    <w:rtl/>
                  </w:rPr>
                </w:rPrChange>
              </w:rPr>
              <w:delText>ی</w:delText>
            </w:r>
            <w:r w:rsidRPr="00B11DCD" w:rsidDel="00FD229D">
              <w:rPr>
                <w:rFonts w:hint="eastAsia"/>
                <w:rtl/>
                <w:rPrChange w:id="408" w:author="Saleh Abedinezhad" w:date="2023-12-11T21:28:00Z">
                  <w:rPr>
                    <w:rStyle w:val="Hyperlink"/>
                    <w:rFonts w:ascii="IRANSansWeb(FaNum)" w:hAnsi="IRANSansWeb(FaNum)" w:cs="IRANSansWeb(FaNum)" w:hint="eastAsia"/>
                    <w:b/>
                    <w:bCs/>
                    <w:noProof/>
                    <w:sz w:val="20"/>
                    <w:szCs w:val="20"/>
                    <w:rtl/>
                  </w:rPr>
                </w:rPrChange>
              </w:rPr>
              <w:delText>جه</w:delText>
            </w:r>
            <w:r w:rsidRPr="00B11DCD" w:rsidDel="00FD229D">
              <w:rPr>
                <w:rtl/>
                <w:rPrChange w:id="409" w:author="Saleh Abedinezhad" w:date="2023-12-11T21:28:00Z">
                  <w:rPr>
                    <w:rStyle w:val="Hyperlink"/>
                    <w:rFonts w:ascii="IRANSansWeb(FaNum)" w:hAnsi="IRANSansWeb(FaNum)" w:cs="IRANSansWeb(FaNum)"/>
                    <w:b/>
                    <w:bCs/>
                    <w:noProof/>
                    <w:sz w:val="20"/>
                    <w:szCs w:val="20"/>
                    <w:rtl/>
                  </w:rPr>
                </w:rPrChange>
              </w:rPr>
              <w:delText xml:space="preserve"> </w:delText>
            </w:r>
            <w:r w:rsidRPr="00B11DCD" w:rsidDel="00FD229D">
              <w:rPr>
                <w:rFonts w:hint="eastAsia"/>
                <w:rtl/>
                <w:rPrChange w:id="410" w:author="Saleh Abedinezhad" w:date="2023-12-11T21:28:00Z">
                  <w:rPr>
                    <w:rStyle w:val="Hyperlink"/>
                    <w:rFonts w:ascii="IRANSansWeb(FaNum)" w:hAnsi="IRANSansWeb(FaNum)" w:cs="IRANSansWeb(FaNum)" w:hint="eastAsia"/>
                    <w:b/>
                    <w:bCs/>
                    <w:noProof/>
                    <w:sz w:val="20"/>
                    <w:szCs w:val="20"/>
                    <w:rtl/>
                  </w:rPr>
                </w:rPrChange>
              </w:rPr>
              <w:delText>مطالعات</w:delText>
            </w:r>
            <w:r w:rsidRPr="00B11DCD" w:rsidDel="00FD229D">
              <w:rPr>
                <w:rFonts w:ascii="IRANSansWeb(FaNum)" w:hAnsi="IRANSansWeb(FaNum)" w:cs="IRANSansWeb(FaNum)"/>
                <w:noProof/>
                <w:webHidden/>
                <w:sz w:val="20"/>
                <w:szCs w:val="20"/>
                <w:rtl/>
              </w:rPr>
              <w:tab/>
            </w:r>
            <w:r w:rsidR="001802CC" w:rsidRPr="00B11DCD" w:rsidDel="00FD229D">
              <w:rPr>
                <w:rFonts w:ascii="IRANSansWeb(FaNum)" w:hAnsi="IRANSansWeb(FaNum)" w:cs="IRANSansWeb(FaNum)"/>
                <w:noProof/>
                <w:webHidden/>
                <w:sz w:val="20"/>
                <w:szCs w:val="20"/>
                <w:rtl/>
              </w:rPr>
              <w:delText>4</w:delText>
            </w:r>
          </w:del>
        </w:p>
        <w:p w14:paraId="3261946D" w14:textId="47BE72A0" w:rsidR="00A1572D" w:rsidRPr="00B11DCD" w:rsidDel="00FD229D" w:rsidRDefault="00A1572D" w:rsidP="00A1572D">
          <w:pPr>
            <w:pStyle w:val="TOC2"/>
            <w:spacing w:line="360" w:lineRule="auto"/>
            <w:rPr>
              <w:del w:id="411" w:author="Saleh Abedinezhad" w:date="2023-11-25T20:41:00Z"/>
              <w:rFonts w:ascii="IRANSansWeb(FaNum)" w:eastAsiaTheme="minorEastAsia" w:hAnsi="IRANSansWeb(FaNum)" w:cs="IRANSansWeb(FaNum)"/>
              <w:noProof/>
              <w:kern w:val="2"/>
              <w:sz w:val="20"/>
              <w:szCs w:val="20"/>
              <w:rtl/>
              <w14:ligatures w14:val="standardContextual"/>
            </w:rPr>
          </w:pPr>
          <w:del w:id="412" w:author="Saleh Abedinezhad" w:date="2023-11-25T20:41:00Z">
            <w:r w:rsidRPr="00B11DCD" w:rsidDel="00FD229D">
              <w:rPr>
                <w:rtl/>
                <w:rPrChange w:id="413" w:author="Saleh Abedinezhad" w:date="2023-12-11T21:28:00Z">
                  <w:rPr>
                    <w:rStyle w:val="Hyperlink"/>
                    <w:rFonts w:ascii="IRANSansWeb(FaNum)" w:hAnsi="IRANSansWeb(FaNum)" w:cs="IRANSansWeb(FaNum)"/>
                    <w:b/>
                    <w:bCs/>
                    <w:noProof/>
                    <w:sz w:val="20"/>
                    <w:szCs w:val="20"/>
                    <w:rtl/>
                  </w:rPr>
                </w:rPrChange>
              </w:rPr>
              <w:delText>بررس</w:delText>
            </w:r>
            <w:r w:rsidRPr="00B11DCD" w:rsidDel="00FD229D">
              <w:rPr>
                <w:rFonts w:hint="cs"/>
                <w:rtl/>
                <w:rPrChange w:id="414" w:author="Saleh Abedinezhad" w:date="2023-12-11T21:28:00Z">
                  <w:rPr>
                    <w:rStyle w:val="Hyperlink"/>
                    <w:rFonts w:ascii="IRANSansWeb(FaNum)" w:hAnsi="IRANSansWeb(FaNum)" w:cs="IRANSansWeb(FaNum)" w:hint="cs"/>
                    <w:b/>
                    <w:bCs/>
                    <w:noProof/>
                    <w:sz w:val="20"/>
                    <w:szCs w:val="20"/>
                    <w:rtl/>
                  </w:rPr>
                </w:rPrChange>
              </w:rPr>
              <w:delText>ی</w:delText>
            </w:r>
            <w:r w:rsidRPr="00B11DCD" w:rsidDel="00FD229D">
              <w:rPr>
                <w:rtl/>
                <w:rPrChange w:id="415" w:author="Saleh Abedinezhad" w:date="2023-12-11T21:28:00Z">
                  <w:rPr>
                    <w:rStyle w:val="Hyperlink"/>
                    <w:rFonts w:ascii="IRANSansWeb(FaNum)" w:hAnsi="IRANSansWeb(FaNum)" w:cs="IRANSansWeb(FaNum)"/>
                    <w:b/>
                    <w:bCs/>
                    <w:noProof/>
                    <w:sz w:val="20"/>
                    <w:szCs w:val="20"/>
                    <w:rtl/>
                  </w:rPr>
                </w:rPrChange>
              </w:rPr>
              <w:delText xml:space="preserve"> کارها</w:delText>
            </w:r>
            <w:r w:rsidRPr="00B11DCD" w:rsidDel="00FD229D">
              <w:rPr>
                <w:rFonts w:hint="cs"/>
                <w:rtl/>
                <w:rPrChange w:id="416" w:author="Saleh Abedinezhad" w:date="2023-12-11T21:28:00Z">
                  <w:rPr>
                    <w:rStyle w:val="Hyperlink"/>
                    <w:rFonts w:ascii="IRANSansWeb(FaNum)" w:hAnsi="IRANSansWeb(FaNum)" w:cs="IRANSansWeb(FaNum)" w:hint="cs"/>
                    <w:b/>
                    <w:bCs/>
                    <w:noProof/>
                    <w:sz w:val="20"/>
                    <w:szCs w:val="20"/>
                    <w:rtl/>
                  </w:rPr>
                </w:rPrChange>
              </w:rPr>
              <w:delText>ی</w:delText>
            </w:r>
            <w:r w:rsidRPr="00B11DCD" w:rsidDel="00FD229D">
              <w:rPr>
                <w:rtl/>
                <w:rPrChange w:id="417" w:author="Saleh Abedinezhad" w:date="2023-12-11T21:28:00Z">
                  <w:rPr>
                    <w:rStyle w:val="Hyperlink"/>
                    <w:rFonts w:ascii="IRANSansWeb(FaNum)" w:hAnsi="IRANSansWeb(FaNum)" w:cs="IRANSansWeb(FaNum)"/>
                    <w:b/>
                    <w:bCs/>
                    <w:noProof/>
                    <w:sz w:val="20"/>
                    <w:szCs w:val="20"/>
                    <w:rtl/>
                  </w:rPr>
                </w:rPrChange>
              </w:rPr>
              <w:delText xml:space="preserve"> مشابه</w:delText>
            </w:r>
            <w:r w:rsidRPr="00B11DCD" w:rsidDel="00FD229D">
              <w:rPr>
                <w:rFonts w:ascii="IRANSansWeb(FaNum)" w:hAnsi="IRANSansWeb(FaNum)" w:cs="IRANSansWeb(FaNum)"/>
                <w:noProof/>
                <w:webHidden/>
                <w:sz w:val="20"/>
                <w:szCs w:val="20"/>
                <w:rtl/>
              </w:rPr>
              <w:tab/>
            </w:r>
            <w:r w:rsidR="001802CC" w:rsidRPr="00B11DCD" w:rsidDel="00FD229D">
              <w:rPr>
                <w:rFonts w:ascii="IRANSansWeb(FaNum)" w:hAnsi="IRANSansWeb(FaNum)" w:cs="IRANSansWeb(FaNum)"/>
                <w:noProof/>
                <w:webHidden/>
                <w:sz w:val="20"/>
                <w:szCs w:val="20"/>
                <w:rtl/>
              </w:rPr>
              <w:delText>4</w:delText>
            </w:r>
          </w:del>
        </w:p>
        <w:p w14:paraId="6487DF47" w14:textId="2972F708" w:rsidR="00A1572D" w:rsidRPr="00B11DCD" w:rsidDel="00FD229D" w:rsidRDefault="00A1572D" w:rsidP="00A1572D">
          <w:pPr>
            <w:pStyle w:val="TOC1"/>
            <w:spacing w:line="360" w:lineRule="auto"/>
            <w:rPr>
              <w:del w:id="418" w:author="Saleh Abedinezhad" w:date="2023-11-25T20:41:00Z"/>
              <w:rFonts w:ascii="IRANSansWeb(FaNum)" w:eastAsiaTheme="minorEastAsia" w:hAnsi="IRANSansWeb(FaNum)" w:cs="IRANSansWeb(FaNum)"/>
              <w:noProof/>
              <w:kern w:val="2"/>
              <w:sz w:val="20"/>
              <w:szCs w:val="20"/>
              <w:rtl/>
              <w14:ligatures w14:val="standardContextual"/>
            </w:rPr>
          </w:pPr>
          <w:del w:id="419" w:author="Saleh Abedinezhad" w:date="2023-11-25T20:41:00Z">
            <w:r w:rsidRPr="00B11DCD" w:rsidDel="00FD229D">
              <w:rPr>
                <w:rtl/>
                <w:rPrChange w:id="420" w:author="Saleh Abedinezhad" w:date="2023-12-11T21:28:00Z">
                  <w:rPr>
                    <w:rStyle w:val="Hyperlink"/>
                    <w:rFonts w:ascii="IRANSansWeb(FaNum)" w:hAnsi="IRANSansWeb(FaNum)" w:cs="IRANSansWeb(FaNum)"/>
                    <w:b/>
                    <w:bCs/>
                    <w:noProof/>
                    <w:sz w:val="20"/>
                    <w:szCs w:val="20"/>
                    <w:rtl/>
                  </w:rPr>
                </w:rPrChange>
              </w:rPr>
              <w:delText xml:space="preserve">چرا از تکنولوژي </w:delText>
            </w:r>
            <w:r w:rsidRPr="00B11DCD" w:rsidDel="00FD229D">
              <w:rPr>
                <w:rPrChange w:id="421" w:author="Saleh Abedinezhad" w:date="2023-12-11T21:28:00Z">
                  <w:rPr>
                    <w:rStyle w:val="Hyperlink"/>
                    <w:rFonts w:ascii="IRANSansWeb(FaNum)" w:hAnsi="IRANSansWeb(FaNum)" w:cs="IRANSansWeb(FaNum)"/>
                    <w:b/>
                    <w:bCs/>
                    <w:noProof/>
                    <w:sz w:val="20"/>
                    <w:szCs w:val="20"/>
                  </w:rPr>
                </w:rPrChange>
              </w:rPr>
              <w:delText>WPF</w:delText>
            </w:r>
            <w:r w:rsidRPr="00B11DCD" w:rsidDel="00FD229D">
              <w:rPr>
                <w:rtl/>
                <w:rPrChange w:id="422" w:author="Saleh Abedinezhad" w:date="2023-12-11T21:28:00Z">
                  <w:rPr>
                    <w:rStyle w:val="Hyperlink"/>
                    <w:rFonts w:ascii="IRANSansWeb(FaNum)" w:hAnsi="IRANSansWeb(FaNum)" w:cs="IRANSansWeb(FaNum)"/>
                    <w:b/>
                    <w:bCs/>
                    <w:noProof/>
                    <w:sz w:val="20"/>
                    <w:szCs w:val="20"/>
                    <w:rtl/>
                  </w:rPr>
                </w:rPrChange>
              </w:rPr>
              <w:delText xml:space="preserve"> در ساخت ا</w:delText>
            </w:r>
            <w:r w:rsidRPr="00B11DCD" w:rsidDel="00FD229D">
              <w:rPr>
                <w:rFonts w:hint="cs"/>
                <w:rtl/>
                <w:rPrChange w:id="423" w:author="Saleh Abedinezhad" w:date="2023-12-11T21:28:00Z">
                  <w:rPr>
                    <w:rStyle w:val="Hyperlink"/>
                    <w:rFonts w:ascii="IRANSansWeb(FaNum)" w:hAnsi="IRANSansWeb(FaNum)" w:cs="IRANSansWeb(FaNum)" w:hint="cs"/>
                    <w:b/>
                    <w:bCs/>
                    <w:noProof/>
                    <w:sz w:val="20"/>
                    <w:szCs w:val="20"/>
                    <w:rtl/>
                  </w:rPr>
                </w:rPrChange>
              </w:rPr>
              <w:delText>ی</w:delText>
            </w:r>
            <w:r w:rsidRPr="00B11DCD" w:rsidDel="00FD229D">
              <w:rPr>
                <w:rFonts w:hint="eastAsia"/>
                <w:rtl/>
                <w:rPrChange w:id="424" w:author="Saleh Abedinezhad" w:date="2023-12-11T21:28:00Z">
                  <w:rPr>
                    <w:rStyle w:val="Hyperlink"/>
                    <w:rFonts w:ascii="IRANSansWeb(FaNum)" w:hAnsi="IRANSansWeb(FaNum)" w:cs="IRANSansWeb(FaNum)" w:hint="eastAsia"/>
                    <w:b/>
                    <w:bCs/>
                    <w:noProof/>
                    <w:sz w:val="20"/>
                    <w:szCs w:val="20"/>
                    <w:rtl/>
                  </w:rPr>
                </w:rPrChange>
              </w:rPr>
              <w:delText>ن</w:delText>
            </w:r>
            <w:r w:rsidRPr="00B11DCD" w:rsidDel="00FD229D">
              <w:rPr>
                <w:rtl/>
                <w:rPrChange w:id="425" w:author="Saleh Abedinezhad" w:date="2023-12-11T21:28:00Z">
                  <w:rPr>
                    <w:rStyle w:val="Hyperlink"/>
                    <w:rFonts w:ascii="IRANSansWeb(FaNum)" w:hAnsi="IRANSansWeb(FaNum)" w:cs="IRANSansWeb(FaNum)"/>
                    <w:b/>
                    <w:bCs/>
                    <w:noProof/>
                    <w:sz w:val="20"/>
                    <w:szCs w:val="20"/>
                    <w:rtl/>
                  </w:rPr>
                </w:rPrChange>
              </w:rPr>
              <w:delText xml:space="preserve"> نرم افزار استفاده شده؟</w:delText>
            </w:r>
            <w:r w:rsidRPr="00B11DCD" w:rsidDel="00FD229D">
              <w:rPr>
                <w:rFonts w:ascii="IRANSansWeb(FaNum)" w:hAnsi="IRANSansWeb(FaNum)" w:cs="IRANSansWeb(FaNum)"/>
                <w:noProof/>
                <w:webHidden/>
                <w:sz w:val="20"/>
                <w:szCs w:val="20"/>
                <w:rtl/>
              </w:rPr>
              <w:tab/>
            </w:r>
            <w:r w:rsidR="001802CC" w:rsidRPr="00B11DCD" w:rsidDel="00FD229D">
              <w:rPr>
                <w:rFonts w:ascii="IRANSansWeb(FaNum)" w:hAnsi="IRANSansWeb(FaNum)" w:cs="IRANSansWeb(FaNum)"/>
                <w:noProof/>
                <w:webHidden/>
                <w:sz w:val="20"/>
                <w:szCs w:val="20"/>
                <w:rtl/>
              </w:rPr>
              <w:delText>5</w:delText>
            </w:r>
          </w:del>
        </w:p>
        <w:p w14:paraId="4B8DA426" w14:textId="0DEA9115" w:rsidR="00A1572D" w:rsidRPr="00B11DCD" w:rsidDel="00FD229D" w:rsidRDefault="00A1572D" w:rsidP="00A1572D">
          <w:pPr>
            <w:pStyle w:val="TOC1"/>
            <w:spacing w:line="360" w:lineRule="auto"/>
            <w:rPr>
              <w:del w:id="426" w:author="Saleh Abedinezhad" w:date="2023-11-25T20:41:00Z"/>
              <w:rFonts w:ascii="IRANSansWeb(FaNum)" w:eastAsiaTheme="minorEastAsia" w:hAnsi="IRANSansWeb(FaNum)" w:cs="IRANSansWeb(FaNum)"/>
              <w:noProof/>
              <w:kern w:val="2"/>
              <w:sz w:val="20"/>
              <w:szCs w:val="20"/>
              <w:rtl/>
              <w14:ligatures w14:val="standardContextual"/>
            </w:rPr>
          </w:pPr>
          <w:del w:id="427" w:author="Saleh Abedinezhad" w:date="2023-11-25T20:41:00Z">
            <w:r w:rsidRPr="00B11DCD" w:rsidDel="00FD229D">
              <w:rPr>
                <w:rtl/>
                <w:rPrChange w:id="428" w:author="Saleh Abedinezhad" w:date="2023-12-11T21:28:00Z">
                  <w:rPr>
                    <w:rStyle w:val="Hyperlink"/>
                    <w:rFonts w:ascii="IRANSansWeb(FaNum)" w:hAnsi="IRANSansWeb(FaNum)" w:cs="IRANSansWeb(FaNum)"/>
                    <w:b/>
                    <w:bCs/>
                    <w:noProof/>
                    <w:sz w:val="20"/>
                    <w:szCs w:val="20"/>
                    <w:rtl/>
                  </w:rPr>
                </w:rPrChange>
              </w:rPr>
              <w:delText>د</w:delText>
            </w:r>
            <w:r w:rsidRPr="00B11DCD" w:rsidDel="00FD229D">
              <w:rPr>
                <w:rFonts w:hint="cs"/>
                <w:rtl/>
                <w:rPrChange w:id="429" w:author="Saleh Abedinezhad" w:date="2023-12-11T21:28:00Z">
                  <w:rPr>
                    <w:rStyle w:val="Hyperlink"/>
                    <w:rFonts w:ascii="IRANSansWeb(FaNum)" w:hAnsi="IRANSansWeb(FaNum)" w:cs="IRANSansWeb(FaNum)" w:hint="cs"/>
                    <w:b/>
                    <w:bCs/>
                    <w:noProof/>
                    <w:sz w:val="20"/>
                    <w:szCs w:val="20"/>
                    <w:rtl/>
                  </w:rPr>
                </w:rPrChange>
              </w:rPr>
              <w:delText>ی</w:delText>
            </w:r>
            <w:r w:rsidRPr="00B11DCD" w:rsidDel="00FD229D">
              <w:rPr>
                <w:rFonts w:hint="eastAsia"/>
                <w:rtl/>
                <w:rPrChange w:id="430" w:author="Saleh Abedinezhad" w:date="2023-12-11T21:28:00Z">
                  <w:rPr>
                    <w:rStyle w:val="Hyperlink"/>
                    <w:rFonts w:ascii="IRANSansWeb(FaNum)" w:hAnsi="IRANSansWeb(FaNum)" w:cs="IRANSansWeb(FaNum)" w:hint="eastAsia"/>
                    <w:b/>
                    <w:bCs/>
                    <w:noProof/>
                    <w:sz w:val="20"/>
                    <w:szCs w:val="20"/>
                    <w:rtl/>
                  </w:rPr>
                </w:rPrChange>
              </w:rPr>
              <w:delText>اگرام‌ها</w:delText>
            </w:r>
            <w:r w:rsidRPr="00B11DCD" w:rsidDel="00FD229D">
              <w:rPr>
                <w:rFonts w:hint="cs"/>
                <w:rtl/>
                <w:rPrChange w:id="431" w:author="Saleh Abedinezhad" w:date="2023-12-11T21:28:00Z">
                  <w:rPr>
                    <w:rStyle w:val="Hyperlink"/>
                    <w:rFonts w:ascii="IRANSansWeb(FaNum)" w:hAnsi="IRANSansWeb(FaNum)" w:cs="IRANSansWeb(FaNum)" w:hint="cs"/>
                    <w:b/>
                    <w:bCs/>
                    <w:noProof/>
                    <w:sz w:val="20"/>
                    <w:szCs w:val="20"/>
                    <w:rtl/>
                  </w:rPr>
                </w:rPrChange>
              </w:rPr>
              <w:delText>ی</w:delText>
            </w:r>
            <w:r w:rsidRPr="00B11DCD" w:rsidDel="00FD229D">
              <w:rPr>
                <w:rtl/>
                <w:rPrChange w:id="432" w:author="Saleh Abedinezhad" w:date="2023-12-11T21:28:00Z">
                  <w:rPr>
                    <w:rStyle w:val="Hyperlink"/>
                    <w:rFonts w:ascii="IRANSansWeb(FaNum)" w:hAnsi="IRANSansWeb(FaNum)" w:cs="IRANSansWeb(FaNum)"/>
                    <w:b/>
                    <w:bCs/>
                    <w:noProof/>
                    <w:sz w:val="20"/>
                    <w:szCs w:val="20"/>
                    <w:rtl/>
                  </w:rPr>
                </w:rPrChange>
              </w:rPr>
              <w:delText xml:space="preserve"> </w:delText>
            </w:r>
            <w:r w:rsidRPr="00B11DCD" w:rsidDel="00FD229D">
              <w:rPr>
                <w:rFonts w:hint="eastAsia"/>
                <w:rtl/>
                <w:rPrChange w:id="433" w:author="Saleh Abedinezhad" w:date="2023-12-11T21:28:00Z">
                  <w:rPr>
                    <w:rStyle w:val="Hyperlink"/>
                    <w:rFonts w:ascii="IRANSansWeb(FaNum)" w:hAnsi="IRANSansWeb(FaNum)" w:cs="IRANSansWeb(FaNum)" w:hint="eastAsia"/>
                    <w:b/>
                    <w:bCs/>
                    <w:noProof/>
                    <w:sz w:val="20"/>
                    <w:szCs w:val="20"/>
                    <w:rtl/>
                  </w:rPr>
                </w:rPrChange>
              </w:rPr>
              <w:delText>طراح</w:delText>
            </w:r>
            <w:r w:rsidRPr="00B11DCD" w:rsidDel="00FD229D">
              <w:rPr>
                <w:rFonts w:hint="cs"/>
                <w:rtl/>
                <w:rPrChange w:id="434" w:author="Saleh Abedinezhad" w:date="2023-12-11T21:28:00Z">
                  <w:rPr>
                    <w:rStyle w:val="Hyperlink"/>
                    <w:rFonts w:ascii="IRANSansWeb(FaNum)" w:hAnsi="IRANSansWeb(FaNum)" w:cs="IRANSansWeb(FaNum)" w:hint="cs"/>
                    <w:b/>
                    <w:bCs/>
                    <w:noProof/>
                    <w:sz w:val="20"/>
                    <w:szCs w:val="20"/>
                    <w:rtl/>
                  </w:rPr>
                </w:rPrChange>
              </w:rPr>
              <w:delText>ی</w:delText>
            </w:r>
            <w:r w:rsidRPr="00B11DCD" w:rsidDel="00FD229D">
              <w:rPr>
                <w:rtl/>
                <w:rPrChange w:id="435" w:author="Saleh Abedinezhad" w:date="2023-12-11T21:28:00Z">
                  <w:rPr>
                    <w:rStyle w:val="Hyperlink"/>
                    <w:rFonts w:ascii="IRANSansWeb(FaNum)" w:hAnsi="IRANSansWeb(FaNum)" w:cs="IRANSansWeb(FaNum)"/>
                    <w:b/>
                    <w:bCs/>
                    <w:noProof/>
                    <w:sz w:val="20"/>
                    <w:szCs w:val="20"/>
                    <w:rtl/>
                  </w:rPr>
                </w:rPrChange>
              </w:rPr>
              <w:delText xml:space="preserve"> </w:delText>
            </w:r>
            <w:r w:rsidRPr="00B11DCD" w:rsidDel="00FD229D">
              <w:rPr>
                <w:rFonts w:hint="eastAsia"/>
                <w:rtl/>
                <w:rPrChange w:id="436" w:author="Saleh Abedinezhad" w:date="2023-12-11T21:28:00Z">
                  <w:rPr>
                    <w:rStyle w:val="Hyperlink"/>
                    <w:rFonts w:ascii="IRANSansWeb(FaNum)" w:hAnsi="IRANSansWeb(FaNum)" w:cs="IRANSansWeb(FaNum)" w:hint="eastAsia"/>
                    <w:b/>
                    <w:bCs/>
                    <w:noProof/>
                    <w:sz w:val="20"/>
                    <w:szCs w:val="20"/>
                    <w:rtl/>
                  </w:rPr>
                </w:rPrChange>
              </w:rPr>
              <w:delText>نرم</w:delText>
            </w:r>
            <w:r w:rsidRPr="00B11DCD" w:rsidDel="00FD229D">
              <w:rPr>
                <w:rtl/>
                <w:rPrChange w:id="437" w:author="Saleh Abedinezhad" w:date="2023-12-11T21:28:00Z">
                  <w:rPr>
                    <w:rStyle w:val="Hyperlink"/>
                    <w:rFonts w:ascii="IRANSansWeb(FaNum)" w:hAnsi="IRANSansWeb(FaNum)" w:cs="IRANSansWeb(FaNum)"/>
                    <w:b/>
                    <w:bCs/>
                    <w:noProof/>
                    <w:sz w:val="20"/>
                    <w:szCs w:val="20"/>
                    <w:rtl/>
                  </w:rPr>
                </w:rPrChange>
              </w:rPr>
              <w:delText xml:space="preserve"> </w:delText>
            </w:r>
            <w:r w:rsidRPr="00B11DCD" w:rsidDel="00FD229D">
              <w:rPr>
                <w:rFonts w:hint="eastAsia"/>
                <w:rtl/>
                <w:rPrChange w:id="438" w:author="Saleh Abedinezhad" w:date="2023-12-11T21:28:00Z">
                  <w:rPr>
                    <w:rStyle w:val="Hyperlink"/>
                    <w:rFonts w:ascii="IRANSansWeb(FaNum)" w:hAnsi="IRANSansWeb(FaNum)" w:cs="IRANSansWeb(FaNum)" w:hint="eastAsia"/>
                    <w:b/>
                    <w:bCs/>
                    <w:noProof/>
                    <w:sz w:val="20"/>
                    <w:szCs w:val="20"/>
                    <w:rtl/>
                  </w:rPr>
                </w:rPrChange>
              </w:rPr>
              <w:delText>افزار</w:delText>
            </w:r>
            <w:r w:rsidRPr="00B11DCD" w:rsidDel="00FD229D">
              <w:rPr>
                <w:rtl/>
                <w:rPrChange w:id="439" w:author="Saleh Abedinezhad" w:date="2023-12-11T21:28:00Z">
                  <w:rPr>
                    <w:rStyle w:val="Hyperlink"/>
                    <w:rFonts w:ascii="IRANSansWeb(FaNum)" w:hAnsi="IRANSansWeb(FaNum)" w:cs="IRANSansWeb(FaNum)"/>
                    <w:b/>
                    <w:bCs/>
                    <w:noProof/>
                    <w:sz w:val="20"/>
                    <w:szCs w:val="20"/>
                    <w:rtl/>
                  </w:rPr>
                </w:rPrChange>
              </w:rPr>
              <w:delText xml:space="preserve"> </w:delText>
            </w:r>
            <w:r w:rsidRPr="00B11DCD" w:rsidDel="00FD229D">
              <w:rPr>
                <w:rFonts w:hint="eastAsia"/>
                <w:rtl/>
                <w:rPrChange w:id="440" w:author="Saleh Abedinezhad" w:date="2023-12-11T21:28:00Z">
                  <w:rPr>
                    <w:rStyle w:val="Hyperlink"/>
                    <w:rFonts w:ascii="IRANSansWeb(FaNum)" w:hAnsi="IRANSansWeb(FaNum)" w:cs="IRANSansWeb(FaNum)" w:hint="eastAsia"/>
                    <w:b/>
                    <w:bCs/>
                    <w:noProof/>
                    <w:sz w:val="20"/>
                    <w:szCs w:val="20"/>
                    <w:rtl/>
                  </w:rPr>
                </w:rPrChange>
              </w:rPr>
              <w:delText>دوغ</w:delText>
            </w:r>
            <w:r w:rsidRPr="00B11DCD" w:rsidDel="00FD229D">
              <w:rPr>
                <w:rtl/>
                <w:rPrChange w:id="441" w:author="Saleh Abedinezhad" w:date="2023-12-11T21:28:00Z">
                  <w:rPr>
                    <w:rStyle w:val="Hyperlink"/>
                    <w:rFonts w:ascii="IRANSansWeb(FaNum)" w:hAnsi="IRANSansWeb(FaNum)" w:cs="IRANSansWeb(FaNum)"/>
                    <w:b/>
                    <w:bCs/>
                    <w:noProof/>
                    <w:sz w:val="20"/>
                    <w:szCs w:val="20"/>
                    <w:rtl/>
                  </w:rPr>
                </w:rPrChange>
              </w:rPr>
              <w:delText xml:space="preserve"> </w:delText>
            </w:r>
            <w:r w:rsidRPr="00B11DCD" w:rsidDel="00FD229D">
              <w:rPr>
                <w:rFonts w:hint="eastAsia"/>
                <w:rtl/>
                <w:rPrChange w:id="442" w:author="Saleh Abedinezhad" w:date="2023-12-11T21:28:00Z">
                  <w:rPr>
                    <w:rStyle w:val="Hyperlink"/>
                    <w:rFonts w:ascii="IRANSansWeb(FaNum)" w:hAnsi="IRANSansWeb(FaNum)" w:cs="IRANSansWeb(FaNum)" w:hint="eastAsia"/>
                    <w:b/>
                    <w:bCs/>
                    <w:noProof/>
                    <w:sz w:val="20"/>
                    <w:szCs w:val="20"/>
                    <w:rtl/>
                  </w:rPr>
                </w:rPrChange>
              </w:rPr>
              <w:delText>آبعل</w:delText>
            </w:r>
            <w:r w:rsidRPr="00B11DCD" w:rsidDel="00FD229D">
              <w:rPr>
                <w:rFonts w:hint="cs"/>
                <w:rtl/>
                <w:rPrChange w:id="443" w:author="Saleh Abedinezhad" w:date="2023-12-11T21:28:00Z">
                  <w:rPr>
                    <w:rStyle w:val="Hyperlink"/>
                    <w:rFonts w:ascii="IRANSansWeb(FaNum)" w:hAnsi="IRANSansWeb(FaNum)" w:cs="IRANSansWeb(FaNum)" w:hint="cs"/>
                    <w:b/>
                    <w:bCs/>
                    <w:noProof/>
                    <w:sz w:val="20"/>
                    <w:szCs w:val="20"/>
                    <w:rtl/>
                  </w:rPr>
                </w:rPrChange>
              </w:rPr>
              <w:delText>ی</w:delText>
            </w:r>
            <w:r w:rsidRPr="00B11DCD" w:rsidDel="00FD229D">
              <w:rPr>
                <w:rFonts w:ascii="IRANSansWeb(FaNum)" w:hAnsi="IRANSansWeb(FaNum)" w:cs="IRANSansWeb(FaNum)"/>
                <w:noProof/>
                <w:webHidden/>
                <w:sz w:val="20"/>
                <w:szCs w:val="20"/>
                <w:rtl/>
              </w:rPr>
              <w:tab/>
            </w:r>
            <w:r w:rsidR="001802CC" w:rsidRPr="00B11DCD" w:rsidDel="00FD229D">
              <w:rPr>
                <w:rFonts w:ascii="IRANSansWeb(FaNum)" w:hAnsi="IRANSansWeb(FaNum)" w:cs="IRANSansWeb(FaNum)"/>
                <w:noProof/>
                <w:webHidden/>
                <w:sz w:val="20"/>
                <w:szCs w:val="20"/>
                <w:rtl/>
              </w:rPr>
              <w:delText>6</w:delText>
            </w:r>
          </w:del>
        </w:p>
        <w:p w14:paraId="13DF1B3A" w14:textId="1B04C915" w:rsidR="00A1572D" w:rsidRPr="00B11DCD" w:rsidDel="00FD229D" w:rsidRDefault="00A1572D" w:rsidP="00A1572D">
          <w:pPr>
            <w:pStyle w:val="TOC2"/>
            <w:spacing w:line="360" w:lineRule="auto"/>
            <w:rPr>
              <w:del w:id="444" w:author="Saleh Abedinezhad" w:date="2023-11-25T20:41:00Z"/>
              <w:rFonts w:ascii="IRANSansWeb(FaNum)" w:eastAsiaTheme="minorEastAsia" w:hAnsi="IRANSansWeb(FaNum)" w:cs="IRANSansWeb(FaNum)"/>
              <w:noProof/>
              <w:kern w:val="2"/>
              <w:sz w:val="20"/>
              <w:szCs w:val="20"/>
              <w:rtl/>
              <w14:ligatures w14:val="standardContextual"/>
            </w:rPr>
          </w:pPr>
          <w:del w:id="445" w:author="Saleh Abedinezhad" w:date="2023-11-25T20:41:00Z">
            <w:r w:rsidRPr="00B11DCD" w:rsidDel="00FD229D">
              <w:rPr>
                <w:rPrChange w:id="446" w:author="Saleh Abedinezhad" w:date="2023-12-11T21:28:00Z">
                  <w:rPr>
                    <w:rStyle w:val="Hyperlink"/>
                    <w:rFonts w:ascii="IRANSansWeb(FaNum)" w:hAnsi="IRANSansWeb(FaNum)" w:cs="IRANSansWeb(FaNum)"/>
                    <w:b/>
                    <w:bCs/>
                    <w:noProof/>
                    <w:sz w:val="20"/>
                    <w:szCs w:val="20"/>
                  </w:rPr>
                </w:rPrChange>
              </w:rPr>
              <w:delText>Use Case Diagram</w:delText>
            </w:r>
            <w:r w:rsidRPr="00B11DCD" w:rsidDel="00FD229D">
              <w:rPr>
                <w:rFonts w:ascii="IRANSansWeb(FaNum)" w:hAnsi="IRANSansWeb(FaNum)" w:cs="IRANSansWeb(FaNum)"/>
                <w:noProof/>
                <w:webHidden/>
                <w:sz w:val="20"/>
                <w:szCs w:val="20"/>
                <w:rtl/>
              </w:rPr>
              <w:tab/>
            </w:r>
            <w:r w:rsidR="001802CC" w:rsidRPr="00B11DCD" w:rsidDel="00FD229D">
              <w:rPr>
                <w:rFonts w:ascii="IRANSansWeb(FaNum)" w:hAnsi="IRANSansWeb(FaNum)" w:cs="IRANSansWeb(FaNum)"/>
                <w:noProof/>
                <w:webHidden/>
                <w:sz w:val="20"/>
                <w:szCs w:val="20"/>
                <w:rtl/>
              </w:rPr>
              <w:delText>7</w:delText>
            </w:r>
          </w:del>
        </w:p>
        <w:p w14:paraId="7124363E" w14:textId="678A11E0" w:rsidR="00A1572D" w:rsidRPr="00B11DCD" w:rsidDel="00FD229D" w:rsidRDefault="00A1572D" w:rsidP="00A1572D">
          <w:pPr>
            <w:pStyle w:val="TOC2"/>
            <w:spacing w:line="360" w:lineRule="auto"/>
            <w:rPr>
              <w:del w:id="447" w:author="Saleh Abedinezhad" w:date="2023-11-25T20:41:00Z"/>
              <w:rFonts w:ascii="IRANSansWeb(FaNum)" w:eastAsiaTheme="minorEastAsia" w:hAnsi="IRANSansWeb(FaNum)" w:cs="IRANSansWeb(FaNum)"/>
              <w:noProof/>
              <w:kern w:val="2"/>
              <w:sz w:val="20"/>
              <w:szCs w:val="20"/>
              <w:rtl/>
              <w14:ligatures w14:val="standardContextual"/>
            </w:rPr>
          </w:pPr>
          <w:del w:id="448" w:author="Saleh Abedinezhad" w:date="2023-11-25T20:41:00Z">
            <w:r w:rsidRPr="00B11DCD" w:rsidDel="00FD229D">
              <w:rPr>
                <w:rPrChange w:id="449" w:author="Saleh Abedinezhad" w:date="2023-12-11T21:28:00Z">
                  <w:rPr>
                    <w:rStyle w:val="Hyperlink"/>
                    <w:rFonts w:ascii="IRANSansWeb(FaNum)" w:hAnsi="IRANSansWeb(FaNum)" w:cs="IRANSansWeb(FaNum)"/>
                    <w:b/>
                    <w:bCs/>
                    <w:noProof/>
                    <w:sz w:val="20"/>
                    <w:szCs w:val="20"/>
                  </w:rPr>
                </w:rPrChange>
              </w:rPr>
              <w:delText>Activity Diagram</w:delText>
            </w:r>
            <w:r w:rsidRPr="00B11DCD" w:rsidDel="00FD229D">
              <w:rPr>
                <w:rFonts w:ascii="IRANSansWeb(FaNum)" w:hAnsi="IRANSansWeb(FaNum)" w:cs="IRANSansWeb(FaNum)"/>
                <w:noProof/>
                <w:webHidden/>
                <w:sz w:val="20"/>
                <w:szCs w:val="20"/>
                <w:rtl/>
              </w:rPr>
              <w:tab/>
            </w:r>
            <w:r w:rsidR="001802CC" w:rsidRPr="00B11DCD" w:rsidDel="00FD229D">
              <w:rPr>
                <w:rFonts w:ascii="IRANSansWeb(FaNum)" w:hAnsi="IRANSansWeb(FaNum)" w:cs="IRANSansWeb(FaNum)"/>
                <w:noProof/>
                <w:webHidden/>
                <w:sz w:val="20"/>
                <w:szCs w:val="20"/>
                <w:rtl/>
              </w:rPr>
              <w:delText>8</w:delText>
            </w:r>
          </w:del>
        </w:p>
        <w:p w14:paraId="43D9DF81" w14:textId="5A8E8BA8" w:rsidR="00D31E57" w:rsidRPr="00A1572D" w:rsidRDefault="00D31E57" w:rsidP="00A1572D">
          <w:pPr>
            <w:spacing w:line="360" w:lineRule="auto"/>
            <w:rPr>
              <w:sz w:val="20"/>
              <w:szCs w:val="20"/>
            </w:rPr>
          </w:pPr>
          <w:r w:rsidRPr="00B11DCD">
            <w:rPr>
              <w:rFonts w:ascii="IRANSansWeb(FaNum)" w:hAnsi="IRANSansWeb(FaNum)" w:cs="IRANSansWeb(FaNum)"/>
              <w:b/>
              <w:bCs/>
              <w:noProof/>
              <w:sz w:val="18"/>
              <w:szCs w:val="18"/>
            </w:rPr>
            <w:fldChar w:fldCharType="end"/>
          </w:r>
        </w:p>
      </w:sdtContent>
    </w:sdt>
    <w:p w14:paraId="3B45BAD4" w14:textId="5FC3E441" w:rsidR="00D31E57" w:rsidRDefault="00D31E57">
      <w:pPr>
        <w:bidi w:val="0"/>
        <w:rPr>
          <w:rFonts w:ascii="IRANSansWeb(FaNum)" w:hAnsi="IRANSansWeb(FaNum)" w:cs="IRANSansWeb(FaNum)"/>
          <w:b/>
          <w:bCs/>
          <w:rtl/>
        </w:rPr>
      </w:pPr>
      <w:r>
        <w:rPr>
          <w:rFonts w:ascii="IRANSansWeb(FaNum)" w:hAnsi="IRANSansWeb(FaNum)" w:cs="IRANSansWeb(FaNum)"/>
          <w:b/>
          <w:bCs/>
          <w:rtl/>
        </w:rPr>
        <w:br w:type="page"/>
      </w:r>
    </w:p>
    <w:p w14:paraId="111FE129" w14:textId="25A62933" w:rsidR="002309AD" w:rsidRDefault="00B675CF" w:rsidP="00C10755">
      <w:pPr>
        <w:pStyle w:val="Heading1"/>
        <w:rPr>
          <w:rFonts w:ascii="IRANSansWeb(FaNum)" w:hAnsi="IRANSansWeb(FaNum)" w:cs="IRANSansWeb(FaNum)"/>
          <w:b/>
          <w:bCs/>
          <w:rtl/>
        </w:rPr>
      </w:pPr>
      <w:bookmarkStart w:id="450" w:name="_Toc153222476"/>
      <w:r>
        <w:rPr>
          <w:rFonts w:ascii="IRANSansWeb(FaNum)" w:hAnsi="IRANSansWeb(FaNum)" w:cs="IRANSansWeb(FaNum)"/>
          <w:noProof/>
          <w:sz w:val="20"/>
          <w:szCs w:val="20"/>
          <w:rtl/>
          <w:lang w:val="fa-IR"/>
        </w:rPr>
        <w:lastRenderedPageBreak/>
        <w:drawing>
          <wp:anchor distT="0" distB="0" distL="114300" distR="114300" simplePos="0" relativeHeight="251658240" behindDoc="1" locked="0" layoutInCell="1" allowOverlap="1" wp14:anchorId="2098C43D" wp14:editId="5EDFDAEB">
            <wp:simplePos x="0" y="0"/>
            <wp:positionH relativeFrom="margin">
              <wp:align>right</wp:align>
            </wp:positionH>
            <wp:positionV relativeFrom="paragraph">
              <wp:posOffset>114300</wp:posOffset>
            </wp:positionV>
            <wp:extent cx="386715" cy="1103630"/>
            <wp:effectExtent l="0" t="0" r="0" b="1270"/>
            <wp:wrapTight wrapText="bothSides">
              <wp:wrapPolygon edited="0">
                <wp:start x="0" y="0"/>
                <wp:lineTo x="0" y="21252"/>
                <wp:lineTo x="20217" y="21252"/>
                <wp:lineTo x="20217" y="0"/>
                <wp:lineTo x="0" y="0"/>
              </wp:wrapPolygon>
            </wp:wrapTight>
            <wp:docPr id="8694551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455188" name="Picture 869455188"/>
                    <pic:cNvPicPr/>
                  </pic:nvPicPr>
                  <pic:blipFill rotWithShape="1">
                    <a:blip r:embed="rId18" cstate="print">
                      <a:extLst>
                        <a:ext uri="{28A0092B-C50C-407E-A947-70E740481C1C}">
                          <a14:useLocalDpi xmlns:a14="http://schemas.microsoft.com/office/drawing/2010/main" val="0"/>
                        </a:ext>
                      </a:extLst>
                    </a:blip>
                    <a:srcRect l="37370" t="16910" r="36325" b="8143"/>
                    <a:stretch/>
                  </pic:blipFill>
                  <pic:spPr bwMode="auto">
                    <a:xfrm>
                      <a:off x="0" y="0"/>
                      <a:ext cx="386715" cy="1103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90454" w:rsidRPr="00B90454">
        <w:rPr>
          <w:rFonts w:ascii="IRANSansWeb(FaNum)" w:hAnsi="IRANSansWeb(FaNum)" w:cs="IRANSansWeb(FaNum)" w:hint="cs"/>
          <w:b/>
          <w:bCs/>
          <w:rtl/>
        </w:rPr>
        <w:t>شرح مسأله</w:t>
      </w:r>
      <w:bookmarkEnd w:id="450"/>
    </w:p>
    <w:p w14:paraId="1E2EA70A" w14:textId="12175F0D" w:rsidR="00105633" w:rsidRDefault="00B90454" w:rsidP="00B90454">
      <w:pPr>
        <w:jc w:val="both"/>
        <w:rPr>
          <w:rFonts w:ascii="IRANSansWeb(FaNum)" w:hAnsi="IRANSansWeb(FaNum)" w:cs="IRANSansWeb(FaNum)"/>
          <w:noProof/>
          <w:sz w:val="20"/>
          <w:szCs w:val="20"/>
          <w:rtl/>
          <w:lang w:val="fa-IR"/>
        </w:rPr>
      </w:pPr>
      <w:r w:rsidRPr="00F446D4">
        <w:rPr>
          <w:rFonts w:ascii="IRANSansWeb(FaNum)" w:hAnsi="IRANSansWeb(FaNum)" w:cs="IRANSansWeb(FaNum)" w:hint="cs"/>
          <w:sz w:val="20"/>
          <w:szCs w:val="20"/>
          <w:rtl/>
        </w:rPr>
        <w:t>دوغ آبعلی یک شرکت فرآورده‌های لبنیاتی</w:t>
      </w:r>
      <w:r w:rsidR="00105633">
        <w:rPr>
          <w:rFonts w:ascii="IRANSansWeb(FaNum)" w:hAnsi="IRANSansWeb(FaNum)" w:cs="IRANSansWeb(FaNum)" w:hint="cs"/>
          <w:sz w:val="20"/>
          <w:szCs w:val="20"/>
          <w:rtl/>
        </w:rPr>
        <w:t xml:space="preserve"> و شیر</w:t>
      </w:r>
      <w:r w:rsidRPr="00F446D4">
        <w:rPr>
          <w:rFonts w:ascii="IRANSansWeb(FaNum)" w:hAnsi="IRANSansWeb(FaNum)" w:cs="IRANSansWeb(FaNum)" w:hint="cs"/>
          <w:sz w:val="20"/>
          <w:szCs w:val="20"/>
          <w:rtl/>
        </w:rPr>
        <w:t xml:space="preserve"> می‌باشد. این شرکت اخیرا بخاطر فروش بالا و سیستم ثبت کاغذی فروش محصولات خود دچار مشکلاتی برای مدیریت فروش در سطح کشور شده و گزارشات بعضا هفته‌ها طول می‌کشد تا آماده شود. واحد تحقیق و توسعه مجاب شدند تا نرم افزاری جهت ثبت فروش خریداری نمایند. هدف نهایی این است که به وسیله نرم افزار ثبت فروش و همچنین گزارش فروش با سرعت بیشتری صورت پذیرد. </w:t>
      </w:r>
    </w:p>
    <w:p w14:paraId="0721CE27" w14:textId="5186414C" w:rsidR="00B90454" w:rsidRDefault="00B90454" w:rsidP="00C10755">
      <w:pPr>
        <w:pStyle w:val="Heading2"/>
        <w:rPr>
          <w:rFonts w:ascii="IRANSansWeb(FaNum)" w:hAnsi="IRANSansWeb(FaNum)" w:cs="IRANSansWeb(FaNum)"/>
          <w:b/>
          <w:bCs/>
          <w:rtl/>
        </w:rPr>
      </w:pPr>
      <w:bookmarkStart w:id="451" w:name="_Toc153222477"/>
      <w:r>
        <w:rPr>
          <w:rFonts w:ascii="IRANSansWeb(FaNum)" w:hAnsi="IRANSansWeb(FaNum)" w:cs="IRANSansWeb(FaNum)" w:hint="cs"/>
          <w:b/>
          <w:bCs/>
          <w:rtl/>
        </w:rPr>
        <w:t>نتیجه مطالعات</w:t>
      </w:r>
      <w:bookmarkEnd w:id="451"/>
    </w:p>
    <w:p w14:paraId="04F41955" w14:textId="310CF459" w:rsidR="00B90454" w:rsidRPr="00F446D4" w:rsidRDefault="00854046" w:rsidP="00183FA1">
      <w:pPr>
        <w:jc w:val="lowKashida"/>
        <w:rPr>
          <w:rFonts w:ascii="IRANSansWeb(FaNum)" w:hAnsi="IRANSansWeb(FaNum)" w:cs="IRANSansWeb(FaNum)"/>
          <w:sz w:val="20"/>
          <w:szCs w:val="20"/>
          <w:rtl/>
        </w:rPr>
      </w:pPr>
      <w:r w:rsidRPr="00F446D4">
        <w:rPr>
          <w:rFonts w:ascii="IRANSansWeb(FaNum)" w:hAnsi="IRANSansWeb(FaNum)" w:cs="IRANSansWeb(FaNum)" w:hint="cs"/>
          <w:sz w:val="20"/>
          <w:szCs w:val="20"/>
          <w:rtl/>
        </w:rPr>
        <w:t>شرکت دوغ آبعلی محصولاتی همچون دوغ یک نفره، دوغ خانواده، دوغ ۳ لیتری را تولید می‌کند. این شرکت با توان تولیدی ۱۰۰۰ عدد در هر محصول به ازای یک روز، قصد دارد تولیدات خود را</w:t>
      </w:r>
      <w:r w:rsidR="00183FA1" w:rsidRPr="00F446D4">
        <w:rPr>
          <w:rFonts w:ascii="IRANSansWeb(FaNum)" w:hAnsi="IRANSansWeb(FaNum)" w:cs="IRANSansWeb(FaNum)" w:hint="cs"/>
          <w:sz w:val="20"/>
          <w:szCs w:val="20"/>
          <w:rtl/>
        </w:rPr>
        <w:t xml:space="preserve"> دو برابر کرده و میزان فروش خود را </w:t>
      </w:r>
      <w:r w:rsidRPr="00F446D4">
        <w:rPr>
          <w:rFonts w:ascii="IRANSansWeb(FaNum)" w:hAnsi="IRANSansWeb(FaNum)" w:cs="IRANSansWeb(FaNum)" w:hint="cs"/>
          <w:sz w:val="20"/>
          <w:szCs w:val="20"/>
          <w:rtl/>
        </w:rPr>
        <w:t>به ۲۰۰۰ محصول در طول یک روز برس</w:t>
      </w:r>
      <w:r w:rsidR="00183FA1" w:rsidRPr="00F446D4">
        <w:rPr>
          <w:rFonts w:ascii="IRANSansWeb(FaNum)" w:hAnsi="IRANSansWeb(FaNum)" w:cs="IRANSansWeb(FaNum)" w:hint="cs"/>
          <w:sz w:val="20"/>
          <w:szCs w:val="20"/>
          <w:rtl/>
        </w:rPr>
        <w:t>ان</w:t>
      </w:r>
      <w:r w:rsidRPr="00F446D4">
        <w:rPr>
          <w:rFonts w:ascii="IRANSansWeb(FaNum)" w:hAnsi="IRANSansWeb(FaNum)" w:cs="IRANSansWeb(FaNum)" w:hint="cs"/>
          <w:sz w:val="20"/>
          <w:szCs w:val="20"/>
          <w:rtl/>
        </w:rPr>
        <w:t xml:space="preserve">د. از جمله موانع پیش‌روی شرکت ثبت به موقع فروش محصول در استان‌ها می‌باشد که به علت دستی بودن ثبت این اطلاعات، تولید محصول از فروش آن عقب‌تر می‌باشد. این شرکت محصولات خود را در پنج کلان استان تهران، فارس، اصفهان، خراسان رضوی و آذربایجان غربی به فروش می‌رساند. </w:t>
      </w:r>
      <w:r w:rsidR="005E0E8A" w:rsidRPr="00F446D4">
        <w:rPr>
          <w:rFonts w:ascii="IRANSansWeb(FaNum)" w:hAnsi="IRANSansWeb(FaNum)" w:cs="IRANSansWeb(FaNum)" w:hint="cs"/>
          <w:sz w:val="20"/>
          <w:szCs w:val="20"/>
          <w:rtl/>
        </w:rPr>
        <w:t xml:space="preserve">نحوه توزیع محصول در هر استان به تناسب جمعیت آن استان می‌باشد. </w:t>
      </w:r>
      <w:r w:rsidRPr="00F446D4">
        <w:rPr>
          <w:rFonts w:ascii="IRANSansWeb(FaNum)" w:hAnsi="IRANSansWeb(FaNum)" w:cs="IRANSansWeb(FaNum)" w:hint="cs"/>
          <w:sz w:val="20"/>
          <w:szCs w:val="20"/>
          <w:rtl/>
        </w:rPr>
        <w:t>در جدول زیر پراکندگی فروش این شرکت</w:t>
      </w:r>
      <w:r w:rsidR="005E0E8A" w:rsidRPr="00F446D4">
        <w:rPr>
          <w:rFonts w:ascii="IRANSansWeb(FaNum)" w:hAnsi="IRANSansWeb(FaNum)" w:cs="IRANSansWeb(FaNum)" w:hint="cs"/>
          <w:sz w:val="20"/>
          <w:szCs w:val="20"/>
          <w:rtl/>
        </w:rPr>
        <w:t xml:space="preserve"> و همچنین نوع محصولات جهت تهیه بانک اطلاعاتی</w:t>
      </w:r>
      <w:r w:rsidRPr="00F446D4">
        <w:rPr>
          <w:rFonts w:ascii="IRANSansWeb(FaNum)" w:hAnsi="IRANSansWeb(FaNum)" w:cs="IRANSansWeb(FaNum)" w:hint="cs"/>
          <w:sz w:val="20"/>
          <w:szCs w:val="20"/>
          <w:rtl/>
        </w:rPr>
        <w:t xml:space="preserve"> </w:t>
      </w:r>
      <w:r w:rsidR="005E0E8A" w:rsidRPr="00F446D4">
        <w:rPr>
          <w:rFonts w:ascii="IRANSansWeb(FaNum)" w:hAnsi="IRANSansWeb(FaNum)" w:cs="IRANSansWeb(FaNum)" w:hint="cs"/>
          <w:sz w:val="20"/>
          <w:szCs w:val="20"/>
          <w:rtl/>
        </w:rPr>
        <w:t>آورد شده است:</w:t>
      </w:r>
    </w:p>
    <w:tbl>
      <w:tblPr>
        <w:tblStyle w:val="GridTable4"/>
        <w:bidiVisual/>
        <w:tblW w:w="4995" w:type="pct"/>
        <w:tblInd w:w="10" w:type="dxa"/>
        <w:tblLook w:val="04E0" w:firstRow="1" w:lastRow="1" w:firstColumn="1" w:lastColumn="0" w:noHBand="0" w:noVBand="1"/>
      </w:tblPr>
      <w:tblGrid>
        <w:gridCol w:w="2576"/>
        <w:gridCol w:w="2624"/>
        <w:gridCol w:w="2624"/>
        <w:gridCol w:w="2622"/>
      </w:tblGrid>
      <w:tr w:rsidR="00183FA1" w:rsidRPr="00183FA1" w14:paraId="57972D28" w14:textId="7FF399C8" w:rsidTr="00183FA1">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33" w:type="pct"/>
            <w:vAlign w:val="center"/>
          </w:tcPr>
          <w:p w14:paraId="56D7E5E2" w14:textId="0AFCB45F" w:rsidR="00183FA1" w:rsidRPr="00183FA1" w:rsidRDefault="00183FA1" w:rsidP="00183FA1">
            <w:pPr>
              <w:jc w:val="center"/>
              <w:rPr>
                <w:rFonts w:ascii="IRANSansWeb(FaNum)" w:hAnsi="IRANSansWeb(FaNum)" w:cs="IRANSansWeb(FaNum)"/>
                <w:sz w:val="18"/>
                <w:szCs w:val="18"/>
                <w:rtl/>
              </w:rPr>
            </w:pPr>
            <w:r w:rsidRPr="00183FA1">
              <w:rPr>
                <w:rFonts w:ascii="IRANSansWeb(FaNum)" w:hAnsi="IRANSansWeb(FaNum)" w:cs="IRANSansWeb(FaNum)" w:hint="cs"/>
                <w:sz w:val="18"/>
                <w:szCs w:val="18"/>
                <w:rtl/>
              </w:rPr>
              <w:t>استان</w:t>
            </w:r>
          </w:p>
        </w:tc>
        <w:tc>
          <w:tcPr>
            <w:tcW w:w="1256" w:type="pct"/>
            <w:vAlign w:val="center"/>
          </w:tcPr>
          <w:p w14:paraId="339AE4D2" w14:textId="2F5D0032" w:rsidR="00183FA1" w:rsidRPr="00183FA1" w:rsidRDefault="00183FA1" w:rsidP="00183FA1">
            <w:pPr>
              <w:jc w:val="center"/>
              <w:cnfStyle w:val="100000000000" w:firstRow="1" w:lastRow="0" w:firstColumn="0" w:lastColumn="0" w:oddVBand="0" w:evenVBand="0" w:oddHBand="0" w:evenHBand="0" w:firstRowFirstColumn="0" w:firstRowLastColumn="0" w:lastRowFirstColumn="0" w:lastRowLastColumn="0"/>
              <w:rPr>
                <w:rFonts w:ascii="IRANSansWeb(FaNum)" w:hAnsi="IRANSansWeb(FaNum)" w:cs="IRANSansWeb(FaNum)"/>
                <w:sz w:val="18"/>
                <w:szCs w:val="18"/>
                <w:rtl/>
              </w:rPr>
            </w:pPr>
            <w:r w:rsidRPr="00183FA1">
              <w:rPr>
                <w:rFonts w:ascii="IRANSansWeb(FaNum)" w:hAnsi="IRANSansWeb(FaNum)" w:cs="IRANSansWeb(FaNum)" w:hint="cs"/>
                <w:sz w:val="18"/>
                <w:szCs w:val="18"/>
                <w:rtl/>
              </w:rPr>
              <w:t>میزان جمعیت (میلیون نفر)</w:t>
            </w:r>
          </w:p>
        </w:tc>
        <w:tc>
          <w:tcPr>
            <w:tcW w:w="1256" w:type="pct"/>
            <w:vAlign w:val="center"/>
          </w:tcPr>
          <w:p w14:paraId="5DF5B7F4" w14:textId="69B24F09" w:rsidR="00183FA1" w:rsidRPr="00183FA1" w:rsidRDefault="00183FA1" w:rsidP="00183FA1">
            <w:pPr>
              <w:jc w:val="center"/>
              <w:cnfStyle w:val="100000000000" w:firstRow="1" w:lastRow="0" w:firstColumn="0" w:lastColumn="0" w:oddVBand="0" w:evenVBand="0" w:oddHBand="0" w:evenHBand="0" w:firstRowFirstColumn="0" w:firstRowLastColumn="0" w:lastRowFirstColumn="0" w:lastRowLastColumn="0"/>
              <w:rPr>
                <w:rFonts w:ascii="IRANSansWeb(FaNum)" w:hAnsi="IRANSansWeb(FaNum)" w:cs="IRANSansWeb(FaNum)"/>
                <w:sz w:val="18"/>
                <w:szCs w:val="18"/>
                <w:rtl/>
              </w:rPr>
            </w:pPr>
            <w:r w:rsidRPr="00183FA1">
              <w:rPr>
                <w:rFonts w:ascii="IRANSansWeb(FaNum)" w:hAnsi="IRANSansWeb(FaNum)" w:cs="IRANSansWeb(FaNum)" w:hint="cs"/>
                <w:sz w:val="18"/>
                <w:szCs w:val="18"/>
                <w:rtl/>
              </w:rPr>
              <w:t>میزان فروش محصول</w:t>
            </w:r>
          </w:p>
        </w:tc>
        <w:tc>
          <w:tcPr>
            <w:tcW w:w="1255" w:type="pct"/>
            <w:vAlign w:val="center"/>
          </w:tcPr>
          <w:p w14:paraId="3F5F7F66" w14:textId="27896401" w:rsidR="00183FA1" w:rsidRPr="00183FA1" w:rsidRDefault="00183FA1" w:rsidP="00183FA1">
            <w:pPr>
              <w:jc w:val="center"/>
              <w:cnfStyle w:val="100000000000" w:firstRow="1" w:lastRow="0" w:firstColumn="0" w:lastColumn="0" w:oddVBand="0" w:evenVBand="0" w:oddHBand="0" w:evenHBand="0" w:firstRowFirstColumn="0" w:firstRowLastColumn="0" w:lastRowFirstColumn="0" w:lastRowLastColumn="0"/>
              <w:rPr>
                <w:rFonts w:ascii="IRANSansWeb(FaNum)" w:hAnsi="IRANSansWeb(FaNum)" w:cs="IRANSansWeb(FaNum)"/>
                <w:sz w:val="18"/>
                <w:szCs w:val="18"/>
                <w:rtl/>
              </w:rPr>
            </w:pPr>
            <w:r>
              <w:rPr>
                <w:rFonts w:ascii="IRANSansWeb(FaNum)" w:hAnsi="IRANSansWeb(FaNum)" w:cs="IRANSansWeb(FaNum)" w:hint="cs"/>
                <w:sz w:val="18"/>
                <w:szCs w:val="18"/>
                <w:rtl/>
              </w:rPr>
              <w:t>میزان فروش هدف</w:t>
            </w:r>
          </w:p>
        </w:tc>
      </w:tr>
      <w:tr w:rsidR="00183FA1" w:rsidRPr="00183FA1" w14:paraId="27B0FCB1" w14:textId="4DA73BB4" w:rsidTr="00183FA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33" w:type="pct"/>
            <w:vAlign w:val="center"/>
          </w:tcPr>
          <w:p w14:paraId="55EB1615" w14:textId="668E46C0" w:rsidR="00183FA1" w:rsidRPr="00183FA1" w:rsidRDefault="00183FA1" w:rsidP="00183FA1">
            <w:pPr>
              <w:jc w:val="center"/>
              <w:rPr>
                <w:rFonts w:ascii="IRANSansWeb(FaNum)" w:hAnsi="IRANSansWeb(FaNum)" w:cs="IRANSansWeb(FaNum)"/>
                <w:b w:val="0"/>
                <w:bCs w:val="0"/>
                <w:sz w:val="18"/>
                <w:szCs w:val="18"/>
                <w:rtl/>
              </w:rPr>
            </w:pPr>
            <w:r w:rsidRPr="00183FA1">
              <w:rPr>
                <w:rFonts w:ascii="IRANSansWeb(FaNum)" w:hAnsi="IRANSansWeb(FaNum)" w:cs="IRANSansWeb(FaNum)" w:hint="cs"/>
                <w:b w:val="0"/>
                <w:bCs w:val="0"/>
                <w:sz w:val="18"/>
                <w:szCs w:val="18"/>
                <w:rtl/>
              </w:rPr>
              <w:t>تهران</w:t>
            </w:r>
          </w:p>
        </w:tc>
        <w:tc>
          <w:tcPr>
            <w:tcW w:w="1256" w:type="pct"/>
            <w:vAlign w:val="center"/>
          </w:tcPr>
          <w:p w14:paraId="36BB0902" w14:textId="2702AB03" w:rsidR="00183FA1" w:rsidRPr="00183FA1" w:rsidRDefault="00183FA1" w:rsidP="00183FA1">
            <w:pPr>
              <w:jc w:val="center"/>
              <w:cnfStyle w:val="000000100000" w:firstRow="0" w:lastRow="0" w:firstColumn="0" w:lastColumn="0" w:oddVBand="0" w:evenVBand="0" w:oddHBand="1" w:evenHBand="0" w:firstRowFirstColumn="0" w:firstRowLastColumn="0" w:lastRowFirstColumn="0" w:lastRowLastColumn="0"/>
              <w:rPr>
                <w:rFonts w:ascii="IRANSansWeb(FaNum)" w:hAnsi="IRANSansWeb(FaNum)" w:cs="IRANSansWeb(FaNum)"/>
                <w:sz w:val="18"/>
                <w:szCs w:val="18"/>
                <w:rtl/>
              </w:rPr>
            </w:pPr>
            <w:r w:rsidRPr="00183FA1">
              <w:rPr>
                <w:rFonts w:ascii="IRANSansWeb(FaNum)" w:hAnsi="IRANSansWeb(FaNum)" w:cs="IRANSansWeb(FaNum)" w:hint="cs"/>
                <w:sz w:val="18"/>
                <w:szCs w:val="18"/>
                <w:rtl/>
              </w:rPr>
              <w:t>13</w:t>
            </w:r>
          </w:p>
        </w:tc>
        <w:tc>
          <w:tcPr>
            <w:tcW w:w="1256" w:type="pct"/>
            <w:vAlign w:val="center"/>
          </w:tcPr>
          <w:p w14:paraId="592E8549" w14:textId="418A337A" w:rsidR="00183FA1" w:rsidRPr="00183FA1" w:rsidRDefault="00183FA1" w:rsidP="00183FA1">
            <w:pPr>
              <w:jc w:val="center"/>
              <w:cnfStyle w:val="000000100000" w:firstRow="0" w:lastRow="0" w:firstColumn="0" w:lastColumn="0" w:oddVBand="0" w:evenVBand="0" w:oddHBand="1" w:evenHBand="0" w:firstRowFirstColumn="0" w:firstRowLastColumn="0" w:lastRowFirstColumn="0" w:lastRowLastColumn="0"/>
              <w:rPr>
                <w:rFonts w:ascii="IRANSansWeb(FaNum)" w:hAnsi="IRANSansWeb(FaNum)" w:cs="IRANSansWeb(FaNum)"/>
                <w:sz w:val="18"/>
                <w:szCs w:val="18"/>
                <w:rtl/>
              </w:rPr>
            </w:pPr>
            <w:r w:rsidRPr="00183FA1">
              <w:rPr>
                <w:rFonts w:ascii="IRANSansWeb(FaNum)" w:hAnsi="IRANSansWeb(FaNum)" w:cs="IRANSansWeb(FaNum)"/>
                <w:sz w:val="18"/>
                <w:szCs w:val="18"/>
              </w:rPr>
              <w:t>406/25</w:t>
            </w:r>
          </w:p>
        </w:tc>
        <w:tc>
          <w:tcPr>
            <w:tcW w:w="1255" w:type="pct"/>
            <w:vAlign w:val="center"/>
          </w:tcPr>
          <w:p w14:paraId="23AA4574" w14:textId="5204AC30" w:rsidR="00183FA1" w:rsidRPr="00183FA1" w:rsidRDefault="00183FA1" w:rsidP="00183FA1">
            <w:pPr>
              <w:jc w:val="center"/>
              <w:cnfStyle w:val="000000100000" w:firstRow="0" w:lastRow="0" w:firstColumn="0" w:lastColumn="0" w:oddVBand="0" w:evenVBand="0" w:oddHBand="1" w:evenHBand="0" w:firstRowFirstColumn="0" w:firstRowLastColumn="0" w:lastRowFirstColumn="0" w:lastRowLastColumn="0"/>
              <w:rPr>
                <w:rFonts w:ascii="IRANSansWeb(FaNum)" w:hAnsi="IRANSansWeb(FaNum)" w:cs="IRANSansWeb(FaNum)"/>
                <w:sz w:val="18"/>
                <w:szCs w:val="18"/>
              </w:rPr>
            </w:pPr>
            <w:r w:rsidRPr="00183FA1">
              <w:rPr>
                <w:rFonts w:ascii="IRANSansWeb(FaNum)" w:hAnsi="IRANSansWeb(FaNum)" w:cs="IRANSansWeb(FaNum)"/>
                <w:sz w:val="18"/>
                <w:szCs w:val="18"/>
              </w:rPr>
              <w:t>812/5</w:t>
            </w:r>
          </w:p>
        </w:tc>
      </w:tr>
      <w:tr w:rsidR="00183FA1" w:rsidRPr="00183FA1" w14:paraId="4A7B310C" w14:textId="56373D8B" w:rsidTr="00183FA1">
        <w:trPr>
          <w:trHeight w:val="397"/>
        </w:trPr>
        <w:tc>
          <w:tcPr>
            <w:cnfStyle w:val="001000000000" w:firstRow="0" w:lastRow="0" w:firstColumn="1" w:lastColumn="0" w:oddVBand="0" w:evenVBand="0" w:oddHBand="0" w:evenHBand="0" w:firstRowFirstColumn="0" w:firstRowLastColumn="0" w:lastRowFirstColumn="0" w:lastRowLastColumn="0"/>
            <w:tcW w:w="1233" w:type="pct"/>
            <w:vAlign w:val="center"/>
          </w:tcPr>
          <w:p w14:paraId="3E734049" w14:textId="3EB3A6B4" w:rsidR="00183FA1" w:rsidRPr="00183FA1" w:rsidRDefault="00183FA1" w:rsidP="00183FA1">
            <w:pPr>
              <w:jc w:val="center"/>
              <w:rPr>
                <w:rFonts w:ascii="IRANSansWeb(FaNum)" w:hAnsi="IRANSansWeb(FaNum)" w:cs="IRANSansWeb(FaNum)"/>
                <w:b w:val="0"/>
                <w:bCs w:val="0"/>
                <w:sz w:val="18"/>
                <w:szCs w:val="18"/>
                <w:rtl/>
              </w:rPr>
            </w:pPr>
            <w:r w:rsidRPr="00183FA1">
              <w:rPr>
                <w:rFonts w:ascii="IRANSansWeb(FaNum)" w:hAnsi="IRANSansWeb(FaNum)" w:cs="IRANSansWeb(FaNum)" w:hint="cs"/>
                <w:b w:val="0"/>
                <w:bCs w:val="0"/>
                <w:sz w:val="18"/>
                <w:szCs w:val="18"/>
                <w:rtl/>
              </w:rPr>
              <w:t>فارس</w:t>
            </w:r>
          </w:p>
        </w:tc>
        <w:tc>
          <w:tcPr>
            <w:tcW w:w="1256" w:type="pct"/>
            <w:vAlign w:val="center"/>
          </w:tcPr>
          <w:p w14:paraId="6675FC0C" w14:textId="23FD2113" w:rsidR="00183FA1" w:rsidRPr="00183FA1" w:rsidRDefault="00183FA1" w:rsidP="00183FA1">
            <w:pPr>
              <w:jc w:val="center"/>
              <w:cnfStyle w:val="000000000000" w:firstRow="0" w:lastRow="0" w:firstColumn="0" w:lastColumn="0" w:oddVBand="0" w:evenVBand="0" w:oddHBand="0" w:evenHBand="0" w:firstRowFirstColumn="0" w:firstRowLastColumn="0" w:lastRowFirstColumn="0" w:lastRowLastColumn="0"/>
              <w:rPr>
                <w:rFonts w:ascii="IRANSansWeb(FaNum)" w:hAnsi="IRANSansWeb(FaNum)" w:cs="IRANSansWeb(FaNum)"/>
                <w:sz w:val="18"/>
                <w:szCs w:val="18"/>
                <w:rtl/>
              </w:rPr>
            </w:pPr>
            <w:r>
              <w:rPr>
                <w:rFonts w:ascii="IRANSansWeb(FaNum)" w:hAnsi="IRANSansWeb(FaNum)" w:cs="IRANSansWeb(FaNum)" w:hint="cs"/>
                <w:sz w:val="18"/>
                <w:szCs w:val="18"/>
                <w:rtl/>
              </w:rPr>
              <w:t>5</w:t>
            </w:r>
          </w:p>
        </w:tc>
        <w:tc>
          <w:tcPr>
            <w:tcW w:w="1256" w:type="pct"/>
            <w:vAlign w:val="center"/>
          </w:tcPr>
          <w:p w14:paraId="17F8E45D" w14:textId="6DE5948D" w:rsidR="00183FA1" w:rsidRPr="00183FA1" w:rsidRDefault="00183FA1" w:rsidP="00183FA1">
            <w:pPr>
              <w:jc w:val="center"/>
              <w:cnfStyle w:val="000000000000" w:firstRow="0" w:lastRow="0" w:firstColumn="0" w:lastColumn="0" w:oddVBand="0" w:evenVBand="0" w:oddHBand="0" w:evenHBand="0" w:firstRowFirstColumn="0" w:firstRowLastColumn="0" w:lastRowFirstColumn="0" w:lastRowLastColumn="0"/>
              <w:rPr>
                <w:rFonts w:ascii="IRANSansWeb(FaNum)" w:hAnsi="IRANSansWeb(FaNum)" w:cs="IRANSansWeb(FaNum)"/>
                <w:sz w:val="18"/>
                <w:szCs w:val="18"/>
                <w:rtl/>
              </w:rPr>
            </w:pPr>
            <w:r w:rsidRPr="00183FA1">
              <w:rPr>
                <w:rFonts w:ascii="IRANSansWeb(FaNum)" w:hAnsi="IRANSansWeb(FaNum)" w:cs="IRANSansWeb(FaNum)"/>
                <w:sz w:val="18"/>
                <w:szCs w:val="18"/>
              </w:rPr>
              <w:t>156/25</w:t>
            </w:r>
          </w:p>
        </w:tc>
        <w:tc>
          <w:tcPr>
            <w:tcW w:w="1255" w:type="pct"/>
            <w:vAlign w:val="center"/>
          </w:tcPr>
          <w:p w14:paraId="2040E580" w14:textId="184E7BE4" w:rsidR="00183FA1" w:rsidRPr="00183FA1" w:rsidRDefault="00183FA1" w:rsidP="00183FA1">
            <w:pPr>
              <w:jc w:val="center"/>
              <w:cnfStyle w:val="000000000000" w:firstRow="0" w:lastRow="0" w:firstColumn="0" w:lastColumn="0" w:oddVBand="0" w:evenVBand="0" w:oddHBand="0" w:evenHBand="0" w:firstRowFirstColumn="0" w:firstRowLastColumn="0" w:lastRowFirstColumn="0" w:lastRowLastColumn="0"/>
              <w:rPr>
                <w:rFonts w:ascii="IRANSansWeb(FaNum)" w:hAnsi="IRANSansWeb(FaNum)" w:cs="IRANSansWeb(FaNum)"/>
                <w:sz w:val="18"/>
                <w:szCs w:val="18"/>
              </w:rPr>
            </w:pPr>
            <w:r w:rsidRPr="00183FA1">
              <w:rPr>
                <w:rFonts w:ascii="IRANSansWeb(FaNum)" w:hAnsi="IRANSansWeb(FaNum)" w:cs="IRANSansWeb(FaNum)"/>
                <w:sz w:val="18"/>
                <w:szCs w:val="18"/>
              </w:rPr>
              <w:t>312/5</w:t>
            </w:r>
          </w:p>
        </w:tc>
      </w:tr>
      <w:tr w:rsidR="00183FA1" w:rsidRPr="00183FA1" w14:paraId="04041227" w14:textId="74B11778" w:rsidTr="00183FA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33" w:type="pct"/>
            <w:vAlign w:val="center"/>
          </w:tcPr>
          <w:p w14:paraId="1FFC2FC7" w14:textId="1CAAE0F9" w:rsidR="00183FA1" w:rsidRPr="00183FA1" w:rsidRDefault="00183FA1" w:rsidP="00183FA1">
            <w:pPr>
              <w:jc w:val="center"/>
              <w:rPr>
                <w:rFonts w:ascii="IRANSansWeb(FaNum)" w:hAnsi="IRANSansWeb(FaNum)" w:cs="IRANSansWeb(FaNum)"/>
                <w:b w:val="0"/>
                <w:bCs w:val="0"/>
                <w:sz w:val="18"/>
                <w:szCs w:val="18"/>
                <w:rtl/>
              </w:rPr>
            </w:pPr>
            <w:r w:rsidRPr="00183FA1">
              <w:rPr>
                <w:rFonts w:ascii="IRANSansWeb(FaNum)" w:hAnsi="IRANSansWeb(FaNum)" w:cs="IRANSansWeb(FaNum)" w:hint="cs"/>
                <w:b w:val="0"/>
                <w:bCs w:val="0"/>
                <w:sz w:val="18"/>
                <w:szCs w:val="18"/>
                <w:rtl/>
              </w:rPr>
              <w:t>اصفهان</w:t>
            </w:r>
          </w:p>
        </w:tc>
        <w:tc>
          <w:tcPr>
            <w:tcW w:w="1256" w:type="pct"/>
            <w:vAlign w:val="center"/>
          </w:tcPr>
          <w:p w14:paraId="28C1A116" w14:textId="045C951B" w:rsidR="00183FA1" w:rsidRPr="00183FA1" w:rsidRDefault="00183FA1" w:rsidP="00183FA1">
            <w:pPr>
              <w:jc w:val="center"/>
              <w:cnfStyle w:val="000000100000" w:firstRow="0" w:lastRow="0" w:firstColumn="0" w:lastColumn="0" w:oddVBand="0" w:evenVBand="0" w:oddHBand="1" w:evenHBand="0" w:firstRowFirstColumn="0" w:firstRowLastColumn="0" w:lastRowFirstColumn="0" w:lastRowLastColumn="0"/>
              <w:rPr>
                <w:rFonts w:ascii="IRANSansWeb(FaNum)" w:hAnsi="IRANSansWeb(FaNum)" w:cs="IRANSansWeb(FaNum)"/>
                <w:sz w:val="18"/>
                <w:szCs w:val="18"/>
                <w:rtl/>
              </w:rPr>
            </w:pPr>
            <w:r w:rsidRPr="00183FA1">
              <w:rPr>
                <w:rFonts w:ascii="IRANSansWeb(FaNum)" w:hAnsi="IRANSansWeb(FaNum)" w:cs="IRANSansWeb(FaNum)" w:hint="cs"/>
                <w:sz w:val="18"/>
                <w:szCs w:val="18"/>
                <w:rtl/>
              </w:rPr>
              <w:t>5</w:t>
            </w:r>
          </w:p>
        </w:tc>
        <w:tc>
          <w:tcPr>
            <w:tcW w:w="1256" w:type="pct"/>
            <w:vAlign w:val="center"/>
          </w:tcPr>
          <w:p w14:paraId="19FF511F" w14:textId="1B80DF22" w:rsidR="00183FA1" w:rsidRPr="00183FA1" w:rsidRDefault="00183FA1" w:rsidP="00183FA1">
            <w:pPr>
              <w:jc w:val="center"/>
              <w:cnfStyle w:val="000000100000" w:firstRow="0" w:lastRow="0" w:firstColumn="0" w:lastColumn="0" w:oddVBand="0" w:evenVBand="0" w:oddHBand="1" w:evenHBand="0" w:firstRowFirstColumn="0" w:firstRowLastColumn="0" w:lastRowFirstColumn="0" w:lastRowLastColumn="0"/>
              <w:rPr>
                <w:rFonts w:ascii="IRANSansWeb(FaNum)" w:hAnsi="IRANSansWeb(FaNum)" w:cs="IRANSansWeb(FaNum)"/>
                <w:sz w:val="18"/>
                <w:szCs w:val="18"/>
                <w:rtl/>
              </w:rPr>
            </w:pPr>
            <w:r w:rsidRPr="00183FA1">
              <w:rPr>
                <w:rFonts w:ascii="IRANSansWeb(FaNum)" w:hAnsi="IRANSansWeb(FaNum)" w:cs="IRANSansWeb(FaNum)"/>
                <w:sz w:val="18"/>
                <w:szCs w:val="18"/>
              </w:rPr>
              <w:t>156/25</w:t>
            </w:r>
          </w:p>
        </w:tc>
        <w:tc>
          <w:tcPr>
            <w:tcW w:w="1255" w:type="pct"/>
            <w:vAlign w:val="center"/>
          </w:tcPr>
          <w:p w14:paraId="48DE4ABB" w14:textId="15F39420" w:rsidR="00183FA1" w:rsidRPr="00183FA1" w:rsidRDefault="00183FA1" w:rsidP="00183FA1">
            <w:pPr>
              <w:jc w:val="center"/>
              <w:cnfStyle w:val="000000100000" w:firstRow="0" w:lastRow="0" w:firstColumn="0" w:lastColumn="0" w:oddVBand="0" w:evenVBand="0" w:oddHBand="1" w:evenHBand="0" w:firstRowFirstColumn="0" w:firstRowLastColumn="0" w:lastRowFirstColumn="0" w:lastRowLastColumn="0"/>
              <w:rPr>
                <w:rFonts w:ascii="IRANSansWeb(FaNum)" w:hAnsi="IRANSansWeb(FaNum)" w:cs="IRANSansWeb(FaNum)"/>
                <w:sz w:val="18"/>
                <w:szCs w:val="18"/>
              </w:rPr>
            </w:pPr>
            <w:r w:rsidRPr="00183FA1">
              <w:rPr>
                <w:rFonts w:ascii="IRANSansWeb(FaNum)" w:hAnsi="IRANSansWeb(FaNum)" w:cs="IRANSansWeb(FaNum)"/>
                <w:sz w:val="18"/>
                <w:szCs w:val="18"/>
              </w:rPr>
              <w:t>312/5</w:t>
            </w:r>
          </w:p>
        </w:tc>
      </w:tr>
      <w:tr w:rsidR="00183FA1" w:rsidRPr="00183FA1" w14:paraId="2E53029B" w14:textId="12E5D6C1" w:rsidTr="00183FA1">
        <w:trPr>
          <w:trHeight w:val="397"/>
        </w:trPr>
        <w:tc>
          <w:tcPr>
            <w:cnfStyle w:val="001000000000" w:firstRow="0" w:lastRow="0" w:firstColumn="1" w:lastColumn="0" w:oddVBand="0" w:evenVBand="0" w:oddHBand="0" w:evenHBand="0" w:firstRowFirstColumn="0" w:firstRowLastColumn="0" w:lastRowFirstColumn="0" w:lastRowLastColumn="0"/>
            <w:tcW w:w="1233" w:type="pct"/>
            <w:vAlign w:val="center"/>
          </w:tcPr>
          <w:p w14:paraId="429ADCC6" w14:textId="0DFD7AAC" w:rsidR="00183FA1" w:rsidRPr="00183FA1" w:rsidRDefault="00183FA1" w:rsidP="00183FA1">
            <w:pPr>
              <w:jc w:val="center"/>
              <w:rPr>
                <w:rFonts w:ascii="IRANSansWeb(FaNum)" w:hAnsi="IRANSansWeb(FaNum)" w:cs="IRANSansWeb(FaNum)"/>
                <w:b w:val="0"/>
                <w:bCs w:val="0"/>
                <w:sz w:val="18"/>
                <w:szCs w:val="18"/>
                <w:rtl/>
              </w:rPr>
            </w:pPr>
            <w:r w:rsidRPr="00183FA1">
              <w:rPr>
                <w:rFonts w:ascii="IRANSansWeb(FaNum)" w:hAnsi="IRANSansWeb(FaNum)" w:cs="IRANSansWeb(FaNum)" w:hint="cs"/>
                <w:b w:val="0"/>
                <w:bCs w:val="0"/>
                <w:sz w:val="18"/>
                <w:szCs w:val="18"/>
                <w:rtl/>
              </w:rPr>
              <w:t>خراسان رضوی</w:t>
            </w:r>
          </w:p>
        </w:tc>
        <w:tc>
          <w:tcPr>
            <w:tcW w:w="1256" w:type="pct"/>
            <w:vAlign w:val="center"/>
          </w:tcPr>
          <w:p w14:paraId="4A147331" w14:textId="60B4659C" w:rsidR="00183FA1" w:rsidRPr="00183FA1" w:rsidRDefault="00183FA1" w:rsidP="00183FA1">
            <w:pPr>
              <w:jc w:val="center"/>
              <w:cnfStyle w:val="000000000000" w:firstRow="0" w:lastRow="0" w:firstColumn="0" w:lastColumn="0" w:oddVBand="0" w:evenVBand="0" w:oddHBand="0" w:evenHBand="0" w:firstRowFirstColumn="0" w:firstRowLastColumn="0" w:lastRowFirstColumn="0" w:lastRowLastColumn="0"/>
              <w:rPr>
                <w:rFonts w:ascii="IRANSansWeb(FaNum)" w:hAnsi="IRANSansWeb(FaNum)" w:cs="IRANSansWeb(FaNum)"/>
                <w:sz w:val="18"/>
                <w:szCs w:val="18"/>
                <w:rtl/>
              </w:rPr>
            </w:pPr>
            <w:r w:rsidRPr="00183FA1">
              <w:rPr>
                <w:rFonts w:ascii="IRANSansWeb(FaNum)" w:hAnsi="IRANSansWeb(FaNum)" w:cs="IRANSansWeb(FaNum)" w:hint="cs"/>
                <w:sz w:val="18"/>
                <w:szCs w:val="18"/>
                <w:rtl/>
              </w:rPr>
              <w:t>6</w:t>
            </w:r>
          </w:p>
        </w:tc>
        <w:tc>
          <w:tcPr>
            <w:tcW w:w="1256" w:type="pct"/>
            <w:vAlign w:val="center"/>
          </w:tcPr>
          <w:p w14:paraId="5DBDB351" w14:textId="39FCE335" w:rsidR="00183FA1" w:rsidRPr="00183FA1" w:rsidRDefault="00183FA1" w:rsidP="00183FA1">
            <w:pPr>
              <w:jc w:val="center"/>
              <w:cnfStyle w:val="000000000000" w:firstRow="0" w:lastRow="0" w:firstColumn="0" w:lastColumn="0" w:oddVBand="0" w:evenVBand="0" w:oddHBand="0" w:evenHBand="0" w:firstRowFirstColumn="0" w:firstRowLastColumn="0" w:lastRowFirstColumn="0" w:lastRowLastColumn="0"/>
              <w:rPr>
                <w:rFonts w:ascii="IRANSansWeb(FaNum)" w:hAnsi="IRANSansWeb(FaNum)" w:cs="IRANSansWeb(FaNum)"/>
                <w:sz w:val="18"/>
                <w:szCs w:val="18"/>
                <w:rtl/>
              </w:rPr>
            </w:pPr>
            <w:r w:rsidRPr="00183FA1">
              <w:rPr>
                <w:rFonts w:ascii="IRANSansWeb(FaNum)" w:hAnsi="IRANSansWeb(FaNum)" w:cs="IRANSansWeb(FaNum)"/>
                <w:sz w:val="18"/>
                <w:szCs w:val="18"/>
              </w:rPr>
              <w:t>187/5</w:t>
            </w:r>
          </w:p>
        </w:tc>
        <w:tc>
          <w:tcPr>
            <w:tcW w:w="1255" w:type="pct"/>
            <w:vAlign w:val="center"/>
          </w:tcPr>
          <w:p w14:paraId="166C7665" w14:textId="3C864F3D" w:rsidR="00183FA1" w:rsidRPr="00183FA1" w:rsidRDefault="00183FA1" w:rsidP="00183FA1">
            <w:pPr>
              <w:jc w:val="center"/>
              <w:cnfStyle w:val="000000000000" w:firstRow="0" w:lastRow="0" w:firstColumn="0" w:lastColumn="0" w:oddVBand="0" w:evenVBand="0" w:oddHBand="0" w:evenHBand="0" w:firstRowFirstColumn="0" w:firstRowLastColumn="0" w:lastRowFirstColumn="0" w:lastRowLastColumn="0"/>
              <w:rPr>
                <w:rFonts w:ascii="IRANSansWeb(FaNum)" w:hAnsi="IRANSansWeb(FaNum)" w:cs="IRANSansWeb(FaNum)"/>
                <w:sz w:val="18"/>
                <w:szCs w:val="18"/>
              </w:rPr>
            </w:pPr>
            <w:r w:rsidRPr="00183FA1">
              <w:rPr>
                <w:rFonts w:ascii="IRANSansWeb(FaNum)" w:hAnsi="IRANSansWeb(FaNum)" w:cs="IRANSansWeb(FaNum)"/>
                <w:sz w:val="18"/>
                <w:szCs w:val="18"/>
              </w:rPr>
              <w:t>375</w:t>
            </w:r>
          </w:p>
        </w:tc>
      </w:tr>
      <w:tr w:rsidR="00183FA1" w:rsidRPr="00183FA1" w14:paraId="1A97EA59" w14:textId="5A06B0B8" w:rsidTr="00183FA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33" w:type="pct"/>
            <w:vAlign w:val="center"/>
          </w:tcPr>
          <w:p w14:paraId="65DA1862" w14:textId="3A986114" w:rsidR="00183FA1" w:rsidRPr="00183FA1" w:rsidRDefault="00183FA1" w:rsidP="00183FA1">
            <w:pPr>
              <w:jc w:val="center"/>
              <w:rPr>
                <w:rFonts w:ascii="IRANSansWeb(FaNum)" w:hAnsi="IRANSansWeb(FaNum)" w:cs="IRANSansWeb(FaNum)"/>
                <w:b w:val="0"/>
                <w:bCs w:val="0"/>
                <w:sz w:val="18"/>
                <w:szCs w:val="18"/>
                <w:rtl/>
              </w:rPr>
            </w:pPr>
            <w:r w:rsidRPr="00183FA1">
              <w:rPr>
                <w:rFonts w:ascii="IRANSansWeb(FaNum)" w:hAnsi="IRANSansWeb(FaNum)" w:cs="IRANSansWeb(FaNum)" w:hint="cs"/>
                <w:b w:val="0"/>
                <w:bCs w:val="0"/>
                <w:sz w:val="18"/>
                <w:szCs w:val="18"/>
                <w:rtl/>
              </w:rPr>
              <w:t>آذربایجان غربی</w:t>
            </w:r>
          </w:p>
        </w:tc>
        <w:tc>
          <w:tcPr>
            <w:tcW w:w="1256" w:type="pct"/>
            <w:vAlign w:val="center"/>
          </w:tcPr>
          <w:p w14:paraId="7AE64B2E" w14:textId="5089C1B5" w:rsidR="00183FA1" w:rsidRPr="00183FA1" w:rsidRDefault="00183FA1" w:rsidP="00183FA1">
            <w:pPr>
              <w:jc w:val="center"/>
              <w:cnfStyle w:val="000000100000" w:firstRow="0" w:lastRow="0" w:firstColumn="0" w:lastColumn="0" w:oddVBand="0" w:evenVBand="0" w:oddHBand="1" w:evenHBand="0" w:firstRowFirstColumn="0" w:firstRowLastColumn="0" w:lastRowFirstColumn="0" w:lastRowLastColumn="0"/>
              <w:rPr>
                <w:rFonts w:ascii="IRANSansWeb(FaNum)" w:hAnsi="IRANSansWeb(FaNum)" w:cs="IRANSansWeb(FaNum)"/>
                <w:sz w:val="18"/>
                <w:szCs w:val="18"/>
                <w:rtl/>
              </w:rPr>
            </w:pPr>
            <w:r w:rsidRPr="00183FA1">
              <w:rPr>
                <w:rFonts w:ascii="IRANSansWeb(FaNum)" w:hAnsi="IRANSansWeb(FaNum)" w:cs="IRANSansWeb(FaNum)" w:hint="cs"/>
                <w:sz w:val="18"/>
                <w:szCs w:val="18"/>
                <w:rtl/>
              </w:rPr>
              <w:t>3</w:t>
            </w:r>
          </w:p>
        </w:tc>
        <w:tc>
          <w:tcPr>
            <w:tcW w:w="1256" w:type="pct"/>
            <w:vAlign w:val="center"/>
          </w:tcPr>
          <w:p w14:paraId="6110057D" w14:textId="35A54983" w:rsidR="00183FA1" w:rsidRPr="00183FA1" w:rsidRDefault="00183FA1" w:rsidP="00183FA1">
            <w:pPr>
              <w:jc w:val="center"/>
              <w:cnfStyle w:val="000000100000" w:firstRow="0" w:lastRow="0" w:firstColumn="0" w:lastColumn="0" w:oddVBand="0" w:evenVBand="0" w:oddHBand="1" w:evenHBand="0" w:firstRowFirstColumn="0" w:firstRowLastColumn="0" w:lastRowFirstColumn="0" w:lastRowLastColumn="0"/>
              <w:rPr>
                <w:rFonts w:ascii="IRANSansWeb(FaNum)" w:hAnsi="IRANSansWeb(FaNum)" w:cs="IRANSansWeb(FaNum)"/>
                <w:sz w:val="18"/>
                <w:szCs w:val="18"/>
                <w:rtl/>
              </w:rPr>
            </w:pPr>
            <w:r w:rsidRPr="00183FA1">
              <w:rPr>
                <w:rFonts w:ascii="IRANSansWeb(FaNum)" w:hAnsi="IRANSansWeb(FaNum)" w:cs="IRANSansWeb(FaNum)"/>
                <w:sz w:val="18"/>
                <w:szCs w:val="18"/>
              </w:rPr>
              <w:t>93/75</w:t>
            </w:r>
          </w:p>
        </w:tc>
        <w:tc>
          <w:tcPr>
            <w:tcW w:w="1255" w:type="pct"/>
            <w:vAlign w:val="center"/>
          </w:tcPr>
          <w:p w14:paraId="4DB66D3E" w14:textId="079AB92C" w:rsidR="00183FA1" w:rsidRPr="00183FA1" w:rsidRDefault="00183FA1" w:rsidP="00183FA1">
            <w:pPr>
              <w:jc w:val="center"/>
              <w:cnfStyle w:val="000000100000" w:firstRow="0" w:lastRow="0" w:firstColumn="0" w:lastColumn="0" w:oddVBand="0" w:evenVBand="0" w:oddHBand="1" w:evenHBand="0" w:firstRowFirstColumn="0" w:firstRowLastColumn="0" w:lastRowFirstColumn="0" w:lastRowLastColumn="0"/>
              <w:rPr>
                <w:rFonts w:ascii="IRANSansWeb(FaNum)" w:hAnsi="IRANSansWeb(FaNum)" w:cs="IRANSansWeb(FaNum)"/>
                <w:sz w:val="18"/>
                <w:szCs w:val="18"/>
              </w:rPr>
            </w:pPr>
            <w:r w:rsidRPr="00183FA1">
              <w:rPr>
                <w:rFonts w:ascii="IRANSansWeb(FaNum)" w:hAnsi="IRANSansWeb(FaNum)" w:cs="IRANSansWeb(FaNum)"/>
                <w:sz w:val="18"/>
                <w:szCs w:val="18"/>
              </w:rPr>
              <w:t>187/5</w:t>
            </w:r>
          </w:p>
        </w:tc>
      </w:tr>
      <w:tr w:rsidR="00183FA1" w:rsidRPr="00183FA1" w14:paraId="20D64CBD" w14:textId="6A89BAAA" w:rsidTr="00183FA1">
        <w:trPr>
          <w:cnfStyle w:val="010000000000" w:firstRow="0" w:lastRow="1"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33" w:type="pct"/>
            <w:vAlign w:val="center"/>
          </w:tcPr>
          <w:p w14:paraId="7087DCEF" w14:textId="75BB0E3B" w:rsidR="00183FA1" w:rsidRPr="00183FA1" w:rsidRDefault="00183FA1" w:rsidP="00183FA1">
            <w:pPr>
              <w:jc w:val="center"/>
              <w:rPr>
                <w:rFonts w:ascii="IRANSansWeb(FaNum)" w:hAnsi="IRANSansWeb(FaNum)" w:cs="IRANSansWeb(FaNum)"/>
                <w:sz w:val="18"/>
                <w:szCs w:val="18"/>
                <w:rtl/>
              </w:rPr>
            </w:pPr>
            <w:r w:rsidRPr="00183FA1">
              <w:rPr>
                <w:rFonts w:ascii="IRANSansWeb(FaNum)" w:hAnsi="IRANSansWeb(FaNum)" w:cs="IRANSansWeb(FaNum)" w:hint="cs"/>
                <w:sz w:val="18"/>
                <w:szCs w:val="18"/>
                <w:rtl/>
              </w:rPr>
              <w:t>جمع کل</w:t>
            </w:r>
          </w:p>
        </w:tc>
        <w:tc>
          <w:tcPr>
            <w:tcW w:w="1256" w:type="pct"/>
            <w:vAlign w:val="center"/>
          </w:tcPr>
          <w:p w14:paraId="2733B5D6" w14:textId="29525BDF" w:rsidR="00183FA1" w:rsidRPr="00183FA1" w:rsidRDefault="00183FA1" w:rsidP="00183FA1">
            <w:pPr>
              <w:jc w:val="center"/>
              <w:cnfStyle w:val="010000000000" w:firstRow="0" w:lastRow="1" w:firstColumn="0" w:lastColumn="0" w:oddVBand="0" w:evenVBand="0" w:oddHBand="0" w:evenHBand="0" w:firstRowFirstColumn="0" w:firstRowLastColumn="0" w:lastRowFirstColumn="0" w:lastRowLastColumn="0"/>
              <w:rPr>
                <w:rFonts w:ascii="IRANSansWeb(FaNum)" w:hAnsi="IRANSansWeb(FaNum)" w:cs="IRANSansWeb(FaNum)"/>
                <w:sz w:val="18"/>
                <w:szCs w:val="18"/>
                <w:rtl/>
              </w:rPr>
            </w:pPr>
            <w:r w:rsidRPr="00183FA1">
              <w:rPr>
                <w:rFonts w:ascii="IRANSansWeb(FaNum)" w:hAnsi="IRANSansWeb(FaNum)" w:cs="IRANSansWeb(FaNum)" w:hint="cs"/>
                <w:sz w:val="18"/>
                <w:szCs w:val="18"/>
                <w:rtl/>
              </w:rPr>
              <w:t>32</w:t>
            </w:r>
          </w:p>
        </w:tc>
        <w:tc>
          <w:tcPr>
            <w:tcW w:w="1256" w:type="pct"/>
            <w:vAlign w:val="center"/>
          </w:tcPr>
          <w:p w14:paraId="05D393B5" w14:textId="5190486C" w:rsidR="00183FA1" w:rsidRPr="00183FA1" w:rsidRDefault="00183FA1" w:rsidP="00183FA1">
            <w:pPr>
              <w:jc w:val="center"/>
              <w:cnfStyle w:val="010000000000" w:firstRow="0" w:lastRow="1" w:firstColumn="0" w:lastColumn="0" w:oddVBand="0" w:evenVBand="0" w:oddHBand="0" w:evenHBand="0" w:firstRowFirstColumn="0" w:firstRowLastColumn="0" w:lastRowFirstColumn="0" w:lastRowLastColumn="0"/>
              <w:rPr>
                <w:rFonts w:ascii="IRANSansWeb(FaNum)" w:hAnsi="IRANSansWeb(FaNum)" w:cs="IRANSansWeb(FaNum)"/>
                <w:sz w:val="18"/>
                <w:szCs w:val="18"/>
              </w:rPr>
            </w:pPr>
            <w:r w:rsidRPr="00183FA1">
              <w:rPr>
                <w:rFonts w:ascii="IRANSansWeb(FaNum)" w:hAnsi="IRANSansWeb(FaNum)" w:cs="IRANSansWeb(FaNum)" w:hint="cs"/>
                <w:sz w:val="18"/>
                <w:szCs w:val="18"/>
                <w:rtl/>
              </w:rPr>
              <w:t>1000</w:t>
            </w:r>
          </w:p>
        </w:tc>
        <w:tc>
          <w:tcPr>
            <w:tcW w:w="1255" w:type="pct"/>
            <w:vAlign w:val="center"/>
          </w:tcPr>
          <w:p w14:paraId="40CAEF1D" w14:textId="23184ECF" w:rsidR="00183FA1" w:rsidRPr="00183FA1" w:rsidRDefault="00183FA1" w:rsidP="00183FA1">
            <w:pPr>
              <w:jc w:val="center"/>
              <w:cnfStyle w:val="010000000000" w:firstRow="0" w:lastRow="1" w:firstColumn="0" w:lastColumn="0" w:oddVBand="0" w:evenVBand="0" w:oddHBand="0" w:evenHBand="0" w:firstRowFirstColumn="0" w:firstRowLastColumn="0" w:lastRowFirstColumn="0" w:lastRowLastColumn="0"/>
              <w:rPr>
                <w:rFonts w:ascii="IRANSansWeb(FaNum)" w:hAnsi="IRANSansWeb(FaNum)" w:cs="IRANSansWeb(FaNum)"/>
                <w:sz w:val="18"/>
                <w:szCs w:val="18"/>
                <w:rtl/>
              </w:rPr>
            </w:pPr>
            <w:r>
              <w:rPr>
                <w:rFonts w:ascii="IRANSansWeb(FaNum)" w:hAnsi="IRANSansWeb(FaNum)" w:cs="IRANSansWeb(FaNum)" w:hint="cs"/>
                <w:sz w:val="18"/>
                <w:szCs w:val="18"/>
                <w:rtl/>
              </w:rPr>
              <w:t>20000</w:t>
            </w:r>
          </w:p>
        </w:tc>
      </w:tr>
    </w:tbl>
    <w:p w14:paraId="4E422B52" w14:textId="77777777" w:rsidR="00854046" w:rsidRPr="00B675CF" w:rsidRDefault="00854046">
      <w:pPr>
        <w:rPr>
          <w:rFonts w:ascii="IRANSansWeb(FaNum)" w:hAnsi="IRANSansWeb(FaNum)" w:cs="IRANSansWeb(FaNum)"/>
          <w:sz w:val="8"/>
          <w:szCs w:val="8"/>
          <w:rtl/>
        </w:rPr>
      </w:pPr>
    </w:p>
    <w:p w14:paraId="0E42D6C5" w14:textId="2683D654" w:rsidR="00183FA1" w:rsidRDefault="00183FA1" w:rsidP="00C10755">
      <w:pPr>
        <w:pStyle w:val="Heading2"/>
        <w:rPr>
          <w:rFonts w:ascii="IRANSansWeb(FaNum)" w:hAnsi="IRANSansWeb(FaNum)" w:cs="IRANSansWeb(FaNum)"/>
          <w:b/>
          <w:bCs/>
          <w:rtl/>
        </w:rPr>
      </w:pPr>
      <w:bookmarkStart w:id="452" w:name="_Toc153222478"/>
      <w:r w:rsidRPr="00183FA1">
        <w:rPr>
          <w:rFonts w:ascii="IRANSansWeb(FaNum)" w:hAnsi="IRANSansWeb(FaNum)" w:cs="IRANSansWeb(FaNum)" w:hint="cs"/>
          <w:b/>
          <w:bCs/>
          <w:rtl/>
        </w:rPr>
        <w:t>بررسی کارهای مشابه</w:t>
      </w:r>
      <w:bookmarkEnd w:id="452"/>
    </w:p>
    <w:tbl>
      <w:tblPr>
        <w:tblStyle w:val="TableGrid"/>
        <w:bidiVisual/>
        <w:tblW w:w="0" w:type="auto"/>
        <w:tblCellSpacing w:w="85" w:type="dxa"/>
        <w:tblBorders>
          <w:top w:val="single" w:sz="18" w:space="0" w:color="auto"/>
          <w:left w:val="single" w:sz="18" w:space="0" w:color="auto"/>
          <w:bottom w:val="single" w:sz="18" w:space="0" w:color="auto"/>
          <w:right w:val="single" w:sz="18" w:space="0" w:color="auto"/>
        </w:tblBorders>
        <w:tblLook w:val="04A0" w:firstRow="1" w:lastRow="0" w:firstColumn="1" w:lastColumn="0" w:noHBand="0" w:noVBand="1"/>
      </w:tblPr>
      <w:tblGrid>
        <w:gridCol w:w="5207"/>
        <w:gridCol w:w="5213"/>
      </w:tblGrid>
      <w:tr w:rsidR="00BA3127" w14:paraId="14FA31BD" w14:textId="77777777" w:rsidTr="00D94ED4">
        <w:trPr>
          <w:trHeight w:val="1191"/>
          <w:tblCellSpacing w:w="85" w:type="dxa"/>
        </w:trPr>
        <w:tc>
          <w:tcPr>
            <w:tcW w:w="5228" w:type="dxa"/>
            <w:vAlign w:val="center"/>
          </w:tcPr>
          <w:p w14:paraId="517231C5" w14:textId="73B69F5C" w:rsidR="00BA3127" w:rsidRDefault="00BA3127" w:rsidP="00BA3127">
            <w:pPr>
              <w:jc w:val="center"/>
              <w:rPr>
                <w:rFonts w:ascii="IRANSansWeb(FaNum)" w:hAnsi="IRANSansWeb(FaNum)" w:cs="IRANSansWeb(FaNum)"/>
                <w:sz w:val="18"/>
                <w:szCs w:val="18"/>
                <w:rtl/>
              </w:rPr>
            </w:pPr>
            <w:r>
              <w:rPr>
                <w:rFonts w:ascii="IRANSansWeb(FaNum)" w:hAnsi="IRANSansWeb(FaNum)" w:cs="IRANSansWeb(FaNum)"/>
                <w:noProof/>
                <w:sz w:val="18"/>
                <w:szCs w:val="18"/>
                <w:rtl/>
                <w:lang w:val="fa-IR"/>
              </w:rPr>
              <w:drawing>
                <wp:inline distT="0" distB="0" distL="0" distR="0" wp14:anchorId="400C8788" wp14:editId="01637256">
                  <wp:extent cx="876300" cy="537293"/>
                  <wp:effectExtent l="0" t="0" r="0" b="0"/>
                  <wp:docPr id="1202468909" name="Picture 1">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468909" name="Picture 1">
                            <a:hlinkClick r:id="rId19"/>
                          </pic:cNvPr>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81815" cy="540675"/>
                          </a:xfrm>
                          <a:prstGeom prst="rect">
                            <a:avLst/>
                          </a:prstGeom>
                        </pic:spPr>
                      </pic:pic>
                    </a:graphicData>
                  </a:graphic>
                </wp:inline>
              </w:drawing>
            </w:r>
          </w:p>
        </w:tc>
        <w:tc>
          <w:tcPr>
            <w:tcW w:w="5228" w:type="dxa"/>
            <w:vAlign w:val="center"/>
          </w:tcPr>
          <w:p w14:paraId="24EC36AC" w14:textId="0A8E8C29" w:rsidR="00BA3127" w:rsidRDefault="0086149C" w:rsidP="0086149C">
            <w:pPr>
              <w:jc w:val="center"/>
              <w:rPr>
                <w:rFonts w:ascii="IRANSansWeb(FaNum)" w:hAnsi="IRANSansWeb(FaNum)" w:cs="IRANSansWeb(FaNum)"/>
                <w:sz w:val="18"/>
                <w:szCs w:val="18"/>
                <w:rtl/>
              </w:rPr>
            </w:pPr>
            <w:r>
              <w:rPr>
                <w:rFonts w:ascii="IRANSansWeb(FaNum)" w:hAnsi="IRANSansWeb(FaNum)" w:cs="IRANSansWeb(FaNum)"/>
                <w:noProof/>
                <w:sz w:val="18"/>
                <w:szCs w:val="18"/>
                <w:rtl/>
                <w:lang w:val="fa-IR"/>
              </w:rPr>
              <w:drawing>
                <wp:inline distT="0" distB="0" distL="0" distR="0" wp14:anchorId="19A3C9A7" wp14:editId="51B650AF">
                  <wp:extent cx="920750" cy="702036"/>
                  <wp:effectExtent l="0" t="0" r="0" b="3175"/>
                  <wp:docPr id="1172648766" name="Picture 3">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648766" name="Picture 3">
                            <a:hlinkClick r:id="rId21"/>
                          </pic:cNvPr>
                          <pic:cNvPicPr/>
                        </pic:nvPicPr>
                        <pic:blipFill>
                          <a:blip r:embed="rId22" cstate="print">
                            <a:extLst>
                              <a:ext uri="{28A0092B-C50C-407E-A947-70E740481C1C}">
                                <a14:useLocalDpi xmlns:a14="http://schemas.microsoft.com/office/drawing/2010/main" val="0"/>
                              </a:ext>
                            </a:extLst>
                          </a:blip>
                          <a:stretch>
                            <a:fillRect/>
                          </a:stretch>
                        </pic:blipFill>
                        <pic:spPr>
                          <a:xfrm>
                            <a:off x="0" y="0"/>
                            <a:ext cx="926009" cy="706046"/>
                          </a:xfrm>
                          <a:prstGeom prst="rect">
                            <a:avLst/>
                          </a:prstGeom>
                        </pic:spPr>
                      </pic:pic>
                    </a:graphicData>
                  </a:graphic>
                </wp:inline>
              </w:drawing>
            </w:r>
          </w:p>
        </w:tc>
      </w:tr>
      <w:tr w:rsidR="00BA3127" w14:paraId="5815A928" w14:textId="77777777" w:rsidTr="00B675CF">
        <w:trPr>
          <w:trHeight w:val="472"/>
          <w:tblCellSpacing w:w="85" w:type="dxa"/>
        </w:trPr>
        <w:tc>
          <w:tcPr>
            <w:tcW w:w="5228" w:type="dxa"/>
          </w:tcPr>
          <w:p w14:paraId="5D52DD8D" w14:textId="2E794E37" w:rsidR="00BA3127" w:rsidRPr="00D94ED4" w:rsidRDefault="00BA3127" w:rsidP="00D94ED4">
            <w:pPr>
              <w:spacing w:line="360" w:lineRule="auto"/>
              <w:jc w:val="lowKashida"/>
              <w:rPr>
                <w:rFonts w:ascii="IRANSansWeb(FaNum)" w:hAnsi="IRANSansWeb(FaNum)" w:cs="IRANSansWeb(FaNum)"/>
                <w:sz w:val="18"/>
                <w:szCs w:val="18"/>
              </w:rPr>
            </w:pPr>
            <w:r w:rsidRPr="00D94ED4">
              <w:rPr>
                <w:rFonts w:ascii="IRANSansWeb(FaNum)" w:hAnsi="IRANSansWeb(FaNum)" w:cs="IRANSansWeb(FaNum)" w:hint="cs"/>
                <w:sz w:val="18"/>
                <w:szCs w:val="18"/>
                <w:rtl/>
              </w:rPr>
              <w:t xml:space="preserve">شرکت پگاه با تولید فراورده‌های لبنی متنوع از جمله شرکت‌های پیشتاز در این حوزه می‌باشد. این شرکت با داشتن تنوع بسیار زیاد در محصولات لبنی،  شامل 27 نوع دوغ در طعم‌ها و اندازه‌های مختلف است که مدیریت فروش آن با نرم افزارهای فروش تحت وب انجام می‌شود. سیستم فروش محصول این شرکت بصورت </w:t>
            </w:r>
            <w:r w:rsidRPr="00D94ED4">
              <w:rPr>
                <w:rFonts w:ascii="IRANSansWeb(FaNum)" w:hAnsi="IRANSansWeb(FaNum)" w:cs="IRANSansWeb(FaNum)"/>
                <w:sz w:val="18"/>
                <w:szCs w:val="18"/>
              </w:rPr>
              <w:t>b2b</w:t>
            </w:r>
            <w:r w:rsidRPr="00D94ED4">
              <w:rPr>
                <w:rFonts w:ascii="IRANSansWeb(FaNum)" w:hAnsi="IRANSansWeb(FaNum)" w:cs="IRANSansWeb(FaNum)" w:hint="cs"/>
                <w:sz w:val="18"/>
                <w:szCs w:val="18"/>
                <w:rtl/>
              </w:rPr>
              <w:t xml:space="preserve"> بوده و استان‌های متقاضی با ثبت میزان درخواست خود بصورت آنلاین، بصورت دلخواه می‌توانند برای روزهای آتی خود سفارش دهند. این سیستم برای شرکت پگاه بسیار کاربردی بوده و می‌تواند بسته به میزان درخواست خود در روزهای آتی، میزان تولید محصولات خود را تنظیم نماید.</w:t>
            </w:r>
          </w:p>
        </w:tc>
        <w:tc>
          <w:tcPr>
            <w:tcW w:w="5228" w:type="dxa"/>
          </w:tcPr>
          <w:p w14:paraId="4F0A4569" w14:textId="1F33998E" w:rsidR="00BA3127" w:rsidRPr="00D94ED4" w:rsidRDefault="00D94ED4" w:rsidP="00D94ED4">
            <w:pPr>
              <w:spacing w:line="360" w:lineRule="auto"/>
              <w:jc w:val="lowKashida"/>
              <w:rPr>
                <w:rFonts w:ascii="IRANSansWeb(FaNum)" w:hAnsi="IRANSansWeb(FaNum)" w:cs="IRANSansWeb(FaNum)"/>
                <w:sz w:val="18"/>
                <w:szCs w:val="18"/>
                <w:rtl/>
              </w:rPr>
            </w:pPr>
            <w:r w:rsidRPr="00D94ED4">
              <w:rPr>
                <w:rFonts w:ascii="IRANSansWeb(FaNum)" w:hAnsi="IRANSansWeb(FaNum)" w:cs="IRANSansWeb(FaNum)"/>
                <w:sz w:val="18"/>
                <w:szCs w:val="18"/>
                <w:rtl/>
              </w:rPr>
              <w:t xml:space="preserve">دوغ ماهشام </w:t>
            </w:r>
            <w:r w:rsidRPr="00D94ED4">
              <w:rPr>
                <w:rFonts w:ascii="IRANSansWeb(FaNum)" w:hAnsi="IRANSansWeb(FaNum)" w:cs="IRANSansWeb(FaNum)" w:hint="cs"/>
                <w:sz w:val="18"/>
                <w:szCs w:val="18"/>
                <w:rtl/>
              </w:rPr>
              <w:t>ی</w:t>
            </w:r>
            <w:r w:rsidRPr="00D94ED4">
              <w:rPr>
                <w:rFonts w:ascii="IRANSansWeb(FaNum)" w:hAnsi="IRANSansWeb(FaNum)" w:cs="IRANSansWeb(FaNum)" w:hint="eastAsia"/>
                <w:sz w:val="18"/>
                <w:szCs w:val="18"/>
                <w:rtl/>
              </w:rPr>
              <w:t>ک</w:t>
            </w:r>
            <w:r w:rsidRPr="00D94ED4">
              <w:rPr>
                <w:rFonts w:ascii="IRANSansWeb(FaNum)" w:hAnsi="IRANSansWeb(FaNum)" w:cs="IRANSansWeb(FaNum)"/>
                <w:sz w:val="18"/>
                <w:szCs w:val="18"/>
                <w:rtl/>
              </w:rPr>
              <w:t xml:space="preserve"> دوغ پروب</w:t>
            </w:r>
            <w:r w:rsidRPr="00D94ED4">
              <w:rPr>
                <w:rFonts w:ascii="IRANSansWeb(FaNum)" w:hAnsi="IRANSansWeb(FaNum)" w:cs="IRANSansWeb(FaNum)" w:hint="cs"/>
                <w:sz w:val="18"/>
                <w:szCs w:val="18"/>
                <w:rtl/>
              </w:rPr>
              <w:t>ی</w:t>
            </w:r>
            <w:r w:rsidRPr="00D94ED4">
              <w:rPr>
                <w:rFonts w:ascii="IRANSansWeb(FaNum)" w:hAnsi="IRANSansWeb(FaNum)" w:cs="IRANSansWeb(FaNum)" w:hint="eastAsia"/>
                <w:sz w:val="18"/>
                <w:szCs w:val="18"/>
                <w:rtl/>
              </w:rPr>
              <w:t>وت</w:t>
            </w:r>
            <w:r w:rsidRPr="00D94ED4">
              <w:rPr>
                <w:rFonts w:ascii="IRANSansWeb(FaNum)" w:hAnsi="IRANSansWeb(FaNum)" w:cs="IRANSansWeb(FaNum)" w:hint="cs"/>
                <w:sz w:val="18"/>
                <w:szCs w:val="18"/>
                <w:rtl/>
              </w:rPr>
              <w:t>ی</w:t>
            </w:r>
            <w:r w:rsidRPr="00D94ED4">
              <w:rPr>
                <w:rFonts w:ascii="IRANSansWeb(FaNum)" w:hAnsi="IRANSansWeb(FaNum)" w:cs="IRANSansWeb(FaNum)" w:hint="eastAsia"/>
                <w:sz w:val="18"/>
                <w:szCs w:val="18"/>
                <w:rtl/>
              </w:rPr>
              <w:t>ک</w:t>
            </w:r>
            <w:r w:rsidRPr="00D94ED4">
              <w:rPr>
                <w:rFonts w:ascii="IRANSansWeb(FaNum)" w:hAnsi="IRANSansWeb(FaNum)" w:cs="IRANSansWeb(FaNum)"/>
                <w:sz w:val="18"/>
                <w:szCs w:val="18"/>
                <w:rtl/>
              </w:rPr>
              <w:t xml:space="preserve"> گرماند</w:t>
            </w:r>
            <w:r w:rsidRPr="00D94ED4">
              <w:rPr>
                <w:rFonts w:ascii="IRANSansWeb(FaNum)" w:hAnsi="IRANSansWeb(FaNum)" w:cs="IRANSansWeb(FaNum)" w:hint="cs"/>
                <w:sz w:val="18"/>
                <w:szCs w:val="18"/>
                <w:rtl/>
              </w:rPr>
              <w:t>ی</w:t>
            </w:r>
            <w:r w:rsidRPr="00D94ED4">
              <w:rPr>
                <w:rFonts w:ascii="IRANSansWeb(FaNum)" w:hAnsi="IRANSansWeb(FaNum)" w:cs="IRANSansWeb(FaNum)" w:hint="eastAsia"/>
                <w:sz w:val="18"/>
                <w:szCs w:val="18"/>
                <w:rtl/>
              </w:rPr>
              <w:t>ده</w:t>
            </w:r>
            <w:r w:rsidRPr="00D94ED4">
              <w:rPr>
                <w:rFonts w:ascii="IRANSansWeb(FaNum)" w:hAnsi="IRANSansWeb(FaNum)" w:cs="IRANSansWeb(FaNum)"/>
                <w:sz w:val="18"/>
                <w:szCs w:val="18"/>
                <w:rtl/>
              </w:rPr>
              <w:t xml:space="preserve"> است که اصلاحا بهش دوغ </w:t>
            </w:r>
            <w:r w:rsidRPr="00D94ED4">
              <w:rPr>
                <w:rFonts w:ascii="IRANSansWeb(FaNum)" w:hAnsi="IRANSansWeb(FaNum)" w:cs="IRANSansWeb(FaNum)" w:hint="cs"/>
                <w:sz w:val="18"/>
                <w:szCs w:val="18"/>
                <w:rtl/>
              </w:rPr>
              <w:t>ی</w:t>
            </w:r>
            <w:r w:rsidRPr="00D94ED4">
              <w:rPr>
                <w:rFonts w:ascii="IRANSansWeb(FaNum)" w:hAnsi="IRANSansWeb(FaNum)" w:cs="IRANSansWeb(FaNum)" w:hint="eastAsia"/>
                <w:sz w:val="18"/>
                <w:szCs w:val="18"/>
                <w:rtl/>
              </w:rPr>
              <w:t>خچال</w:t>
            </w:r>
            <w:r w:rsidRPr="00D94ED4">
              <w:rPr>
                <w:rFonts w:ascii="IRANSansWeb(FaNum)" w:hAnsi="IRANSansWeb(FaNum)" w:cs="IRANSansWeb(FaNum)" w:hint="cs"/>
                <w:sz w:val="18"/>
                <w:szCs w:val="18"/>
                <w:rtl/>
              </w:rPr>
              <w:t>ی</w:t>
            </w:r>
            <w:r w:rsidRPr="00D94ED4">
              <w:rPr>
                <w:rFonts w:ascii="IRANSansWeb(FaNum)" w:hAnsi="IRANSansWeb(FaNum)" w:cs="IRANSansWeb(FaNum)"/>
                <w:sz w:val="18"/>
                <w:szCs w:val="18"/>
                <w:rtl/>
              </w:rPr>
              <w:t xml:space="preserve"> م</w:t>
            </w:r>
            <w:r w:rsidRPr="00D94ED4">
              <w:rPr>
                <w:rFonts w:ascii="IRANSansWeb(FaNum)" w:hAnsi="IRANSansWeb(FaNum)" w:cs="IRANSansWeb(FaNum)" w:hint="cs"/>
                <w:sz w:val="18"/>
                <w:szCs w:val="18"/>
                <w:rtl/>
              </w:rPr>
              <w:t>ی</w:t>
            </w:r>
            <w:r w:rsidRPr="00D94ED4">
              <w:rPr>
                <w:rFonts w:ascii="IRANSansWeb(FaNum)" w:hAnsi="IRANSansWeb(FaNum)" w:cs="IRANSansWeb(FaNum)" w:hint="eastAsia"/>
                <w:sz w:val="18"/>
                <w:szCs w:val="18"/>
                <w:rtl/>
              </w:rPr>
              <w:t>گو</w:t>
            </w:r>
            <w:r w:rsidRPr="00D94ED4">
              <w:rPr>
                <w:rFonts w:ascii="IRANSansWeb(FaNum)" w:hAnsi="IRANSansWeb(FaNum)" w:cs="IRANSansWeb(FaNum)" w:hint="cs"/>
                <w:sz w:val="18"/>
                <w:szCs w:val="18"/>
                <w:rtl/>
              </w:rPr>
              <w:t>یی</w:t>
            </w:r>
            <w:r w:rsidRPr="00D94ED4">
              <w:rPr>
                <w:rFonts w:ascii="IRANSansWeb(FaNum)" w:hAnsi="IRANSansWeb(FaNum)" w:cs="IRANSansWeb(FaNum)" w:hint="eastAsia"/>
                <w:sz w:val="18"/>
                <w:szCs w:val="18"/>
                <w:rtl/>
              </w:rPr>
              <w:t>م</w:t>
            </w:r>
            <w:r w:rsidRPr="00D94ED4">
              <w:rPr>
                <w:rFonts w:ascii="IRANSansWeb(FaNum)" w:hAnsi="IRANSansWeb(FaNum)" w:cs="IRANSansWeb(FaNum)"/>
                <w:sz w:val="18"/>
                <w:szCs w:val="18"/>
                <w:rtl/>
              </w:rPr>
              <w:t xml:space="preserve"> . که سرشار از انواع و</w:t>
            </w:r>
            <w:r w:rsidRPr="00D94ED4">
              <w:rPr>
                <w:rFonts w:ascii="IRANSansWeb(FaNum)" w:hAnsi="IRANSansWeb(FaNum)" w:cs="IRANSansWeb(FaNum)" w:hint="cs"/>
                <w:sz w:val="18"/>
                <w:szCs w:val="18"/>
                <w:rtl/>
              </w:rPr>
              <w:t>ی</w:t>
            </w:r>
            <w:r w:rsidRPr="00D94ED4">
              <w:rPr>
                <w:rFonts w:ascii="IRANSansWeb(FaNum)" w:hAnsi="IRANSansWeb(FaNum)" w:cs="IRANSansWeb(FaNum)" w:hint="eastAsia"/>
                <w:sz w:val="18"/>
                <w:szCs w:val="18"/>
                <w:rtl/>
              </w:rPr>
              <w:t>تام</w:t>
            </w:r>
            <w:r w:rsidRPr="00D94ED4">
              <w:rPr>
                <w:rFonts w:ascii="IRANSansWeb(FaNum)" w:hAnsi="IRANSansWeb(FaNum)" w:cs="IRANSansWeb(FaNum)" w:hint="cs"/>
                <w:sz w:val="18"/>
                <w:szCs w:val="18"/>
                <w:rtl/>
              </w:rPr>
              <w:t>ی</w:t>
            </w:r>
            <w:r w:rsidRPr="00D94ED4">
              <w:rPr>
                <w:rFonts w:ascii="IRANSansWeb(FaNum)" w:hAnsi="IRANSansWeb(FaNum)" w:cs="IRANSansWeb(FaNum)" w:hint="eastAsia"/>
                <w:sz w:val="18"/>
                <w:szCs w:val="18"/>
                <w:rtl/>
              </w:rPr>
              <w:t>ن</w:t>
            </w:r>
            <w:r w:rsidRPr="00D94ED4">
              <w:rPr>
                <w:rFonts w:ascii="IRANSansWeb(FaNum)" w:hAnsi="IRANSansWeb(FaNum)" w:cs="IRANSansWeb(FaNum)"/>
                <w:sz w:val="18"/>
                <w:szCs w:val="18"/>
                <w:rtl/>
              </w:rPr>
              <w:t xml:space="preserve"> و مواد مغذ</w:t>
            </w:r>
            <w:r w:rsidRPr="00D94ED4">
              <w:rPr>
                <w:rFonts w:ascii="IRANSansWeb(FaNum)" w:hAnsi="IRANSansWeb(FaNum)" w:cs="IRANSansWeb(FaNum)" w:hint="cs"/>
                <w:sz w:val="18"/>
                <w:szCs w:val="18"/>
                <w:rtl/>
              </w:rPr>
              <w:t>ی</w:t>
            </w:r>
            <w:r w:rsidRPr="00D94ED4">
              <w:rPr>
                <w:rFonts w:ascii="IRANSansWeb(FaNum)" w:hAnsi="IRANSansWeb(FaNum)" w:cs="IRANSansWeb(FaNum)"/>
                <w:sz w:val="18"/>
                <w:szCs w:val="18"/>
                <w:rtl/>
              </w:rPr>
              <w:t xml:space="preserve"> موجود در ماست هم هست.</w:t>
            </w:r>
            <w:r w:rsidRPr="00D94ED4">
              <w:rPr>
                <w:rFonts w:ascii="IRANSansWeb(FaNum)" w:hAnsi="IRANSansWeb(FaNum)" w:cs="IRANSansWeb(FaNum)" w:hint="cs"/>
                <w:sz w:val="18"/>
                <w:szCs w:val="18"/>
                <w:rtl/>
              </w:rPr>
              <w:t xml:space="preserve"> این شرکت به تمام استان‌های کشور محصول ارسال می‌کند و شما می‌توانید با سفارش در شهر یا شهرستان خود به میزان دلخواه</w:t>
            </w:r>
            <w:r>
              <w:rPr>
                <w:rFonts w:ascii="IRANSansWeb(FaNum)" w:hAnsi="IRANSansWeb(FaNum)" w:cs="IRANSansWeb(FaNum)" w:hint="cs"/>
                <w:sz w:val="18"/>
                <w:szCs w:val="18"/>
                <w:rtl/>
              </w:rPr>
              <w:t>،</w:t>
            </w:r>
            <w:r w:rsidRPr="00D94ED4">
              <w:rPr>
                <w:rFonts w:ascii="IRANSansWeb(FaNum)" w:hAnsi="IRANSansWeb(FaNum)" w:cs="IRANSansWeb(FaNum)" w:hint="cs"/>
                <w:sz w:val="18"/>
                <w:szCs w:val="18"/>
                <w:rtl/>
              </w:rPr>
              <w:t xml:space="preserve"> محصولات خود را سفارش دهید. نحوه سفارش از طریق تماس با شرکت بوده و اپراتور بعد از ثبت سفارش تلفنی اطلاعات سفارش را در نرم افزار ثبت سفارش این شرکت ثبت نموده و بعد از طی فرآیند تولید محصول، این سفارشات در تاریخ تعیین شده به دست عمده فروش استان یا شهرستان می‌رسد.</w:t>
            </w:r>
          </w:p>
        </w:tc>
      </w:tr>
    </w:tbl>
    <w:p w14:paraId="43D6A315" w14:textId="7836AEB9" w:rsidR="00D31E57" w:rsidDel="00F1475C" w:rsidRDefault="00D31E57" w:rsidP="00F446D4">
      <w:pPr>
        <w:rPr>
          <w:del w:id="453" w:author="Saleh Abedinezhad" w:date="2023-12-10T16:24:00Z"/>
          <w:rFonts w:ascii="IRANSansWeb(FaNum)" w:hAnsi="IRANSansWeb(FaNum)" w:cs="IRANSansWeb(FaNum)"/>
          <w:sz w:val="18"/>
          <w:szCs w:val="18"/>
          <w:rtl/>
        </w:rPr>
      </w:pPr>
      <w:del w:id="454" w:author="Saleh Abedinezhad" w:date="2023-12-10T16:24:00Z">
        <w:r w:rsidDel="00F1475C">
          <w:rPr>
            <w:rFonts w:ascii="IRANSansWeb(FaNum)" w:hAnsi="IRANSansWeb(FaNum)" w:cs="IRANSansWeb(FaNum)"/>
            <w:sz w:val="18"/>
            <w:szCs w:val="18"/>
            <w:rtl/>
          </w:rPr>
          <w:lastRenderedPageBreak/>
          <w:br w:type="page"/>
        </w:r>
      </w:del>
    </w:p>
    <w:p w14:paraId="76AF65B3" w14:textId="32A35D8A" w:rsidR="00105633" w:rsidDel="00F1475C" w:rsidRDefault="00105633">
      <w:pPr>
        <w:rPr>
          <w:del w:id="455" w:author="Saleh Abedinezhad" w:date="2023-12-10T16:24:00Z"/>
          <w:rFonts w:ascii="IRANSansWeb(FaNum)" w:hAnsi="IRANSansWeb(FaNum)" w:cs="IRANSansWeb(FaNum)"/>
          <w:b/>
          <w:bCs/>
          <w:rtl/>
        </w:rPr>
        <w:pPrChange w:id="456" w:author="Saleh Abedinezhad" w:date="2023-12-10T16:24:00Z">
          <w:pPr>
            <w:pStyle w:val="Heading1"/>
            <w:jc w:val="center"/>
          </w:pPr>
        </w:pPrChange>
      </w:pPr>
    </w:p>
    <w:p w14:paraId="250BFA39" w14:textId="4583FFA9" w:rsidR="00C10755" w:rsidRDefault="00F446D4" w:rsidP="00105633">
      <w:pPr>
        <w:pStyle w:val="Heading1"/>
        <w:jc w:val="center"/>
        <w:rPr>
          <w:rFonts w:ascii="IRANSansWeb(FaNum)" w:hAnsi="IRANSansWeb(FaNum)" w:cs="IRANSansWeb(FaNum)"/>
          <w:b/>
          <w:bCs/>
          <w:rtl/>
        </w:rPr>
      </w:pPr>
      <w:bookmarkStart w:id="457" w:name="_Toc153222479"/>
      <w:r w:rsidRPr="00105633">
        <w:rPr>
          <w:rFonts w:ascii="IRANSansWeb(FaNum)" w:hAnsi="IRANSansWeb(FaNum)" w:cs="IRANSansWeb(FaNum)"/>
          <w:b/>
          <w:bCs/>
          <w:rtl/>
        </w:rPr>
        <w:t>چرا از</w:t>
      </w:r>
      <w:r w:rsidR="00BA3127" w:rsidRPr="00105633">
        <w:rPr>
          <w:rFonts w:ascii="IRANSansWeb(FaNum)" w:hAnsi="IRANSansWeb(FaNum)" w:cs="IRANSansWeb(FaNum)" w:hint="cs"/>
          <w:b/>
          <w:bCs/>
          <w:rtl/>
        </w:rPr>
        <w:t xml:space="preserve"> </w:t>
      </w:r>
      <w:r w:rsidR="00105633">
        <w:rPr>
          <w:rFonts w:ascii="IRANSansWeb(FaNum)" w:hAnsi="IRANSansWeb(FaNum)" w:cs="IRANSansWeb(FaNum)" w:hint="cs"/>
          <w:b/>
          <w:bCs/>
          <w:rtl/>
        </w:rPr>
        <w:t>فریمورک</w:t>
      </w:r>
      <w:r w:rsidRPr="00105633">
        <w:rPr>
          <w:rFonts w:ascii="IRANSansWeb(FaNum)" w:hAnsi="IRANSansWeb(FaNum)" w:cs="IRANSansWeb(FaNum)"/>
          <w:b/>
          <w:bCs/>
          <w:rtl/>
        </w:rPr>
        <w:t xml:space="preserve"> </w:t>
      </w:r>
      <w:r w:rsidRPr="00105633">
        <w:rPr>
          <w:rFonts w:ascii="IRANSansWeb(FaNum)" w:hAnsi="IRANSansWeb(FaNum)" w:cs="IRANSansWeb(FaNum)"/>
          <w:b/>
          <w:bCs/>
        </w:rPr>
        <w:t>WPF</w:t>
      </w:r>
      <w:r w:rsidRPr="00105633">
        <w:rPr>
          <w:rFonts w:ascii="IRANSansWeb(FaNum)" w:hAnsi="IRANSansWeb(FaNum)" w:cs="IRANSansWeb(FaNum)"/>
          <w:b/>
          <w:bCs/>
          <w:rtl/>
        </w:rPr>
        <w:t xml:space="preserve"> در ساخت این نرم افزار استفاده شده؟</w:t>
      </w:r>
      <w:bookmarkEnd w:id="457"/>
    </w:p>
    <w:p w14:paraId="56BD1E2D" w14:textId="77777777" w:rsidR="00105633" w:rsidRDefault="00105633" w:rsidP="00105633">
      <w:pPr>
        <w:rPr>
          <w:rtl/>
        </w:rPr>
      </w:pPr>
    </w:p>
    <w:p w14:paraId="66D98333" w14:textId="77777777" w:rsidR="00105633" w:rsidRPr="00105633" w:rsidRDefault="00105633" w:rsidP="00105633">
      <w:pPr>
        <w:rPr>
          <w:rtl/>
        </w:rPr>
      </w:pPr>
    </w:p>
    <w:p w14:paraId="3BB72905" w14:textId="236E0A75" w:rsidR="00BA3127" w:rsidRPr="00BA3127" w:rsidRDefault="0086149C" w:rsidP="00BA3127">
      <w:pPr>
        <w:jc w:val="center"/>
        <w:rPr>
          <w:rtl/>
        </w:rPr>
      </w:pPr>
      <w:r>
        <w:rPr>
          <w:noProof/>
          <w:rtl/>
          <w:lang w:val="fa-IR"/>
        </w:rPr>
        <w:drawing>
          <wp:inline distT="0" distB="0" distL="0" distR="0" wp14:anchorId="373BBD39" wp14:editId="7058F172">
            <wp:extent cx="3151505" cy="1955800"/>
            <wp:effectExtent l="114300" t="76200" r="67945" b="139700"/>
            <wp:docPr id="2358368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36801" name="Picture 235836801"/>
                    <pic:cNvPicPr/>
                  </pic:nvPicPr>
                  <pic:blipFill rotWithShape="1">
                    <a:blip r:embed="rId23">
                      <a:extLst>
                        <a:ext uri="{28A0092B-C50C-407E-A947-70E740481C1C}">
                          <a14:useLocalDpi xmlns:a14="http://schemas.microsoft.com/office/drawing/2010/main" val="0"/>
                        </a:ext>
                      </a:extLst>
                    </a:blip>
                    <a:srcRect l="13888" t="15289" r="11739" b="19094"/>
                    <a:stretch/>
                  </pic:blipFill>
                  <pic:spPr bwMode="auto">
                    <a:xfrm>
                      <a:off x="0" y="0"/>
                      <a:ext cx="3151505" cy="19558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14:paraId="77159480" w14:textId="02091E4D" w:rsidR="00F446D4" w:rsidRPr="00F446D4" w:rsidRDefault="00F446D4" w:rsidP="00BA3127">
      <w:pPr>
        <w:jc w:val="lowKashida"/>
        <w:rPr>
          <w:rFonts w:ascii="IRANSansWeb(FaNum)" w:hAnsi="IRANSansWeb(FaNum)" w:cs="IRANSansWeb(FaNum)"/>
          <w:sz w:val="20"/>
          <w:szCs w:val="20"/>
          <w:rtl/>
        </w:rPr>
      </w:pPr>
      <w:r w:rsidRPr="00F446D4">
        <w:rPr>
          <w:rFonts w:ascii="IRANSansWeb(FaNum)" w:hAnsi="IRANSansWeb(FaNum)" w:cs="IRANSansWeb(FaNum)"/>
          <w:sz w:val="20"/>
          <w:szCs w:val="20"/>
        </w:rPr>
        <w:t>WPF</w:t>
      </w:r>
      <w:r w:rsidRPr="00F446D4">
        <w:rPr>
          <w:rFonts w:ascii="IRANSansWeb(FaNum)" w:hAnsi="IRANSansWeb(FaNum)" w:cs="IRANSansWeb(FaNum)"/>
          <w:sz w:val="20"/>
          <w:szCs w:val="20"/>
          <w:rtl/>
        </w:rPr>
        <w:t xml:space="preserve"> </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ا</w:t>
      </w:r>
      <w:r w:rsidRPr="00F446D4">
        <w:rPr>
          <w:rFonts w:ascii="IRANSansWeb(FaNum)" w:hAnsi="IRANSansWeb(FaNum)" w:cs="IRANSansWeb(FaNum)"/>
          <w:sz w:val="20"/>
          <w:szCs w:val="20"/>
          <w:rtl/>
        </w:rPr>
        <w:t xml:space="preserve"> </w:t>
      </w:r>
      <w:r w:rsidRPr="00F446D4">
        <w:rPr>
          <w:rFonts w:ascii="IRANSansWeb(FaNum)" w:hAnsi="IRANSansWeb(FaNum)" w:cs="IRANSansWeb(FaNum)"/>
          <w:sz w:val="20"/>
          <w:szCs w:val="20"/>
        </w:rPr>
        <w:t>Windows Presentation Foundation</w:t>
      </w:r>
      <w:r w:rsidRPr="00F446D4">
        <w:rPr>
          <w:rFonts w:ascii="IRANSansWeb(FaNum)" w:hAnsi="IRANSansWeb(FaNum)" w:cs="IRANSansWeb(FaNum)"/>
          <w:sz w:val="20"/>
          <w:szCs w:val="20"/>
          <w:rtl/>
        </w:rPr>
        <w:t xml:space="preserve"> </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ک</w:t>
      </w:r>
      <w:r w:rsidRPr="00F446D4">
        <w:rPr>
          <w:rFonts w:ascii="IRANSansWeb(FaNum)" w:hAnsi="IRANSansWeb(FaNum)" w:cs="IRANSansWeb(FaNum)"/>
          <w:sz w:val="20"/>
          <w:szCs w:val="20"/>
          <w:rtl/>
        </w:rPr>
        <w:t xml:space="preserve"> فر</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م‌ورک</w:t>
      </w:r>
      <w:r w:rsidRPr="00F446D4">
        <w:rPr>
          <w:rFonts w:ascii="IRANSansWeb(FaNum)" w:hAnsi="IRANSansWeb(FaNum)" w:cs="IRANSansWeb(FaNum)"/>
          <w:sz w:val="20"/>
          <w:szCs w:val="20"/>
          <w:rtl/>
        </w:rPr>
        <w:t xml:space="preserve"> برنامه‌نو</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س</w:t>
      </w:r>
      <w:r w:rsidRPr="00F446D4">
        <w:rPr>
          <w:rFonts w:ascii="IRANSansWeb(FaNum)" w:hAnsi="IRANSansWeb(FaNum)" w:cs="IRANSansWeb(FaNum)" w:hint="cs"/>
          <w:sz w:val="20"/>
          <w:szCs w:val="20"/>
          <w:rtl/>
        </w:rPr>
        <w:t>ی</w:t>
      </w:r>
      <w:r w:rsidRPr="00F446D4">
        <w:rPr>
          <w:rFonts w:ascii="IRANSansWeb(FaNum)" w:hAnsi="IRANSansWeb(FaNum)" w:cs="IRANSansWeb(FaNum)"/>
          <w:sz w:val="20"/>
          <w:szCs w:val="20"/>
          <w:rtl/>
        </w:rPr>
        <w:t xml:space="preserve"> است که توسط ما</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کروسافت</w:t>
      </w:r>
      <w:r w:rsidRPr="00F446D4">
        <w:rPr>
          <w:rFonts w:ascii="IRANSansWeb(FaNum)" w:hAnsi="IRANSansWeb(FaNum)" w:cs="IRANSansWeb(FaNum)"/>
          <w:sz w:val="20"/>
          <w:szCs w:val="20"/>
          <w:rtl/>
        </w:rPr>
        <w:t xml:space="preserve"> برا</w:t>
      </w:r>
      <w:r w:rsidRPr="00F446D4">
        <w:rPr>
          <w:rFonts w:ascii="IRANSansWeb(FaNum)" w:hAnsi="IRANSansWeb(FaNum)" w:cs="IRANSansWeb(FaNum)" w:hint="cs"/>
          <w:sz w:val="20"/>
          <w:szCs w:val="20"/>
          <w:rtl/>
        </w:rPr>
        <w:t>ی</w:t>
      </w:r>
      <w:r w:rsidRPr="00F446D4">
        <w:rPr>
          <w:rFonts w:ascii="IRANSansWeb(FaNum)" w:hAnsi="IRANSansWeb(FaNum)" w:cs="IRANSansWeb(FaNum)"/>
          <w:sz w:val="20"/>
          <w:szCs w:val="20"/>
          <w:rtl/>
        </w:rPr>
        <w:t xml:space="preserve"> توسعه برنامه‌ها</w:t>
      </w:r>
      <w:r w:rsidRPr="00F446D4">
        <w:rPr>
          <w:rFonts w:ascii="IRANSansWeb(FaNum)" w:hAnsi="IRANSansWeb(FaNum)" w:cs="IRANSansWeb(FaNum)" w:hint="cs"/>
          <w:sz w:val="20"/>
          <w:szCs w:val="20"/>
          <w:rtl/>
        </w:rPr>
        <w:t>ی</w:t>
      </w:r>
      <w:r w:rsidRPr="00F446D4">
        <w:rPr>
          <w:rFonts w:ascii="IRANSansWeb(FaNum)" w:hAnsi="IRANSansWeb(FaNum)" w:cs="IRANSansWeb(FaNum)"/>
          <w:sz w:val="20"/>
          <w:szCs w:val="20"/>
          <w:rtl/>
        </w:rPr>
        <w:t xml:space="preserve"> دسکتاپ و</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ندوز</w:t>
      </w:r>
      <w:r w:rsidRPr="00F446D4">
        <w:rPr>
          <w:rFonts w:ascii="IRANSansWeb(FaNum)" w:hAnsi="IRANSansWeb(FaNum)" w:cs="IRANSansWeb(FaNum)"/>
          <w:sz w:val="20"/>
          <w:szCs w:val="20"/>
          <w:rtl/>
        </w:rPr>
        <w:t xml:space="preserve"> طراح</w:t>
      </w:r>
      <w:r w:rsidRPr="00F446D4">
        <w:rPr>
          <w:rFonts w:ascii="IRANSansWeb(FaNum)" w:hAnsi="IRANSansWeb(FaNum)" w:cs="IRANSansWeb(FaNum)" w:hint="cs"/>
          <w:sz w:val="20"/>
          <w:szCs w:val="20"/>
          <w:rtl/>
        </w:rPr>
        <w:t>ی</w:t>
      </w:r>
      <w:r w:rsidRPr="00F446D4">
        <w:rPr>
          <w:rFonts w:ascii="IRANSansWeb(FaNum)" w:hAnsi="IRANSansWeb(FaNum)" w:cs="IRANSansWeb(FaNum)"/>
          <w:sz w:val="20"/>
          <w:szCs w:val="20"/>
          <w:rtl/>
        </w:rPr>
        <w:t xml:space="preserve"> شده است. ا</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ن</w:t>
      </w:r>
      <w:r w:rsidRPr="00F446D4">
        <w:rPr>
          <w:rFonts w:ascii="IRANSansWeb(FaNum)" w:hAnsi="IRANSansWeb(FaNum)" w:cs="IRANSansWeb(FaNum)"/>
          <w:sz w:val="20"/>
          <w:szCs w:val="20"/>
          <w:rtl/>
        </w:rPr>
        <w:t xml:space="preserve"> فر</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م‌ورک</w:t>
      </w:r>
      <w:r w:rsidRPr="00F446D4">
        <w:rPr>
          <w:rFonts w:ascii="IRANSansWeb(FaNum)" w:hAnsi="IRANSansWeb(FaNum)" w:cs="IRANSansWeb(FaNum)"/>
          <w:sz w:val="20"/>
          <w:szCs w:val="20"/>
          <w:rtl/>
        </w:rPr>
        <w:t xml:space="preserve"> به برنامه‌نو</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سان</w:t>
      </w:r>
      <w:r w:rsidRPr="00F446D4">
        <w:rPr>
          <w:rFonts w:ascii="IRANSansWeb(FaNum)" w:hAnsi="IRANSansWeb(FaNum)" w:cs="IRANSansWeb(FaNum)"/>
          <w:sz w:val="20"/>
          <w:szCs w:val="20"/>
          <w:rtl/>
        </w:rPr>
        <w:t xml:space="preserve"> امکان م</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دهد</w:t>
      </w:r>
      <w:r w:rsidRPr="00F446D4">
        <w:rPr>
          <w:rFonts w:ascii="IRANSansWeb(FaNum)" w:hAnsi="IRANSansWeb(FaNum)" w:cs="IRANSansWeb(FaNum)"/>
          <w:sz w:val="20"/>
          <w:szCs w:val="20"/>
          <w:rtl/>
        </w:rPr>
        <w:t xml:space="preserve"> برنامه‌ها</w:t>
      </w:r>
      <w:r w:rsidRPr="00F446D4">
        <w:rPr>
          <w:rFonts w:ascii="IRANSansWeb(FaNum)" w:hAnsi="IRANSansWeb(FaNum)" w:cs="IRANSansWeb(FaNum)" w:hint="cs"/>
          <w:sz w:val="20"/>
          <w:szCs w:val="20"/>
          <w:rtl/>
        </w:rPr>
        <w:t>ی</w:t>
      </w:r>
      <w:r w:rsidRPr="00F446D4">
        <w:rPr>
          <w:rFonts w:ascii="IRANSansWeb(FaNum)" w:hAnsi="IRANSansWeb(FaNum)" w:cs="IRANSansWeb(FaNum)"/>
          <w:sz w:val="20"/>
          <w:szCs w:val="20"/>
          <w:rtl/>
        </w:rPr>
        <w:t xml:space="preserve"> گراف</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ک</w:t>
      </w:r>
      <w:r w:rsidRPr="00F446D4">
        <w:rPr>
          <w:rFonts w:ascii="IRANSansWeb(FaNum)" w:hAnsi="IRANSansWeb(FaNum)" w:cs="IRANSansWeb(FaNum)" w:hint="cs"/>
          <w:sz w:val="20"/>
          <w:szCs w:val="20"/>
          <w:rtl/>
        </w:rPr>
        <w:t>ی</w:t>
      </w:r>
      <w:r w:rsidRPr="00F446D4">
        <w:rPr>
          <w:rFonts w:ascii="IRANSansWeb(FaNum)" w:hAnsi="IRANSansWeb(FaNum)" w:cs="IRANSansWeb(FaNum)"/>
          <w:sz w:val="20"/>
          <w:szCs w:val="20"/>
          <w:rtl/>
        </w:rPr>
        <w:t xml:space="preserve"> و ظاهر</w:t>
      </w:r>
      <w:r w:rsidRPr="00F446D4">
        <w:rPr>
          <w:rFonts w:ascii="IRANSansWeb(FaNum)" w:hAnsi="IRANSansWeb(FaNum)" w:cs="IRANSansWeb(FaNum)" w:hint="cs"/>
          <w:sz w:val="20"/>
          <w:szCs w:val="20"/>
          <w:rtl/>
        </w:rPr>
        <w:t>ی</w:t>
      </w:r>
      <w:r w:rsidRPr="00F446D4">
        <w:rPr>
          <w:rFonts w:ascii="IRANSansWeb(FaNum)" w:hAnsi="IRANSansWeb(FaNum)" w:cs="IRANSansWeb(FaNum)"/>
          <w:sz w:val="20"/>
          <w:szCs w:val="20"/>
          <w:rtl/>
        </w:rPr>
        <w:t xml:space="preserve"> ز</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با</w:t>
      </w:r>
      <w:r w:rsidRPr="00F446D4">
        <w:rPr>
          <w:rFonts w:ascii="IRANSansWeb(FaNum)" w:hAnsi="IRANSansWeb(FaNum)" w:cs="IRANSansWeb(FaNum)"/>
          <w:sz w:val="20"/>
          <w:szCs w:val="20"/>
          <w:rtl/>
        </w:rPr>
        <w:t xml:space="preserve"> و پو</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ا</w:t>
      </w:r>
      <w:r w:rsidRPr="00F446D4">
        <w:rPr>
          <w:rFonts w:ascii="IRANSansWeb(FaNum)" w:hAnsi="IRANSansWeb(FaNum)" w:cs="IRANSansWeb(FaNum)"/>
          <w:sz w:val="20"/>
          <w:szCs w:val="20"/>
          <w:rtl/>
        </w:rPr>
        <w:t xml:space="preserve"> را برا</w:t>
      </w:r>
      <w:r w:rsidRPr="00F446D4">
        <w:rPr>
          <w:rFonts w:ascii="IRANSansWeb(FaNum)" w:hAnsi="IRANSansWeb(FaNum)" w:cs="IRANSansWeb(FaNum)" w:hint="cs"/>
          <w:sz w:val="20"/>
          <w:szCs w:val="20"/>
          <w:rtl/>
        </w:rPr>
        <w:t>ی</w:t>
      </w:r>
      <w:r w:rsidRPr="00F446D4">
        <w:rPr>
          <w:rFonts w:ascii="IRANSansWeb(FaNum)" w:hAnsi="IRANSansWeb(FaNum)" w:cs="IRANSansWeb(FaNum)"/>
          <w:sz w:val="20"/>
          <w:szCs w:val="20"/>
          <w:rtl/>
        </w:rPr>
        <w:t xml:space="preserve"> و</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ندوز</w:t>
      </w:r>
      <w:r w:rsidRPr="00F446D4">
        <w:rPr>
          <w:rFonts w:ascii="IRANSansWeb(FaNum)" w:hAnsi="IRANSansWeb(FaNum)" w:cs="IRANSansWeb(FaNum)"/>
          <w:sz w:val="20"/>
          <w:szCs w:val="20"/>
          <w:rtl/>
        </w:rPr>
        <w:t xml:space="preserve"> ا</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جاد</w:t>
      </w:r>
      <w:r w:rsidRPr="00F446D4">
        <w:rPr>
          <w:rFonts w:ascii="IRANSansWeb(FaNum)" w:hAnsi="IRANSansWeb(FaNum)" w:cs="IRANSansWeb(FaNum)"/>
          <w:sz w:val="20"/>
          <w:szCs w:val="20"/>
          <w:rtl/>
        </w:rPr>
        <w:t xml:space="preserve"> کنند.</w:t>
      </w:r>
      <w:r w:rsidR="00BA3127">
        <w:rPr>
          <w:rFonts w:ascii="IRANSansWeb(FaNum)" w:hAnsi="IRANSansWeb(FaNum)" w:cs="IRANSansWeb(FaNum)" w:hint="cs"/>
          <w:sz w:val="20"/>
          <w:szCs w:val="20"/>
          <w:rtl/>
        </w:rPr>
        <w:t xml:space="preserve"> </w:t>
      </w:r>
      <w:r w:rsidRPr="00F446D4">
        <w:rPr>
          <w:rFonts w:ascii="IRANSansWeb(FaNum)" w:hAnsi="IRANSansWeb(FaNum)" w:cs="IRANSansWeb(FaNum)" w:hint="eastAsia"/>
          <w:sz w:val="20"/>
          <w:szCs w:val="20"/>
          <w:rtl/>
        </w:rPr>
        <w:t>تعداد</w:t>
      </w:r>
      <w:r w:rsidRPr="00F446D4">
        <w:rPr>
          <w:rFonts w:ascii="IRANSansWeb(FaNum)" w:hAnsi="IRANSansWeb(FaNum)" w:cs="IRANSansWeb(FaNum)" w:hint="cs"/>
          <w:sz w:val="20"/>
          <w:szCs w:val="20"/>
          <w:rtl/>
        </w:rPr>
        <w:t>ی</w:t>
      </w:r>
      <w:r w:rsidRPr="00F446D4">
        <w:rPr>
          <w:rFonts w:ascii="IRANSansWeb(FaNum)" w:hAnsi="IRANSansWeb(FaNum)" w:cs="IRANSansWeb(FaNum)"/>
          <w:sz w:val="20"/>
          <w:szCs w:val="20"/>
          <w:rtl/>
        </w:rPr>
        <w:t xml:space="preserve"> از و</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ژگ</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ها</w:t>
      </w:r>
      <w:r w:rsidRPr="00F446D4">
        <w:rPr>
          <w:rFonts w:ascii="IRANSansWeb(FaNum)" w:hAnsi="IRANSansWeb(FaNum)" w:cs="IRANSansWeb(FaNum)" w:hint="cs"/>
          <w:sz w:val="20"/>
          <w:szCs w:val="20"/>
          <w:rtl/>
        </w:rPr>
        <w:t>ی</w:t>
      </w:r>
      <w:r w:rsidRPr="00F446D4">
        <w:rPr>
          <w:rFonts w:ascii="IRANSansWeb(FaNum)" w:hAnsi="IRANSansWeb(FaNum)" w:cs="IRANSansWeb(FaNum)"/>
          <w:sz w:val="20"/>
          <w:szCs w:val="20"/>
          <w:rtl/>
        </w:rPr>
        <w:t xml:space="preserve"> کل</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د</w:t>
      </w:r>
      <w:r w:rsidRPr="00F446D4">
        <w:rPr>
          <w:rFonts w:ascii="IRANSansWeb(FaNum)" w:hAnsi="IRANSansWeb(FaNum)" w:cs="IRANSansWeb(FaNum)" w:hint="cs"/>
          <w:sz w:val="20"/>
          <w:szCs w:val="20"/>
          <w:rtl/>
        </w:rPr>
        <w:t>ی</w:t>
      </w:r>
      <w:r w:rsidRPr="00F446D4">
        <w:rPr>
          <w:rFonts w:ascii="IRANSansWeb(FaNum)" w:hAnsi="IRANSansWeb(FaNum)" w:cs="IRANSansWeb(FaNum)"/>
          <w:sz w:val="20"/>
          <w:szCs w:val="20"/>
          <w:rtl/>
        </w:rPr>
        <w:t xml:space="preserve"> </w:t>
      </w:r>
      <w:r w:rsidRPr="00F446D4">
        <w:rPr>
          <w:rFonts w:ascii="IRANSansWeb(FaNum)" w:hAnsi="IRANSansWeb(FaNum)" w:cs="IRANSansWeb(FaNum)"/>
          <w:sz w:val="20"/>
          <w:szCs w:val="20"/>
        </w:rPr>
        <w:t>WPF</w:t>
      </w:r>
      <w:r w:rsidRPr="00F446D4">
        <w:rPr>
          <w:rFonts w:ascii="IRANSansWeb(FaNum)" w:hAnsi="IRANSansWeb(FaNum)" w:cs="IRANSansWeb(FaNum)"/>
          <w:sz w:val="20"/>
          <w:szCs w:val="20"/>
          <w:rtl/>
        </w:rPr>
        <w:t xml:space="preserve"> عبارتند از:</w:t>
      </w:r>
    </w:p>
    <w:p w14:paraId="142E33AE" w14:textId="2DBBBF99" w:rsidR="00BA3127" w:rsidRPr="00BA3127" w:rsidRDefault="00F446D4" w:rsidP="00BA3127">
      <w:pPr>
        <w:jc w:val="lowKashida"/>
        <w:rPr>
          <w:rFonts w:ascii="IRANSansWeb(FaNum)" w:hAnsi="IRANSansWeb(FaNum)" w:cs="IRANSansWeb(FaNum)"/>
          <w:b/>
          <w:bCs/>
          <w:sz w:val="20"/>
          <w:szCs w:val="20"/>
          <w:rtl/>
        </w:rPr>
      </w:pPr>
      <w:r w:rsidRPr="00BA3127">
        <w:rPr>
          <w:rFonts w:ascii="IRANSansWeb(FaNum)" w:hAnsi="IRANSansWeb(FaNum)" w:cs="IRANSansWeb(FaNum)"/>
          <w:b/>
          <w:bCs/>
          <w:sz w:val="20"/>
          <w:szCs w:val="20"/>
          <w:rtl/>
        </w:rPr>
        <w:t xml:space="preserve">1. </w:t>
      </w:r>
      <w:r w:rsidRPr="00BA3127">
        <w:rPr>
          <w:rFonts w:ascii="IRANSansWeb(FaNum)" w:hAnsi="IRANSansWeb(FaNum)" w:cs="IRANSansWeb(FaNum)"/>
          <w:b/>
          <w:bCs/>
          <w:sz w:val="20"/>
          <w:szCs w:val="20"/>
        </w:rPr>
        <w:t xml:space="preserve">(Extensible Application Markup Language) </w:t>
      </w:r>
    </w:p>
    <w:p w14:paraId="1474D113" w14:textId="5B499C50" w:rsidR="00F446D4" w:rsidRPr="00F446D4" w:rsidRDefault="00BA3127" w:rsidP="00BA3127">
      <w:pPr>
        <w:jc w:val="lowKashida"/>
        <w:rPr>
          <w:rFonts w:ascii="IRANSansWeb(FaNum)" w:hAnsi="IRANSansWeb(FaNum)" w:cs="IRANSansWeb(FaNum)"/>
          <w:sz w:val="20"/>
          <w:szCs w:val="20"/>
          <w:rtl/>
        </w:rPr>
      </w:pPr>
      <w:r>
        <w:rPr>
          <w:rFonts w:ascii="IRANSansWeb(FaNum)" w:hAnsi="IRANSansWeb(FaNum)" w:cs="IRANSansWeb(FaNum)" w:hint="cs"/>
          <w:sz w:val="20"/>
          <w:szCs w:val="20"/>
          <w:rtl/>
        </w:rPr>
        <w:t xml:space="preserve">این تکنولوژی </w:t>
      </w:r>
      <w:r w:rsidR="00F446D4" w:rsidRPr="00F446D4">
        <w:rPr>
          <w:rFonts w:ascii="IRANSansWeb(FaNum)" w:hAnsi="IRANSansWeb(FaNum)" w:cs="IRANSansWeb(FaNum)"/>
          <w:sz w:val="20"/>
          <w:szCs w:val="20"/>
          <w:rtl/>
        </w:rPr>
        <w:t xml:space="preserve">از زبان </w:t>
      </w:r>
      <w:r w:rsidR="00F446D4" w:rsidRPr="00F446D4">
        <w:rPr>
          <w:rFonts w:ascii="IRANSansWeb(FaNum)" w:hAnsi="IRANSansWeb(FaNum)" w:cs="IRANSansWeb(FaNum)"/>
          <w:sz w:val="20"/>
          <w:szCs w:val="20"/>
        </w:rPr>
        <w:t>XAML</w:t>
      </w:r>
      <w:r w:rsidR="00F446D4" w:rsidRPr="00F446D4">
        <w:rPr>
          <w:rFonts w:ascii="IRANSansWeb(FaNum)" w:hAnsi="IRANSansWeb(FaNum)" w:cs="IRANSansWeb(FaNum)"/>
          <w:sz w:val="20"/>
          <w:szCs w:val="20"/>
          <w:rtl/>
        </w:rPr>
        <w:t xml:space="preserve"> برا</w:t>
      </w:r>
      <w:r w:rsidR="00F446D4" w:rsidRPr="00F446D4">
        <w:rPr>
          <w:rFonts w:ascii="IRANSansWeb(FaNum)" w:hAnsi="IRANSansWeb(FaNum)" w:cs="IRANSansWeb(FaNum)" w:hint="cs"/>
          <w:sz w:val="20"/>
          <w:szCs w:val="20"/>
          <w:rtl/>
        </w:rPr>
        <w:t>ی</w:t>
      </w:r>
      <w:r w:rsidR="00F446D4" w:rsidRPr="00F446D4">
        <w:rPr>
          <w:rFonts w:ascii="IRANSansWeb(FaNum)" w:hAnsi="IRANSansWeb(FaNum)" w:cs="IRANSansWeb(FaNum)"/>
          <w:sz w:val="20"/>
          <w:szCs w:val="20"/>
          <w:rtl/>
        </w:rPr>
        <w:t xml:space="preserve"> تعر</w:t>
      </w:r>
      <w:r w:rsidR="00F446D4" w:rsidRPr="00F446D4">
        <w:rPr>
          <w:rFonts w:ascii="IRANSansWeb(FaNum)" w:hAnsi="IRANSansWeb(FaNum)" w:cs="IRANSansWeb(FaNum)" w:hint="cs"/>
          <w:sz w:val="20"/>
          <w:szCs w:val="20"/>
          <w:rtl/>
        </w:rPr>
        <w:t>ی</w:t>
      </w:r>
      <w:r w:rsidR="00F446D4" w:rsidRPr="00F446D4">
        <w:rPr>
          <w:rFonts w:ascii="IRANSansWeb(FaNum)" w:hAnsi="IRANSansWeb(FaNum)" w:cs="IRANSansWeb(FaNum)" w:hint="eastAsia"/>
          <w:sz w:val="20"/>
          <w:szCs w:val="20"/>
          <w:rtl/>
        </w:rPr>
        <w:t>ف</w:t>
      </w:r>
      <w:r w:rsidR="00F446D4" w:rsidRPr="00F446D4">
        <w:rPr>
          <w:rFonts w:ascii="IRANSansWeb(FaNum)" w:hAnsi="IRANSansWeb(FaNum)" w:cs="IRANSansWeb(FaNum)"/>
          <w:sz w:val="20"/>
          <w:szCs w:val="20"/>
          <w:rtl/>
        </w:rPr>
        <w:t xml:space="preserve"> و طراح</w:t>
      </w:r>
      <w:r w:rsidR="00F446D4" w:rsidRPr="00F446D4">
        <w:rPr>
          <w:rFonts w:ascii="IRANSansWeb(FaNum)" w:hAnsi="IRANSansWeb(FaNum)" w:cs="IRANSansWeb(FaNum)" w:hint="cs"/>
          <w:sz w:val="20"/>
          <w:szCs w:val="20"/>
          <w:rtl/>
        </w:rPr>
        <w:t>ی</w:t>
      </w:r>
      <w:r w:rsidR="00F446D4" w:rsidRPr="00F446D4">
        <w:rPr>
          <w:rFonts w:ascii="IRANSansWeb(FaNum)" w:hAnsi="IRANSansWeb(FaNum)" w:cs="IRANSansWeb(FaNum)"/>
          <w:sz w:val="20"/>
          <w:szCs w:val="20"/>
          <w:rtl/>
        </w:rPr>
        <w:t xml:space="preserve"> رابط کاربر</w:t>
      </w:r>
      <w:r w:rsidR="00F446D4" w:rsidRPr="00F446D4">
        <w:rPr>
          <w:rFonts w:ascii="IRANSansWeb(FaNum)" w:hAnsi="IRANSansWeb(FaNum)" w:cs="IRANSansWeb(FaNum)" w:hint="cs"/>
          <w:sz w:val="20"/>
          <w:szCs w:val="20"/>
          <w:rtl/>
        </w:rPr>
        <w:t>ی</w:t>
      </w:r>
      <w:r w:rsidR="00F446D4" w:rsidRPr="00F446D4">
        <w:rPr>
          <w:rFonts w:ascii="IRANSansWeb(FaNum)" w:hAnsi="IRANSansWeb(FaNum)" w:cs="IRANSansWeb(FaNum)"/>
          <w:sz w:val="20"/>
          <w:szCs w:val="20"/>
          <w:rtl/>
        </w:rPr>
        <w:t xml:space="preserve"> استفاده م</w:t>
      </w:r>
      <w:r w:rsidR="00F446D4" w:rsidRPr="00F446D4">
        <w:rPr>
          <w:rFonts w:ascii="IRANSansWeb(FaNum)" w:hAnsi="IRANSansWeb(FaNum)" w:cs="IRANSansWeb(FaNum)" w:hint="cs"/>
          <w:sz w:val="20"/>
          <w:szCs w:val="20"/>
          <w:rtl/>
        </w:rPr>
        <w:t>ی‌</w:t>
      </w:r>
      <w:r w:rsidR="00F446D4" w:rsidRPr="00F446D4">
        <w:rPr>
          <w:rFonts w:ascii="IRANSansWeb(FaNum)" w:hAnsi="IRANSansWeb(FaNum)" w:cs="IRANSansWeb(FaNum)" w:hint="eastAsia"/>
          <w:sz w:val="20"/>
          <w:szCs w:val="20"/>
          <w:rtl/>
        </w:rPr>
        <w:t>کند</w:t>
      </w:r>
      <w:r w:rsidR="00F446D4" w:rsidRPr="00F446D4">
        <w:rPr>
          <w:rFonts w:ascii="IRANSansWeb(FaNum)" w:hAnsi="IRANSansWeb(FaNum)" w:cs="IRANSansWeb(FaNum)"/>
          <w:sz w:val="20"/>
          <w:szCs w:val="20"/>
          <w:rtl/>
        </w:rPr>
        <w:t>. ا</w:t>
      </w:r>
      <w:r w:rsidR="00F446D4" w:rsidRPr="00F446D4">
        <w:rPr>
          <w:rFonts w:ascii="IRANSansWeb(FaNum)" w:hAnsi="IRANSansWeb(FaNum)" w:cs="IRANSansWeb(FaNum)" w:hint="cs"/>
          <w:sz w:val="20"/>
          <w:szCs w:val="20"/>
          <w:rtl/>
        </w:rPr>
        <w:t>ی</w:t>
      </w:r>
      <w:r w:rsidR="00F446D4" w:rsidRPr="00F446D4">
        <w:rPr>
          <w:rFonts w:ascii="IRANSansWeb(FaNum)" w:hAnsi="IRANSansWeb(FaNum)" w:cs="IRANSansWeb(FaNum)" w:hint="eastAsia"/>
          <w:sz w:val="20"/>
          <w:szCs w:val="20"/>
          <w:rtl/>
        </w:rPr>
        <w:t>ن</w:t>
      </w:r>
      <w:r w:rsidR="00F446D4" w:rsidRPr="00F446D4">
        <w:rPr>
          <w:rFonts w:ascii="IRANSansWeb(FaNum)" w:hAnsi="IRANSansWeb(FaNum)" w:cs="IRANSansWeb(FaNum)"/>
          <w:sz w:val="20"/>
          <w:szCs w:val="20"/>
          <w:rtl/>
        </w:rPr>
        <w:t xml:space="preserve"> زبان امکان تعر</w:t>
      </w:r>
      <w:r w:rsidR="00F446D4" w:rsidRPr="00F446D4">
        <w:rPr>
          <w:rFonts w:ascii="IRANSansWeb(FaNum)" w:hAnsi="IRANSansWeb(FaNum)" w:cs="IRANSansWeb(FaNum)" w:hint="cs"/>
          <w:sz w:val="20"/>
          <w:szCs w:val="20"/>
          <w:rtl/>
        </w:rPr>
        <w:t>ی</w:t>
      </w:r>
      <w:r w:rsidR="00F446D4" w:rsidRPr="00F446D4">
        <w:rPr>
          <w:rFonts w:ascii="IRANSansWeb(FaNum)" w:hAnsi="IRANSansWeb(FaNum)" w:cs="IRANSansWeb(FaNum)" w:hint="eastAsia"/>
          <w:sz w:val="20"/>
          <w:szCs w:val="20"/>
          <w:rtl/>
        </w:rPr>
        <w:t>ف</w:t>
      </w:r>
      <w:r w:rsidR="00F446D4" w:rsidRPr="00F446D4">
        <w:rPr>
          <w:rFonts w:ascii="IRANSansWeb(FaNum)" w:hAnsi="IRANSansWeb(FaNum)" w:cs="IRANSansWeb(FaNum)"/>
          <w:sz w:val="20"/>
          <w:szCs w:val="20"/>
          <w:rtl/>
        </w:rPr>
        <w:t xml:space="preserve"> گراف</w:t>
      </w:r>
      <w:r w:rsidR="00F446D4" w:rsidRPr="00F446D4">
        <w:rPr>
          <w:rFonts w:ascii="IRANSansWeb(FaNum)" w:hAnsi="IRANSansWeb(FaNum)" w:cs="IRANSansWeb(FaNum)" w:hint="cs"/>
          <w:sz w:val="20"/>
          <w:szCs w:val="20"/>
          <w:rtl/>
        </w:rPr>
        <w:t>ی</w:t>
      </w:r>
      <w:r w:rsidR="00F446D4" w:rsidRPr="00F446D4">
        <w:rPr>
          <w:rFonts w:ascii="IRANSansWeb(FaNum)" w:hAnsi="IRANSansWeb(FaNum)" w:cs="IRANSansWeb(FaNum)" w:hint="eastAsia"/>
          <w:sz w:val="20"/>
          <w:szCs w:val="20"/>
          <w:rtl/>
        </w:rPr>
        <w:t>ک</w:t>
      </w:r>
      <w:r w:rsidR="00F446D4" w:rsidRPr="00F446D4">
        <w:rPr>
          <w:rFonts w:ascii="IRANSansWeb(FaNum)" w:hAnsi="IRANSansWeb(FaNum)" w:cs="IRANSansWeb(FaNum)" w:hint="cs"/>
          <w:sz w:val="20"/>
          <w:szCs w:val="20"/>
          <w:rtl/>
        </w:rPr>
        <w:t>ی</w:t>
      </w:r>
      <w:r w:rsidR="00F446D4" w:rsidRPr="00F446D4">
        <w:rPr>
          <w:rFonts w:ascii="IRANSansWeb(FaNum)" w:hAnsi="IRANSansWeb(FaNum)" w:cs="IRANSansWeb(FaNum)"/>
          <w:sz w:val="20"/>
          <w:szCs w:val="20"/>
          <w:rtl/>
        </w:rPr>
        <w:t xml:space="preserve"> و و</w:t>
      </w:r>
      <w:r w:rsidR="00F446D4" w:rsidRPr="00F446D4">
        <w:rPr>
          <w:rFonts w:ascii="IRANSansWeb(FaNum)" w:hAnsi="IRANSansWeb(FaNum)" w:cs="IRANSansWeb(FaNum)" w:hint="cs"/>
          <w:sz w:val="20"/>
          <w:szCs w:val="20"/>
          <w:rtl/>
        </w:rPr>
        <w:t>ی</w:t>
      </w:r>
      <w:r w:rsidR="00F446D4" w:rsidRPr="00F446D4">
        <w:rPr>
          <w:rFonts w:ascii="IRANSansWeb(FaNum)" w:hAnsi="IRANSansWeb(FaNum)" w:cs="IRANSansWeb(FaNum)" w:hint="eastAsia"/>
          <w:sz w:val="20"/>
          <w:szCs w:val="20"/>
          <w:rtl/>
        </w:rPr>
        <w:t>ژگ</w:t>
      </w:r>
      <w:r w:rsidR="00F446D4" w:rsidRPr="00F446D4">
        <w:rPr>
          <w:rFonts w:ascii="IRANSansWeb(FaNum)" w:hAnsi="IRANSansWeb(FaNum)" w:cs="IRANSansWeb(FaNum)" w:hint="cs"/>
          <w:sz w:val="20"/>
          <w:szCs w:val="20"/>
          <w:rtl/>
        </w:rPr>
        <w:t>ی‌</w:t>
      </w:r>
      <w:r w:rsidR="00F446D4" w:rsidRPr="00F446D4">
        <w:rPr>
          <w:rFonts w:ascii="IRANSansWeb(FaNum)" w:hAnsi="IRANSansWeb(FaNum)" w:cs="IRANSansWeb(FaNum)" w:hint="eastAsia"/>
          <w:sz w:val="20"/>
          <w:szCs w:val="20"/>
          <w:rtl/>
        </w:rPr>
        <w:t>ها</w:t>
      </w:r>
      <w:r w:rsidR="00F446D4" w:rsidRPr="00F446D4">
        <w:rPr>
          <w:rFonts w:ascii="IRANSansWeb(FaNum)" w:hAnsi="IRANSansWeb(FaNum)" w:cs="IRANSansWeb(FaNum)" w:hint="cs"/>
          <w:sz w:val="20"/>
          <w:szCs w:val="20"/>
          <w:rtl/>
        </w:rPr>
        <w:t>ی</w:t>
      </w:r>
      <w:r w:rsidR="00F446D4" w:rsidRPr="00F446D4">
        <w:rPr>
          <w:rFonts w:ascii="IRANSansWeb(FaNum)" w:hAnsi="IRANSansWeb(FaNum)" w:cs="IRANSansWeb(FaNum)"/>
          <w:sz w:val="20"/>
          <w:szCs w:val="20"/>
          <w:rtl/>
        </w:rPr>
        <w:t xml:space="preserve"> رابط کاربر</w:t>
      </w:r>
      <w:r w:rsidR="00F446D4" w:rsidRPr="00F446D4">
        <w:rPr>
          <w:rFonts w:ascii="IRANSansWeb(FaNum)" w:hAnsi="IRANSansWeb(FaNum)" w:cs="IRANSansWeb(FaNum)" w:hint="cs"/>
          <w:sz w:val="20"/>
          <w:szCs w:val="20"/>
          <w:rtl/>
        </w:rPr>
        <w:t>ی</w:t>
      </w:r>
      <w:r w:rsidR="00F446D4" w:rsidRPr="00F446D4">
        <w:rPr>
          <w:rFonts w:ascii="IRANSansWeb(FaNum)" w:hAnsi="IRANSansWeb(FaNum)" w:cs="IRANSansWeb(FaNum)"/>
          <w:sz w:val="20"/>
          <w:szCs w:val="20"/>
          <w:rtl/>
        </w:rPr>
        <w:t xml:space="preserve"> را به صورت اعلان</w:t>
      </w:r>
      <w:r w:rsidR="00F446D4" w:rsidRPr="00F446D4">
        <w:rPr>
          <w:rFonts w:ascii="IRANSansWeb(FaNum)" w:hAnsi="IRANSansWeb(FaNum)" w:cs="IRANSansWeb(FaNum)" w:hint="cs"/>
          <w:sz w:val="20"/>
          <w:szCs w:val="20"/>
          <w:rtl/>
        </w:rPr>
        <w:t>ی</w:t>
      </w:r>
      <w:r w:rsidR="00F446D4" w:rsidRPr="00F446D4">
        <w:rPr>
          <w:rFonts w:ascii="IRANSansWeb(FaNum)" w:hAnsi="IRANSansWeb(FaNum)" w:cs="IRANSansWeb(FaNum)"/>
          <w:sz w:val="20"/>
          <w:szCs w:val="20"/>
          <w:rtl/>
        </w:rPr>
        <w:t xml:space="preserve"> فراهم م</w:t>
      </w:r>
      <w:r w:rsidR="00F446D4" w:rsidRPr="00F446D4">
        <w:rPr>
          <w:rFonts w:ascii="IRANSansWeb(FaNum)" w:hAnsi="IRANSansWeb(FaNum)" w:cs="IRANSansWeb(FaNum)" w:hint="cs"/>
          <w:sz w:val="20"/>
          <w:szCs w:val="20"/>
          <w:rtl/>
        </w:rPr>
        <w:t>ی‌</w:t>
      </w:r>
      <w:r w:rsidR="00F446D4" w:rsidRPr="00F446D4">
        <w:rPr>
          <w:rFonts w:ascii="IRANSansWeb(FaNum)" w:hAnsi="IRANSansWeb(FaNum)" w:cs="IRANSansWeb(FaNum)" w:hint="eastAsia"/>
          <w:sz w:val="20"/>
          <w:szCs w:val="20"/>
          <w:rtl/>
        </w:rPr>
        <w:t>کند</w:t>
      </w:r>
      <w:r w:rsidR="00F446D4" w:rsidRPr="00F446D4">
        <w:rPr>
          <w:rFonts w:ascii="IRANSansWeb(FaNum)" w:hAnsi="IRANSansWeb(FaNum)" w:cs="IRANSansWeb(FaNum)"/>
          <w:sz w:val="20"/>
          <w:szCs w:val="20"/>
          <w:rtl/>
        </w:rPr>
        <w:t>.</w:t>
      </w:r>
    </w:p>
    <w:p w14:paraId="1D51F546" w14:textId="77777777" w:rsidR="00BA3127" w:rsidRPr="00BA3127" w:rsidRDefault="00F446D4" w:rsidP="00BA3127">
      <w:pPr>
        <w:jc w:val="lowKashida"/>
        <w:rPr>
          <w:rFonts w:ascii="IRANSansWeb(FaNum)" w:hAnsi="IRANSansWeb(FaNum)" w:cs="IRANSansWeb(FaNum)"/>
          <w:b/>
          <w:bCs/>
          <w:sz w:val="20"/>
          <w:szCs w:val="20"/>
          <w:rtl/>
        </w:rPr>
      </w:pPr>
      <w:r w:rsidRPr="00BA3127">
        <w:rPr>
          <w:rFonts w:ascii="IRANSansWeb(FaNum)" w:hAnsi="IRANSansWeb(FaNum)" w:cs="IRANSansWeb(FaNum)"/>
          <w:b/>
          <w:bCs/>
          <w:sz w:val="20"/>
          <w:szCs w:val="20"/>
          <w:rtl/>
        </w:rPr>
        <w:t xml:space="preserve">2. </w:t>
      </w:r>
      <w:r w:rsidRPr="00BA3127">
        <w:rPr>
          <w:rFonts w:ascii="IRANSansWeb(FaNum)" w:hAnsi="IRANSansWeb(FaNum)" w:cs="IRANSansWeb(FaNum)"/>
          <w:b/>
          <w:bCs/>
          <w:sz w:val="20"/>
          <w:szCs w:val="20"/>
        </w:rPr>
        <w:t xml:space="preserve">Data Binding: </w:t>
      </w:r>
    </w:p>
    <w:p w14:paraId="7DB35735" w14:textId="1B479ECA" w:rsidR="00F446D4" w:rsidRPr="00F446D4" w:rsidRDefault="00F446D4" w:rsidP="00BA3127">
      <w:pPr>
        <w:jc w:val="lowKashida"/>
        <w:rPr>
          <w:rFonts w:ascii="IRANSansWeb(FaNum)" w:hAnsi="IRANSansWeb(FaNum)" w:cs="IRANSansWeb(FaNum)"/>
          <w:sz w:val="20"/>
          <w:szCs w:val="20"/>
          <w:rtl/>
        </w:rPr>
      </w:pPr>
      <w:r w:rsidRPr="00F446D4">
        <w:rPr>
          <w:rFonts w:ascii="IRANSansWeb(FaNum)" w:hAnsi="IRANSansWeb(FaNum)" w:cs="IRANSansWeb(FaNum)"/>
          <w:sz w:val="20"/>
          <w:szCs w:val="20"/>
          <w:rtl/>
        </w:rPr>
        <w:t xml:space="preserve">از مفهوم </w:t>
      </w:r>
      <w:r w:rsidRPr="00F446D4">
        <w:rPr>
          <w:rFonts w:ascii="IRANSansWeb(FaNum)" w:hAnsi="IRANSansWeb(FaNum)" w:cs="IRANSansWeb(FaNum)"/>
          <w:sz w:val="20"/>
          <w:szCs w:val="20"/>
        </w:rPr>
        <w:t>Data Binding</w:t>
      </w:r>
      <w:r w:rsidRPr="00F446D4">
        <w:rPr>
          <w:rFonts w:ascii="IRANSansWeb(FaNum)" w:hAnsi="IRANSansWeb(FaNum)" w:cs="IRANSansWeb(FaNum)"/>
          <w:sz w:val="20"/>
          <w:szCs w:val="20"/>
          <w:rtl/>
        </w:rPr>
        <w:t xml:space="preserve"> استفاده م</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کند</w:t>
      </w:r>
      <w:r w:rsidRPr="00F446D4">
        <w:rPr>
          <w:rFonts w:ascii="IRANSansWeb(FaNum)" w:hAnsi="IRANSansWeb(FaNum)" w:cs="IRANSansWeb(FaNum)"/>
          <w:sz w:val="20"/>
          <w:szCs w:val="20"/>
          <w:rtl/>
        </w:rPr>
        <w:t xml:space="preserve"> که امکان ارتباط داده‌ها و رابط کاربر</w:t>
      </w:r>
      <w:r w:rsidRPr="00F446D4">
        <w:rPr>
          <w:rFonts w:ascii="IRANSansWeb(FaNum)" w:hAnsi="IRANSansWeb(FaNum)" w:cs="IRANSansWeb(FaNum)" w:hint="cs"/>
          <w:sz w:val="20"/>
          <w:szCs w:val="20"/>
          <w:rtl/>
        </w:rPr>
        <w:t>ی</w:t>
      </w:r>
      <w:r w:rsidRPr="00F446D4">
        <w:rPr>
          <w:rFonts w:ascii="IRANSansWeb(FaNum)" w:hAnsi="IRANSansWeb(FaNum)" w:cs="IRANSansWeb(FaNum)"/>
          <w:sz w:val="20"/>
          <w:szCs w:val="20"/>
          <w:rtl/>
        </w:rPr>
        <w:t xml:space="preserve"> را فراهم م</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کند</w:t>
      </w:r>
      <w:r w:rsidRPr="00F446D4">
        <w:rPr>
          <w:rFonts w:ascii="IRANSansWeb(FaNum)" w:hAnsi="IRANSansWeb(FaNum)" w:cs="IRANSansWeb(FaNum)"/>
          <w:sz w:val="20"/>
          <w:szCs w:val="20"/>
          <w:rtl/>
        </w:rPr>
        <w:t>. ا</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ن</w:t>
      </w:r>
      <w:r w:rsidRPr="00F446D4">
        <w:rPr>
          <w:rFonts w:ascii="IRANSansWeb(FaNum)" w:hAnsi="IRANSansWeb(FaNum)" w:cs="IRANSansWeb(FaNum)"/>
          <w:sz w:val="20"/>
          <w:szCs w:val="20"/>
          <w:rtl/>
        </w:rPr>
        <w:t xml:space="preserve"> به </w:t>
      </w:r>
      <w:r w:rsidR="00BA3127">
        <w:rPr>
          <w:rFonts w:ascii="IRANSansWeb(FaNum)" w:hAnsi="IRANSansWeb(FaNum)" w:cs="IRANSansWeb(FaNum)" w:hint="cs"/>
          <w:sz w:val="20"/>
          <w:szCs w:val="20"/>
          <w:rtl/>
        </w:rPr>
        <w:t>ما</w:t>
      </w:r>
      <w:r w:rsidRPr="00F446D4">
        <w:rPr>
          <w:rFonts w:ascii="IRANSansWeb(FaNum)" w:hAnsi="IRANSansWeb(FaNum)" w:cs="IRANSansWeb(FaNum)"/>
          <w:sz w:val="20"/>
          <w:szCs w:val="20"/>
          <w:rtl/>
        </w:rPr>
        <w:t xml:space="preserve"> ا</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ن</w:t>
      </w:r>
      <w:r w:rsidRPr="00F446D4">
        <w:rPr>
          <w:rFonts w:ascii="IRANSansWeb(FaNum)" w:hAnsi="IRANSansWeb(FaNum)" w:cs="IRANSansWeb(FaNum)"/>
          <w:sz w:val="20"/>
          <w:szCs w:val="20"/>
          <w:rtl/>
        </w:rPr>
        <w:t xml:space="preserve"> امکان را م</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دهد</w:t>
      </w:r>
      <w:r w:rsidRPr="00F446D4">
        <w:rPr>
          <w:rFonts w:ascii="IRANSansWeb(FaNum)" w:hAnsi="IRANSansWeb(FaNum)" w:cs="IRANSansWeb(FaNum)"/>
          <w:sz w:val="20"/>
          <w:szCs w:val="20"/>
          <w:rtl/>
        </w:rPr>
        <w:t xml:space="preserve"> که تغ</w:t>
      </w:r>
      <w:r w:rsidRPr="00F446D4">
        <w:rPr>
          <w:rFonts w:ascii="IRANSansWeb(FaNum)" w:hAnsi="IRANSansWeb(FaNum)" w:cs="IRANSansWeb(FaNum)" w:hint="cs"/>
          <w:sz w:val="20"/>
          <w:szCs w:val="20"/>
          <w:rtl/>
        </w:rPr>
        <w:t>یی</w:t>
      </w:r>
      <w:r w:rsidRPr="00F446D4">
        <w:rPr>
          <w:rFonts w:ascii="IRANSansWeb(FaNum)" w:hAnsi="IRANSansWeb(FaNum)" w:cs="IRANSansWeb(FaNum)" w:hint="eastAsia"/>
          <w:sz w:val="20"/>
          <w:szCs w:val="20"/>
          <w:rtl/>
        </w:rPr>
        <w:t>رات</w:t>
      </w:r>
      <w:r w:rsidRPr="00F446D4">
        <w:rPr>
          <w:rFonts w:ascii="IRANSansWeb(FaNum)" w:hAnsi="IRANSansWeb(FaNum)" w:cs="IRANSansWeb(FaNum)"/>
          <w:sz w:val="20"/>
          <w:szCs w:val="20"/>
          <w:rtl/>
        </w:rPr>
        <w:t xml:space="preserve"> در داده‌ها به صورت خودکار در رابط کاربر</w:t>
      </w:r>
      <w:r w:rsidRPr="00F446D4">
        <w:rPr>
          <w:rFonts w:ascii="IRANSansWeb(FaNum)" w:hAnsi="IRANSansWeb(FaNum)" w:cs="IRANSansWeb(FaNum)" w:hint="cs"/>
          <w:sz w:val="20"/>
          <w:szCs w:val="20"/>
          <w:rtl/>
        </w:rPr>
        <w:t>ی</w:t>
      </w:r>
      <w:r w:rsidRPr="00F446D4">
        <w:rPr>
          <w:rFonts w:ascii="IRANSansWeb(FaNum)" w:hAnsi="IRANSansWeb(FaNum)" w:cs="IRANSansWeb(FaNum)"/>
          <w:sz w:val="20"/>
          <w:szCs w:val="20"/>
          <w:rtl/>
        </w:rPr>
        <w:t xml:space="preserve"> نما</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ش</w:t>
      </w:r>
      <w:r w:rsidRPr="00F446D4">
        <w:rPr>
          <w:rFonts w:ascii="IRANSansWeb(FaNum)" w:hAnsi="IRANSansWeb(FaNum)" w:cs="IRANSansWeb(FaNum)"/>
          <w:sz w:val="20"/>
          <w:szCs w:val="20"/>
          <w:rtl/>
        </w:rPr>
        <w:t xml:space="preserve"> </w:t>
      </w:r>
      <w:r w:rsidR="00BA3127">
        <w:rPr>
          <w:rFonts w:ascii="IRANSansWeb(FaNum)" w:hAnsi="IRANSansWeb(FaNum)" w:cs="IRANSansWeb(FaNum)" w:hint="cs"/>
          <w:sz w:val="20"/>
          <w:szCs w:val="20"/>
          <w:rtl/>
        </w:rPr>
        <w:t>دهیم</w:t>
      </w:r>
      <w:r w:rsidR="0086149C" w:rsidRPr="0086149C">
        <w:rPr>
          <w:rFonts w:ascii="IRANSansWeb(FaNum)" w:hAnsi="IRANSansWeb(FaNum)" w:cs="IRANSansWeb(FaNum)"/>
          <w:sz w:val="20"/>
          <w:szCs w:val="20"/>
          <w:rtl/>
        </w:rPr>
        <w:t xml:space="preserve">. به طور مثال، </w:t>
      </w:r>
      <w:r w:rsidR="0086149C">
        <w:rPr>
          <w:rFonts w:ascii="IRANSansWeb(FaNum)" w:hAnsi="IRANSansWeb(FaNum)" w:cs="IRANSansWeb(FaNum)" w:hint="cs"/>
          <w:sz w:val="20"/>
          <w:szCs w:val="20"/>
          <w:rtl/>
        </w:rPr>
        <w:t>ما می‌توانیم</w:t>
      </w:r>
      <w:r w:rsidR="0086149C" w:rsidRPr="0086149C">
        <w:rPr>
          <w:rFonts w:ascii="IRANSansWeb(FaNum)" w:hAnsi="IRANSansWeb(FaNum)" w:cs="IRANSansWeb(FaNum)"/>
          <w:sz w:val="20"/>
          <w:szCs w:val="20"/>
          <w:rtl/>
        </w:rPr>
        <w:t xml:space="preserve"> </w:t>
      </w:r>
      <w:r w:rsidR="0086149C" w:rsidRPr="0086149C">
        <w:rPr>
          <w:rFonts w:ascii="IRANSansWeb(FaNum)" w:hAnsi="IRANSansWeb(FaNum)" w:cs="IRANSansWeb(FaNum)" w:hint="cs"/>
          <w:sz w:val="20"/>
          <w:szCs w:val="20"/>
          <w:rtl/>
        </w:rPr>
        <w:t>ی</w:t>
      </w:r>
      <w:r w:rsidR="0086149C" w:rsidRPr="0086149C">
        <w:rPr>
          <w:rFonts w:ascii="IRANSansWeb(FaNum)" w:hAnsi="IRANSansWeb(FaNum)" w:cs="IRANSansWeb(FaNum)" w:hint="eastAsia"/>
          <w:sz w:val="20"/>
          <w:szCs w:val="20"/>
          <w:rtl/>
        </w:rPr>
        <w:t>ک</w:t>
      </w:r>
      <w:r w:rsidR="0086149C" w:rsidRPr="0086149C">
        <w:rPr>
          <w:rFonts w:ascii="IRANSansWeb(FaNum)" w:hAnsi="IRANSansWeb(FaNum)" w:cs="IRANSansWeb(FaNum)"/>
          <w:sz w:val="20"/>
          <w:szCs w:val="20"/>
          <w:rtl/>
        </w:rPr>
        <w:t xml:space="preserve"> ل</w:t>
      </w:r>
      <w:r w:rsidR="0086149C" w:rsidRPr="0086149C">
        <w:rPr>
          <w:rFonts w:ascii="IRANSansWeb(FaNum)" w:hAnsi="IRANSansWeb(FaNum)" w:cs="IRANSansWeb(FaNum)" w:hint="cs"/>
          <w:sz w:val="20"/>
          <w:szCs w:val="20"/>
          <w:rtl/>
        </w:rPr>
        <w:t>ی</w:t>
      </w:r>
      <w:r w:rsidR="0086149C" w:rsidRPr="0086149C">
        <w:rPr>
          <w:rFonts w:ascii="IRANSansWeb(FaNum)" w:hAnsi="IRANSansWeb(FaNum)" w:cs="IRANSansWeb(FaNum)" w:hint="eastAsia"/>
          <w:sz w:val="20"/>
          <w:szCs w:val="20"/>
          <w:rtl/>
        </w:rPr>
        <w:t>ست</w:t>
      </w:r>
      <w:r w:rsidR="0086149C" w:rsidRPr="0086149C">
        <w:rPr>
          <w:rFonts w:ascii="IRANSansWeb(FaNum)" w:hAnsi="IRANSansWeb(FaNum)" w:cs="IRANSansWeb(FaNum)"/>
          <w:sz w:val="20"/>
          <w:szCs w:val="20"/>
          <w:rtl/>
        </w:rPr>
        <w:t xml:space="preserve"> از اش</w:t>
      </w:r>
      <w:r w:rsidR="0086149C" w:rsidRPr="0086149C">
        <w:rPr>
          <w:rFonts w:ascii="IRANSansWeb(FaNum)" w:hAnsi="IRANSansWeb(FaNum)" w:cs="IRANSansWeb(FaNum)" w:hint="cs"/>
          <w:sz w:val="20"/>
          <w:szCs w:val="20"/>
          <w:rtl/>
        </w:rPr>
        <w:t>ی</w:t>
      </w:r>
      <w:r w:rsidR="0086149C" w:rsidRPr="0086149C">
        <w:rPr>
          <w:rFonts w:ascii="IRANSansWeb(FaNum)" w:hAnsi="IRANSansWeb(FaNum)" w:cs="IRANSansWeb(FaNum)" w:hint="eastAsia"/>
          <w:sz w:val="20"/>
          <w:szCs w:val="20"/>
          <w:rtl/>
        </w:rPr>
        <w:t>اء</w:t>
      </w:r>
      <w:r w:rsidR="0086149C" w:rsidRPr="0086149C">
        <w:rPr>
          <w:rFonts w:ascii="IRANSansWeb(FaNum)" w:hAnsi="IRANSansWeb(FaNum)" w:cs="IRANSansWeb(FaNum)"/>
          <w:sz w:val="20"/>
          <w:szCs w:val="20"/>
          <w:rtl/>
        </w:rPr>
        <w:t xml:space="preserve"> را به </w:t>
      </w:r>
      <w:r w:rsidR="0086149C" w:rsidRPr="0086149C">
        <w:rPr>
          <w:rFonts w:ascii="IRANSansWeb(FaNum)" w:hAnsi="IRANSansWeb(FaNum)" w:cs="IRANSansWeb(FaNum)" w:hint="cs"/>
          <w:sz w:val="20"/>
          <w:szCs w:val="20"/>
          <w:rtl/>
        </w:rPr>
        <w:t>ی</w:t>
      </w:r>
      <w:r w:rsidR="0086149C" w:rsidRPr="0086149C">
        <w:rPr>
          <w:rFonts w:ascii="IRANSansWeb(FaNum)" w:hAnsi="IRANSansWeb(FaNum)" w:cs="IRANSansWeb(FaNum)" w:hint="eastAsia"/>
          <w:sz w:val="20"/>
          <w:szCs w:val="20"/>
          <w:rtl/>
        </w:rPr>
        <w:t>ک</w:t>
      </w:r>
      <w:r w:rsidR="0086149C" w:rsidRPr="0086149C">
        <w:rPr>
          <w:rFonts w:ascii="IRANSansWeb(FaNum)" w:hAnsi="IRANSansWeb(FaNum)" w:cs="IRANSansWeb(FaNum)"/>
          <w:sz w:val="20"/>
          <w:szCs w:val="20"/>
          <w:rtl/>
        </w:rPr>
        <w:t xml:space="preserve"> ل</w:t>
      </w:r>
      <w:r w:rsidR="0086149C" w:rsidRPr="0086149C">
        <w:rPr>
          <w:rFonts w:ascii="IRANSansWeb(FaNum)" w:hAnsi="IRANSansWeb(FaNum)" w:cs="IRANSansWeb(FaNum)" w:hint="cs"/>
          <w:sz w:val="20"/>
          <w:szCs w:val="20"/>
          <w:rtl/>
        </w:rPr>
        <w:t>ی</w:t>
      </w:r>
      <w:r w:rsidR="0086149C" w:rsidRPr="0086149C">
        <w:rPr>
          <w:rFonts w:ascii="IRANSansWeb(FaNum)" w:hAnsi="IRANSansWeb(FaNum)" w:cs="IRANSansWeb(FaNum)" w:hint="eastAsia"/>
          <w:sz w:val="20"/>
          <w:szCs w:val="20"/>
          <w:rtl/>
        </w:rPr>
        <w:t>ست</w:t>
      </w:r>
      <w:r w:rsidR="0086149C" w:rsidRPr="0086149C">
        <w:rPr>
          <w:rFonts w:ascii="IRANSansWeb(FaNum)" w:hAnsi="IRANSansWeb(FaNum)" w:cs="IRANSansWeb(FaNum)"/>
          <w:sz w:val="20"/>
          <w:szCs w:val="20"/>
          <w:rtl/>
        </w:rPr>
        <w:t xml:space="preserve"> باگتر</w:t>
      </w:r>
      <w:r w:rsidR="0086149C" w:rsidRPr="0086149C">
        <w:rPr>
          <w:rFonts w:ascii="IRANSansWeb(FaNum)" w:hAnsi="IRANSansWeb(FaNum)" w:cs="IRANSansWeb(FaNum)" w:hint="cs"/>
          <w:sz w:val="20"/>
          <w:szCs w:val="20"/>
          <w:rtl/>
        </w:rPr>
        <w:t>ی</w:t>
      </w:r>
      <w:r w:rsidR="0086149C" w:rsidRPr="0086149C">
        <w:rPr>
          <w:rFonts w:ascii="IRANSansWeb(FaNum)" w:hAnsi="IRANSansWeb(FaNum)" w:cs="IRANSansWeb(FaNum)" w:hint="eastAsia"/>
          <w:sz w:val="20"/>
          <w:szCs w:val="20"/>
          <w:rtl/>
        </w:rPr>
        <w:t>و</w:t>
      </w:r>
      <w:r w:rsidR="0086149C" w:rsidRPr="0086149C">
        <w:rPr>
          <w:rFonts w:ascii="IRANSansWeb(FaNum)" w:hAnsi="IRANSansWeb(FaNum)" w:cs="IRANSansWeb(FaNum)"/>
          <w:sz w:val="20"/>
          <w:szCs w:val="20"/>
          <w:rtl/>
        </w:rPr>
        <w:t xml:space="preserve"> ربط </w:t>
      </w:r>
      <w:r w:rsidR="0086149C" w:rsidRPr="0086149C">
        <w:rPr>
          <w:rFonts w:ascii="IRANSansWeb(FaNum)" w:hAnsi="IRANSansWeb(FaNum)" w:cs="IRANSansWeb(FaNum)" w:hint="eastAsia"/>
          <w:sz w:val="20"/>
          <w:szCs w:val="20"/>
          <w:rtl/>
        </w:rPr>
        <w:t>ده</w:t>
      </w:r>
      <w:r w:rsidR="0086149C" w:rsidRPr="0086149C">
        <w:rPr>
          <w:rFonts w:ascii="IRANSansWeb(FaNum)" w:hAnsi="IRANSansWeb(FaNum)" w:cs="IRANSansWeb(FaNum)" w:hint="cs"/>
          <w:sz w:val="20"/>
          <w:szCs w:val="20"/>
          <w:rtl/>
        </w:rPr>
        <w:t>ی</w:t>
      </w:r>
      <w:r w:rsidR="0086149C" w:rsidRPr="0086149C">
        <w:rPr>
          <w:rFonts w:ascii="IRANSansWeb(FaNum)" w:hAnsi="IRANSansWeb(FaNum)" w:cs="IRANSansWeb(FaNum)" w:hint="eastAsia"/>
          <w:sz w:val="20"/>
          <w:szCs w:val="20"/>
          <w:rtl/>
        </w:rPr>
        <w:t>د</w:t>
      </w:r>
      <w:r w:rsidR="0086149C" w:rsidRPr="0086149C">
        <w:rPr>
          <w:rFonts w:ascii="IRANSansWeb(FaNum)" w:hAnsi="IRANSansWeb(FaNum)" w:cs="IRANSansWeb(FaNum)"/>
          <w:sz w:val="20"/>
          <w:szCs w:val="20"/>
          <w:rtl/>
        </w:rPr>
        <w:t xml:space="preserve"> تا تغ</w:t>
      </w:r>
      <w:r w:rsidR="0086149C" w:rsidRPr="0086149C">
        <w:rPr>
          <w:rFonts w:ascii="IRANSansWeb(FaNum)" w:hAnsi="IRANSansWeb(FaNum)" w:cs="IRANSansWeb(FaNum)" w:hint="cs"/>
          <w:sz w:val="20"/>
          <w:szCs w:val="20"/>
          <w:rtl/>
        </w:rPr>
        <w:t>یی</w:t>
      </w:r>
      <w:r w:rsidR="0086149C" w:rsidRPr="0086149C">
        <w:rPr>
          <w:rFonts w:ascii="IRANSansWeb(FaNum)" w:hAnsi="IRANSansWeb(FaNum)" w:cs="IRANSansWeb(FaNum)" w:hint="eastAsia"/>
          <w:sz w:val="20"/>
          <w:szCs w:val="20"/>
          <w:rtl/>
        </w:rPr>
        <w:t>رات</w:t>
      </w:r>
      <w:r w:rsidR="0086149C" w:rsidRPr="0086149C">
        <w:rPr>
          <w:rFonts w:ascii="IRANSansWeb(FaNum)" w:hAnsi="IRANSansWeb(FaNum)" w:cs="IRANSansWeb(FaNum)"/>
          <w:sz w:val="20"/>
          <w:szCs w:val="20"/>
          <w:rtl/>
        </w:rPr>
        <w:t xml:space="preserve"> در ل</w:t>
      </w:r>
      <w:r w:rsidR="0086149C" w:rsidRPr="0086149C">
        <w:rPr>
          <w:rFonts w:ascii="IRANSansWeb(FaNum)" w:hAnsi="IRANSansWeb(FaNum)" w:cs="IRANSansWeb(FaNum)" w:hint="cs"/>
          <w:sz w:val="20"/>
          <w:szCs w:val="20"/>
          <w:rtl/>
        </w:rPr>
        <w:t>ی</w:t>
      </w:r>
      <w:r w:rsidR="0086149C" w:rsidRPr="0086149C">
        <w:rPr>
          <w:rFonts w:ascii="IRANSansWeb(FaNum)" w:hAnsi="IRANSansWeb(FaNum)" w:cs="IRANSansWeb(FaNum)" w:hint="eastAsia"/>
          <w:sz w:val="20"/>
          <w:szCs w:val="20"/>
          <w:rtl/>
        </w:rPr>
        <w:t>ست</w:t>
      </w:r>
      <w:r w:rsidR="0086149C" w:rsidRPr="0086149C">
        <w:rPr>
          <w:rFonts w:ascii="IRANSansWeb(FaNum)" w:hAnsi="IRANSansWeb(FaNum)" w:cs="IRANSansWeb(FaNum)"/>
          <w:sz w:val="20"/>
          <w:szCs w:val="20"/>
          <w:rtl/>
        </w:rPr>
        <w:t xml:space="preserve"> به صورت خودکار در رابط کاربر</w:t>
      </w:r>
      <w:r w:rsidR="0086149C" w:rsidRPr="0086149C">
        <w:rPr>
          <w:rFonts w:ascii="IRANSansWeb(FaNum)" w:hAnsi="IRANSansWeb(FaNum)" w:cs="IRANSansWeb(FaNum)" w:hint="cs"/>
          <w:sz w:val="20"/>
          <w:szCs w:val="20"/>
          <w:rtl/>
        </w:rPr>
        <w:t>ی</w:t>
      </w:r>
      <w:r w:rsidR="0086149C" w:rsidRPr="0086149C">
        <w:rPr>
          <w:rFonts w:ascii="IRANSansWeb(FaNum)" w:hAnsi="IRANSansWeb(FaNum)" w:cs="IRANSansWeb(FaNum)"/>
          <w:sz w:val="20"/>
          <w:szCs w:val="20"/>
          <w:rtl/>
        </w:rPr>
        <w:t xml:space="preserve"> نما</w:t>
      </w:r>
      <w:r w:rsidR="0086149C" w:rsidRPr="0086149C">
        <w:rPr>
          <w:rFonts w:ascii="IRANSansWeb(FaNum)" w:hAnsi="IRANSansWeb(FaNum)" w:cs="IRANSansWeb(FaNum)" w:hint="cs"/>
          <w:sz w:val="20"/>
          <w:szCs w:val="20"/>
          <w:rtl/>
        </w:rPr>
        <w:t>ی</w:t>
      </w:r>
      <w:r w:rsidR="0086149C" w:rsidRPr="0086149C">
        <w:rPr>
          <w:rFonts w:ascii="IRANSansWeb(FaNum)" w:hAnsi="IRANSansWeb(FaNum)" w:cs="IRANSansWeb(FaNum)" w:hint="eastAsia"/>
          <w:sz w:val="20"/>
          <w:szCs w:val="20"/>
          <w:rtl/>
        </w:rPr>
        <w:t>ش</w:t>
      </w:r>
      <w:r w:rsidR="0086149C" w:rsidRPr="0086149C">
        <w:rPr>
          <w:rFonts w:ascii="IRANSansWeb(FaNum)" w:hAnsi="IRANSansWeb(FaNum)" w:cs="IRANSansWeb(FaNum)"/>
          <w:sz w:val="20"/>
          <w:szCs w:val="20"/>
          <w:rtl/>
        </w:rPr>
        <w:t xml:space="preserve"> داده شود.</w:t>
      </w:r>
    </w:p>
    <w:p w14:paraId="1E6B7CED" w14:textId="77777777" w:rsidR="00BA3127" w:rsidRPr="00BA3127" w:rsidRDefault="00F446D4" w:rsidP="00BA3127">
      <w:pPr>
        <w:jc w:val="lowKashida"/>
        <w:rPr>
          <w:rFonts w:ascii="IRANSansWeb(FaNum)" w:hAnsi="IRANSansWeb(FaNum)" w:cs="IRANSansWeb(FaNum)"/>
          <w:b/>
          <w:bCs/>
          <w:sz w:val="20"/>
          <w:szCs w:val="20"/>
          <w:rtl/>
        </w:rPr>
      </w:pPr>
      <w:r w:rsidRPr="00BA3127">
        <w:rPr>
          <w:rFonts w:ascii="IRANSansWeb(FaNum)" w:hAnsi="IRANSansWeb(FaNum)" w:cs="IRANSansWeb(FaNum)"/>
          <w:b/>
          <w:bCs/>
          <w:sz w:val="20"/>
          <w:szCs w:val="20"/>
          <w:rtl/>
        </w:rPr>
        <w:t xml:space="preserve">3. </w:t>
      </w:r>
      <w:r w:rsidRPr="00BA3127">
        <w:rPr>
          <w:rFonts w:ascii="IRANSansWeb(FaNum)" w:hAnsi="IRANSansWeb(FaNum)" w:cs="IRANSansWeb(FaNum)"/>
          <w:b/>
          <w:bCs/>
          <w:sz w:val="20"/>
          <w:szCs w:val="20"/>
        </w:rPr>
        <w:t xml:space="preserve">Styles and Templates: </w:t>
      </w:r>
      <w:r w:rsidR="00BA3127" w:rsidRPr="00BA3127">
        <w:rPr>
          <w:rFonts w:ascii="IRANSansWeb(FaNum)" w:hAnsi="IRANSansWeb(FaNum)" w:cs="IRANSansWeb(FaNum)" w:hint="cs"/>
          <w:b/>
          <w:bCs/>
          <w:sz w:val="20"/>
          <w:szCs w:val="20"/>
          <w:rtl/>
        </w:rPr>
        <w:t xml:space="preserve"> </w:t>
      </w:r>
    </w:p>
    <w:p w14:paraId="0C7F393A" w14:textId="5683ADD4" w:rsidR="00F446D4" w:rsidRPr="00F446D4" w:rsidRDefault="00F446D4" w:rsidP="00BA3127">
      <w:pPr>
        <w:jc w:val="lowKashida"/>
        <w:rPr>
          <w:rFonts w:ascii="IRANSansWeb(FaNum)" w:hAnsi="IRANSansWeb(FaNum)" w:cs="IRANSansWeb(FaNum)"/>
          <w:sz w:val="20"/>
          <w:szCs w:val="20"/>
          <w:rtl/>
        </w:rPr>
      </w:pPr>
      <w:r w:rsidRPr="00F446D4">
        <w:rPr>
          <w:rFonts w:ascii="IRANSansWeb(FaNum)" w:hAnsi="IRANSansWeb(FaNum)" w:cs="IRANSansWeb(FaNum)"/>
          <w:sz w:val="20"/>
          <w:szCs w:val="20"/>
          <w:rtl/>
        </w:rPr>
        <w:t>از استا</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ل‌ها</w:t>
      </w:r>
      <w:r w:rsidRPr="00F446D4">
        <w:rPr>
          <w:rFonts w:ascii="IRANSansWeb(FaNum)" w:hAnsi="IRANSansWeb(FaNum)" w:cs="IRANSansWeb(FaNum)"/>
          <w:sz w:val="20"/>
          <w:szCs w:val="20"/>
          <w:rtl/>
        </w:rPr>
        <w:t xml:space="preserve"> و قالب‌ها برا</w:t>
      </w:r>
      <w:r w:rsidRPr="00F446D4">
        <w:rPr>
          <w:rFonts w:ascii="IRANSansWeb(FaNum)" w:hAnsi="IRANSansWeb(FaNum)" w:cs="IRANSansWeb(FaNum)" w:hint="cs"/>
          <w:sz w:val="20"/>
          <w:szCs w:val="20"/>
          <w:rtl/>
        </w:rPr>
        <w:t>ی</w:t>
      </w:r>
      <w:r w:rsidRPr="00F446D4">
        <w:rPr>
          <w:rFonts w:ascii="IRANSansWeb(FaNum)" w:hAnsi="IRANSansWeb(FaNum)" w:cs="IRANSansWeb(FaNum)"/>
          <w:sz w:val="20"/>
          <w:szCs w:val="20"/>
          <w:rtl/>
        </w:rPr>
        <w:t xml:space="preserve"> تنظ</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م</w:t>
      </w:r>
      <w:r w:rsidRPr="00F446D4">
        <w:rPr>
          <w:rFonts w:ascii="IRANSansWeb(FaNum)" w:hAnsi="IRANSansWeb(FaNum)" w:cs="IRANSansWeb(FaNum)"/>
          <w:sz w:val="20"/>
          <w:szCs w:val="20"/>
          <w:rtl/>
        </w:rPr>
        <w:t xml:space="preserve"> و طراح</w:t>
      </w:r>
      <w:r w:rsidRPr="00F446D4">
        <w:rPr>
          <w:rFonts w:ascii="IRANSansWeb(FaNum)" w:hAnsi="IRANSansWeb(FaNum)" w:cs="IRANSansWeb(FaNum)" w:hint="cs"/>
          <w:sz w:val="20"/>
          <w:szCs w:val="20"/>
          <w:rtl/>
        </w:rPr>
        <w:t>ی</w:t>
      </w:r>
      <w:r w:rsidRPr="00F446D4">
        <w:rPr>
          <w:rFonts w:ascii="IRANSansWeb(FaNum)" w:hAnsi="IRANSansWeb(FaNum)" w:cs="IRANSansWeb(FaNum)"/>
          <w:sz w:val="20"/>
          <w:szCs w:val="20"/>
          <w:rtl/>
        </w:rPr>
        <w:t xml:space="preserve"> ظاهر رابط کاربر</w:t>
      </w:r>
      <w:r w:rsidRPr="00F446D4">
        <w:rPr>
          <w:rFonts w:ascii="IRANSansWeb(FaNum)" w:hAnsi="IRANSansWeb(FaNum)" w:cs="IRANSansWeb(FaNum)" w:hint="cs"/>
          <w:sz w:val="20"/>
          <w:szCs w:val="20"/>
          <w:rtl/>
        </w:rPr>
        <w:t>ی</w:t>
      </w:r>
      <w:r w:rsidRPr="00F446D4">
        <w:rPr>
          <w:rFonts w:ascii="IRANSansWeb(FaNum)" w:hAnsi="IRANSansWeb(FaNum)" w:cs="IRANSansWeb(FaNum)"/>
          <w:sz w:val="20"/>
          <w:szCs w:val="20"/>
          <w:rtl/>
        </w:rPr>
        <w:t xml:space="preserve"> استفاده م</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کند</w:t>
      </w:r>
      <w:r w:rsidRPr="00F446D4">
        <w:rPr>
          <w:rFonts w:ascii="IRANSansWeb(FaNum)" w:hAnsi="IRANSansWeb(FaNum)" w:cs="IRANSansWeb(FaNum)"/>
          <w:sz w:val="20"/>
          <w:szCs w:val="20"/>
          <w:rtl/>
        </w:rPr>
        <w:t>. ا</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ن</w:t>
      </w:r>
      <w:r w:rsidRPr="00F446D4">
        <w:rPr>
          <w:rFonts w:ascii="IRANSansWeb(FaNum)" w:hAnsi="IRANSansWeb(FaNum)" w:cs="IRANSansWeb(FaNum)"/>
          <w:sz w:val="20"/>
          <w:szCs w:val="20"/>
          <w:rtl/>
        </w:rPr>
        <w:t xml:space="preserve"> و</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ژگ</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ها</w:t>
      </w:r>
      <w:r w:rsidRPr="00F446D4">
        <w:rPr>
          <w:rFonts w:ascii="IRANSansWeb(FaNum)" w:hAnsi="IRANSansWeb(FaNum)" w:cs="IRANSansWeb(FaNum)"/>
          <w:sz w:val="20"/>
          <w:szCs w:val="20"/>
          <w:rtl/>
        </w:rPr>
        <w:t xml:space="preserve"> به </w:t>
      </w:r>
      <w:r w:rsidR="00BA3127">
        <w:rPr>
          <w:rFonts w:ascii="IRANSansWeb(FaNum)" w:hAnsi="IRANSansWeb(FaNum)" w:cs="IRANSansWeb(FaNum)" w:hint="cs"/>
          <w:sz w:val="20"/>
          <w:szCs w:val="20"/>
          <w:rtl/>
        </w:rPr>
        <w:t>ما</w:t>
      </w:r>
      <w:r w:rsidRPr="00F446D4">
        <w:rPr>
          <w:rFonts w:ascii="IRANSansWeb(FaNum)" w:hAnsi="IRANSansWeb(FaNum)" w:cs="IRANSansWeb(FaNum)"/>
          <w:sz w:val="20"/>
          <w:szCs w:val="20"/>
          <w:rtl/>
        </w:rPr>
        <w:t xml:space="preserve"> اجازه م</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دهند</w:t>
      </w:r>
      <w:r w:rsidRPr="00F446D4">
        <w:rPr>
          <w:rFonts w:ascii="IRANSansWeb(FaNum)" w:hAnsi="IRANSansWeb(FaNum)" w:cs="IRANSansWeb(FaNum)"/>
          <w:sz w:val="20"/>
          <w:szCs w:val="20"/>
          <w:rtl/>
        </w:rPr>
        <w:t xml:space="preserve"> تا ظاهر را به طور </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کنواخت</w:t>
      </w:r>
      <w:r w:rsidRPr="00F446D4">
        <w:rPr>
          <w:rFonts w:ascii="IRANSansWeb(FaNum)" w:hAnsi="IRANSansWeb(FaNum)" w:cs="IRANSansWeb(FaNum)"/>
          <w:sz w:val="20"/>
          <w:szCs w:val="20"/>
          <w:rtl/>
        </w:rPr>
        <w:t xml:space="preserve"> تع</w:t>
      </w:r>
      <w:r w:rsidRPr="00F446D4">
        <w:rPr>
          <w:rFonts w:ascii="IRANSansWeb(FaNum)" w:hAnsi="IRANSansWeb(FaNum)" w:cs="IRANSansWeb(FaNum)" w:hint="cs"/>
          <w:sz w:val="20"/>
          <w:szCs w:val="20"/>
          <w:rtl/>
        </w:rPr>
        <w:t>یی</w:t>
      </w:r>
      <w:r w:rsidRPr="00F446D4">
        <w:rPr>
          <w:rFonts w:ascii="IRANSansWeb(FaNum)" w:hAnsi="IRANSansWeb(FaNum)" w:cs="IRANSansWeb(FaNum)" w:hint="eastAsia"/>
          <w:sz w:val="20"/>
          <w:szCs w:val="20"/>
          <w:rtl/>
        </w:rPr>
        <w:t>ن</w:t>
      </w:r>
      <w:r w:rsidRPr="00F446D4">
        <w:rPr>
          <w:rFonts w:ascii="IRANSansWeb(FaNum)" w:hAnsi="IRANSansWeb(FaNum)" w:cs="IRANSansWeb(FaNum)"/>
          <w:sz w:val="20"/>
          <w:szCs w:val="20"/>
          <w:rtl/>
        </w:rPr>
        <w:t xml:space="preserve"> </w:t>
      </w:r>
      <w:r w:rsidR="00BA3127">
        <w:rPr>
          <w:rFonts w:ascii="IRANSansWeb(FaNum)" w:hAnsi="IRANSansWeb(FaNum)" w:cs="IRANSansWeb(FaNum)" w:hint="cs"/>
          <w:sz w:val="20"/>
          <w:szCs w:val="20"/>
          <w:rtl/>
        </w:rPr>
        <w:t>کنیم</w:t>
      </w:r>
      <w:r w:rsidRPr="00F446D4">
        <w:rPr>
          <w:rFonts w:ascii="IRANSansWeb(FaNum)" w:hAnsi="IRANSansWeb(FaNum)" w:cs="IRANSansWeb(FaNum)"/>
          <w:sz w:val="20"/>
          <w:szCs w:val="20"/>
          <w:rtl/>
        </w:rPr>
        <w:t xml:space="preserve"> و از قالب‌ها</w:t>
      </w:r>
      <w:r w:rsidR="00BA3127">
        <w:rPr>
          <w:rFonts w:ascii="IRANSansWeb(FaNum)" w:hAnsi="IRANSansWeb(FaNum)" w:cs="IRANSansWeb(FaNum)" w:hint="cs"/>
          <w:sz w:val="20"/>
          <w:szCs w:val="20"/>
          <w:rtl/>
        </w:rPr>
        <w:t xml:space="preserve"> استاندارد</w:t>
      </w:r>
      <w:r w:rsidRPr="00F446D4">
        <w:rPr>
          <w:rFonts w:ascii="IRANSansWeb(FaNum)" w:hAnsi="IRANSansWeb(FaNum)" w:cs="IRANSansWeb(FaNum)"/>
          <w:sz w:val="20"/>
          <w:szCs w:val="20"/>
          <w:rtl/>
        </w:rPr>
        <w:t xml:space="preserve"> برا</w:t>
      </w:r>
      <w:r w:rsidRPr="00F446D4">
        <w:rPr>
          <w:rFonts w:ascii="IRANSansWeb(FaNum)" w:hAnsi="IRANSansWeb(FaNum)" w:cs="IRANSansWeb(FaNum)" w:hint="cs"/>
          <w:sz w:val="20"/>
          <w:szCs w:val="20"/>
          <w:rtl/>
        </w:rPr>
        <w:t>ی</w:t>
      </w:r>
      <w:r w:rsidRPr="00F446D4">
        <w:rPr>
          <w:rFonts w:ascii="IRANSansWeb(FaNum)" w:hAnsi="IRANSansWeb(FaNum)" w:cs="IRANSansWeb(FaNum)"/>
          <w:sz w:val="20"/>
          <w:szCs w:val="20"/>
          <w:rtl/>
        </w:rPr>
        <w:t xml:space="preserve"> سفارش</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ساز</w:t>
      </w:r>
      <w:r w:rsidRPr="00F446D4">
        <w:rPr>
          <w:rFonts w:ascii="IRANSansWeb(FaNum)" w:hAnsi="IRANSansWeb(FaNum)" w:cs="IRANSansWeb(FaNum)" w:hint="cs"/>
          <w:sz w:val="20"/>
          <w:szCs w:val="20"/>
          <w:rtl/>
        </w:rPr>
        <w:t>ی</w:t>
      </w:r>
      <w:r w:rsidRPr="00F446D4">
        <w:rPr>
          <w:rFonts w:ascii="IRANSansWeb(FaNum)" w:hAnsi="IRANSansWeb(FaNum)" w:cs="IRANSansWeb(FaNum)"/>
          <w:sz w:val="20"/>
          <w:szCs w:val="20"/>
          <w:rtl/>
        </w:rPr>
        <w:t xml:space="preserve"> عناصر کنترل استفاده </w:t>
      </w:r>
      <w:r w:rsidR="00BA3127">
        <w:rPr>
          <w:rFonts w:ascii="IRANSansWeb(FaNum)" w:hAnsi="IRANSansWeb(FaNum)" w:cs="IRANSansWeb(FaNum)" w:hint="cs"/>
          <w:sz w:val="20"/>
          <w:szCs w:val="20"/>
          <w:rtl/>
        </w:rPr>
        <w:t>نماییم</w:t>
      </w:r>
      <w:r w:rsidRPr="00F446D4">
        <w:rPr>
          <w:rFonts w:ascii="IRANSansWeb(FaNum)" w:hAnsi="IRANSansWeb(FaNum)" w:cs="IRANSansWeb(FaNum)"/>
          <w:sz w:val="20"/>
          <w:szCs w:val="20"/>
          <w:rtl/>
        </w:rPr>
        <w:t>.</w:t>
      </w:r>
    </w:p>
    <w:p w14:paraId="6747FE2B" w14:textId="77777777" w:rsidR="00BA3127" w:rsidRPr="00BA3127" w:rsidRDefault="00F446D4" w:rsidP="00BA3127">
      <w:pPr>
        <w:jc w:val="lowKashida"/>
        <w:rPr>
          <w:rFonts w:ascii="IRANSansWeb(FaNum)" w:hAnsi="IRANSansWeb(FaNum)" w:cs="IRANSansWeb(FaNum)"/>
          <w:b/>
          <w:bCs/>
          <w:sz w:val="20"/>
          <w:szCs w:val="20"/>
          <w:rtl/>
        </w:rPr>
      </w:pPr>
      <w:r w:rsidRPr="00BA3127">
        <w:rPr>
          <w:rFonts w:ascii="IRANSansWeb(FaNum)" w:hAnsi="IRANSansWeb(FaNum)" w:cs="IRANSansWeb(FaNum)"/>
          <w:b/>
          <w:bCs/>
          <w:sz w:val="20"/>
          <w:szCs w:val="20"/>
          <w:rtl/>
        </w:rPr>
        <w:t xml:space="preserve">4. </w:t>
      </w:r>
      <w:r w:rsidRPr="00BA3127">
        <w:rPr>
          <w:rFonts w:ascii="IRANSansWeb(FaNum)" w:hAnsi="IRANSansWeb(FaNum)" w:cs="IRANSansWeb(FaNum)"/>
          <w:b/>
          <w:bCs/>
          <w:sz w:val="20"/>
          <w:szCs w:val="20"/>
        </w:rPr>
        <w:t>Graphics and Multimedia Support</w:t>
      </w:r>
      <w:r w:rsidR="00BA3127" w:rsidRPr="00BA3127">
        <w:rPr>
          <w:rFonts w:ascii="IRANSansWeb(FaNum)" w:hAnsi="IRANSansWeb(FaNum)" w:cs="IRANSansWeb(FaNum)" w:hint="cs"/>
          <w:b/>
          <w:bCs/>
          <w:sz w:val="20"/>
          <w:szCs w:val="20"/>
          <w:rtl/>
        </w:rPr>
        <w:t xml:space="preserve"> </w:t>
      </w:r>
    </w:p>
    <w:p w14:paraId="634A7AEF" w14:textId="38DE68DA" w:rsidR="00F446D4" w:rsidRPr="00F446D4" w:rsidRDefault="00F446D4" w:rsidP="00BA3127">
      <w:pPr>
        <w:jc w:val="lowKashida"/>
        <w:rPr>
          <w:rFonts w:ascii="IRANSansWeb(FaNum)" w:hAnsi="IRANSansWeb(FaNum)" w:cs="IRANSansWeb(FaNum)"/>
          <w:sz w:val="20"/>
          <w:szCs w:val="20"/>
          <w:rtl/>
        </w:rPr>
      </w:pPr>
      <w:r w:rsidRPr="00F446D4">
        <w:rPr>
          <w:rFonts w:ascii="IRANSansWeb(FaNum)" w:hAnsi="IRANSansWeb(FaNum)" w:cs="IRANSansWeb(FaNum)"/>
          <w:sz w:val="20"/>
          <w:szCs w:val="20"/>
          <w:rtl/>
        </w:rPr>
        <w:t>از گراف</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ک‌ها</w:t>
      </w:r>
      <w:r w:rsidRPr="00F446D4">
        <w:rPr>
          <w:rFonts w:ascii="IRANSansWeb(FaNum)" w:hAnsi="IRANSansWeb(FaNum)" w:cs="IRANSansWeb(FaNum)" w:hint="cs"/>
          <w:sz w:val="20"/>
          <w:szCs w:val="20"/>
          <w:rtl/>
        </w:rPr>
        <w:t>ی</w:t>
      </w:r>
      <w:r w:rsidRPr="00F446D4">
        <w:rPr>
          <w:rFonts w:ascii="IRANSansWeb(FaNum)" w:hAnsi="IRANSansWeb(FaNum)" w:cs="IRANSansWeb(FaNum)"/>
          <w:sz w:val="20"/>
          <w:szCs w:val="20"/>
          <w:rtl/>
        </w:rPr>
        <w:t xml:space="preserve"> پ</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چ</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ده</w:t>
      </w:r>
      <w:r w:rsidRPr="00F446D4">
        <w:rPr>
          <w:rFonts w:ascii="IRANSansWeb(FaNum)" w:hAnsi="IRANSansWeb(FaNum)" w:cs="IRANSansWeb(FaNum)"/>
          <w:sz w:val="20"/>
          <w:szCs w:val="20"/>
          <w:rtl/>
        </w:rPr>
        <w:t xml:space="preserve"> و چندرسانه‌ا</w:t>
      </w:r>
      <w:r w:rsidRPr="00F446D4">
        <w:rPr>
          <w:rFonts w:ascii="IRANSansWeb(FaNum)" w:hAnsi="IRANSansWeb(FaNum)" w:cs="IRANSansWeb(FaNum)" w:hint="cs"/>
          <w:sz w:val="20"/>
          <w:szCs w:val="20"/>
          <w:rtl/>
        </w:rPr>
        <w:t>ی</w:t>
      </w:r>
      <w:r w:rsidRPr="00F446D4">
        <w:rPr>
          <w:rFonts w:ascii="IRANSansWeb(FaNum)" w:hAnsi="IRANSansWeb(FaNum)" w:cs="IRANSansWeb(FaNum)"/>
          <w:sz w:val="20"/>
          <w:szCs w:val="20"/>
          <w:rtl/>
        </w:rPr>
        <w:t xml:space="preserve"> پشت</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بان</w:t>
      </w:r>
      <w:r w:rsidRPr="00F446D4">
        <w:rPr>
          <w:rFonts w:ascii="IRANSansWeb(FaNum)" w:hAnsi="IRANSansWeb(FaNum)" w:cs="IRANSansWeb(FaNum)" w:hint="cs"/>
          <w:sz w:val="20"/>
          <w:szCs w:val="20"/>
          <w:rtl/>
        </w:rPr>
        <w:t>ی</w:t>
      </w:r>
      <w:r w:rsidRPr="00F446D4">
        <w:rPr>
          <w:rFonts w:ascii="IRANSansWeb(FaNum)" w:hAnsi="IRANSansWeb(FaNum)" w:cs="IRANSansWeb(FaNum)"/>
          <w:sz w:val="20"/>
          <w:szCs w:val="20"/>
          <w:rtl/>
        </w:rPr>
        <w:t xml:space="preserve"> م</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کند</w:t>
      </w:r>
      <w:r w:rsidRPr="00F446D4">
        <w:rPr>
          <w:rFonts w:ascii="IRANSansWeb(FaNum)" w:hAnsi="IRANSansWeb(FaNum)" w:cs="IRANSansWeb(FaNum)"/>
          <w:sz w:val="20"/>
          <w:szCs w:val="20"/>
          <w:rtl/>
        </w:rPr>
        <w:t>. ا</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ن</w:t>
      </w:r>
      <w:r w:rsidRPr="00F446D4">
        <w:rPr>
          <w:rFonts w:ascii="IRANSansWeb(FaNum)" w:hAnsi="IRANSansWeb(FaNum)" w:cs="IRANSansWeb(FaNum)"/>
          <w:sz w:val="20"/>
          <w:szCs w:val="20"/>
          <w:rtl/>
        </w:rPr>
        <w:t xml:space="preserve"> امکان را به </w:t>
      </w:r>
      <w:r w:rsidR="00BA3127">
        <w:rPr>
          <w:rFonts w:ascii="IRANSansWeb(FaNum)" w:hAnsi="IRANSansWeb(FaNum)" w:cs="IRANSansWeb(FaNum)" w:hint="cs"/>
          <w:sz w:val="20"/>
          <w:szCs w:val="20"/>
          <w:rtl/>
        </w:rPr>
        <w:t>ما</w:t>
      </w:r>
      <w:r w:rsidRPr="00F446D4">
        <w:rPr>
          <w:rFonts w:ascii="IRANSansWeb(FaNum)" w:hAnsi="IRANSansWeb(FaNum)" w:cs="IRANSansWeb(FaNum)"/>
          <w:sz w:val="20"/>
          <w:szCs w:val="20"/>
          <w:rtl/>
        </w:rPr>
        <w:t xml:space="preserve"> م</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دهد</w:t>
      </w:r>
      <w:r w:rsidRPr="00F446D4">
        <w:rPr>
          <w:rFonts w:ascii="IRANSansWeb(FaNum)" w:hAnsi="IRANSansWeb(FaNum)" w:cs="IRANSansWeb(FaNum)"/>
          <w:sz w:val="20"/>
          <w:szCs w:val="20"/>
          <w:rtl/>
        </w:rPr>
        <w:t xml:space="preserve"> تا تصاو</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ر،</w:t>
      </w:r>
      <w:r w:rsidRPr="00F446D4">
        <w:rPr>
          <w:rFonts w:ascii="IRANSansWeb(FaNum)" w:hAnsi="IRANSansWeb(FaNum)" w:cs="IRANSansWeb(FaNum)"/>
          <w:sz w:val="20"/>
          <w:szCs w:val="20"/>
          <w:rtl/>
        </w:rPr>
        <w:t xml:space="preserve"> و</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دئوها،</w:t>
      </w:r>
      <w:r w:rsidRPr="00F446D4">
        <w:rPr>
          <w:rFonts w:ascii="IRANSansWeb(FaNum)" w:hAnsi="IRANSansWeb(FaNum)" w:cs="IRANSansWeb(FaNum)"/>
          <w:sz w:val="20"/>
          <w:szCs w:val="20"/>
          <w:rtl/>
        </w:rPr>
        <w:t xml:space="preserve"> و ان</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م</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شن‌ها</w:t>
      </w:r>
      <w:r w:rsidRPr="00F446D4">
        <w:rPr>
          <w:rFonts w:ascii="IRANSansWeb(FaNum)" w:hAnsi="IRANSansWeb(FaNum)" w:cs="IRANSansWeb(FaNum)" w:hint="cs"/>
          <w:sz w:val="20"/>
          <w:szCs w:val="20"/>
          <w:rtl/>
        </w:rPr>
        <w:t>ی</w:t>
      </w:r>
      <w:r w:rsidRPr="00F446D4">
        <w:rPr>
          <w:rFonts w:ascii="IRANSansWeb(FaNum)" w:hAnsi="IRANSansWeb(FaNum)" w:cs="IRANSansWeb(FaNum)"/>
          <w:sz w:val="20"/>
          <w:szCs w:val="20"/>
          <w:rtl/>
        </w:rPr>
        <w:t xml:space="preserve"> پو</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ا</w:t>
      </w:r>
      <w:r w:rsidRPr="00F446D4">
        <w:rPr>
          <w:rFonts w:ascii="IRANSansWeb(FaNum)" w:hAnsi="IRANSansWeb(FaNum)" w:cs="IRANSansWeb(FaNum)"/>
          <w:sz w:val="20"/>
          <w:szCs w:val="20"/>
          <w:rtl/>
        </w:rPr>
        <w:t xml:space="preserve"> را به راحت</w:t>
      </w:r>
      <w:r w:rsidRPr="00F446D4">
        <w:rPr>
          <w:rFonts w:ascii="IRANSansWeb(FaNum)" w:hAnsi="IRANSansWeb(FaNum)" w:cs="IRANSansWeb(FaNum)" w:hint="cs"/>
          <w:sz w:val="20"/>
          <w:szCs w:val="20"/>
          <w:rtl/>
        </w:rPr>
        <w:t>ی</w:t>
      </w:r>
      <w:r w:rsidRPr="00F446D4">
        <w:rPr>
          <w:rFonts w:ascii="IRANSansWeb(FaNum)" w:hAnsi="IRANSansWeb(FaNum)" w:cs="IRANSansWeb(FaNum)"/>
          <w:sz w:val="20"/>
          <w:szCs w:val="20"/>
          <w:rtl/>
        </w:rPr>
        <w:t xml:space="preserve"> به برنامه‌</w:t>
      </w:r>
      <w:r w:rsidRPr="00F446D4">
        <w:rPr>
          <w:rFonts w:ascii="IRANSansWeb(FaNum)" w:hAnsi="IRANSansWeb(FaNum)" w:cs="IRANSansWeb(FaNum)" w:hint="cs"/>
          <w:sz w:val="20"/>
          <w:szCs w:val="20"/>
          <w:rtl/>
        </w:rPr>
        <w:t>ی</w:t>
      </w:r>
      <w:r w:rsidRPr="00F446D4">
        <w:rPr>
          <w:rFonts w:ascii="IRANSansWeb(FaNum)" w:hAnsi="IRANSansWeb(FaNum)" w:cs="IRANSansWeb(FaNum)"/>
          <w:sz w:val="20"/>
          <w:szCs w:val="20"/>
          <w:rtl/>
        </w:rPr>
        <w:t xml:space="preserve"> خود اضافه </w:t>
      </w:r>
      <w:r w:rsidR="00BA3127">
        <w:rPr>
          <w:rFonts w:ascii="IRANSansWeb(FaNum)" w:hAnsi="IRANSansWeb(FaNum)" w:cs="IRANSansWeb(FaNum)" w:hint="cs"/>
          <w:sz w:val="20"/>
          <w:szCs w:val="20"/>
          <w:rtl/>
        </w:rPr>
        <w:t>کنیم</w:t>
      </w:r>
      <w:r w:rsidRPr="00F446D4">
        <w:rPr>
          <w:rFonts w:ascii="IRANSansWeb(FaNum)" w:hAnsi="IRANSansWeb(FaNum)" w:cs="IRANSansWeb(FaNum)"/>
          <w:sz w:val="20"/>
          <w:szCs w:val="20"/>
          <w:rtl/>
        </w:rPr>
        <w:t>.</w:t>
      </w:r>
    </w:p>
    <w:p w14:paraId="66FA9423" w14:textId="13473797" w:rsidR="00A1572D" w:rsidRDefault="00F446D4" w:rsidP="00BA3127">
      <w:pPr>
        <w:jc w:val="lowKashida"/>
        <w:rPr>
          <w:rFonts w:ascii="IRANSansWeb(FaNum)" w:hAnsi="IRANSansWeb(FaNum)" w:cs="IRANSansWeb(FaNum)"/>
          <w:sz w:val="20"/>
          <w:szCs w:val="20"/>
          <w:rtl/>
        </w:rPr>
      </w:pPr>
      <w:r w:rsidRPr="00F446D4">
        <w:rPr>
          <w:rFonts w:ascii="IRANSansWeb(FaNum)" w:hAnsi="IRANSansWeb(FaNum)" w:cs="IRANSansWeb(FaNum)" w:hint="eastAsia"/>
          <w:sz w:val="20"/>
          <w:szCs w:val="20"/>
          <w:rtl/>
        </w:rPr>
        <w:t>از</w:t>
      </w:r>
      <w:r w:rsidRPr="00F446D4">
        <w:rPr>
          <w:rFonts w:ascii="IRANSansWeb(FaNum)" w:hAnsi="IRANSansWeb(FaNum)" w:cs="IRANSansWeb(FaNum)"/>
          <w:sz w:val="20"/>
          <w:szCs w:val="20"/>
          <w:rtl/>
        </w:rPr>
        <w:t xml:space="preserve"> آنجا که </w:t>
      </w:r>
      <w:r w:rsidRPr="00F446D4">
        <w:rPr>
          <w:rFonts w:ascii="IRANSansWeb(FaNum)" w:hAnsi="IRANSansWeb(FaNum)" w:cs="IRANSansWeb(FaNum)"/>
          <w:sz w:val="20"/>
          <w:szCs w:val="20"/>
        </w:rPr>
        <w:t>WPF</w:t>
      </w:r>
      <w:r w:rsidRPr="00F446D4">
        <w:rPr>
          <w:rFonts w:ascii="IRANSansWeb(FaNum)" w:hAnsi="IRANSansWeb(FaNum)" w:cs="IRANSansWeb(FaNum)"/>
          <w:sz w:val="20"/>
          <w:szCs w:val="20"/>
          <w:rtl/>
        </w:rPr>
        <w:t xml:space="preserve"> مختص و</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ندوز</w:t>
      </w:r>
      <w:r w:rsidRPr="00F446D4">
        <w:rPr>
          <w:rFonts w:ascii="IRANSansWeb(FaNum)" w:hAnsi="IRANSansWeb(FaNum)" w:cs="IRANSansWeb(FaNum)"/>
          <w:sz w:val="20"/>
          <w:szCs w:val="20"/>
          <w:rtl/>
        </w:rPr>
        <w:t xml:space="preserve"> است، به خوب</w:t>
      </w:r>
      <w:r w:rsidRPr="00F446D4">
        <w:rPr>
          <w:rFonts w:ascii="IRANSansWeb(FaNum)" w:hAnsi="IRANSansWeb(FaNum)" w:cs="IRANSansWeb(FaNum)" w:hint="cs"/>
          <w:sz w:val="20"/>
          <w:szCs w:val="20"/>
          <w:rtl/>
        </w:rPr>
        <w:t>ی</w:t>
      </w:r>
      <w:r w:rsidRPr="00F446D4">
        <w:rPr>
          <w:rFonts w:ascii="IRANSansWeb(FaNum)" w:hAnsi="IRANSansWeb(FaNum)" w:cs="IRANSansWeb(FaNum)"/>
          <w:sz w:val="20"/>
          <w:szCs w:val="20"/>
          <w:rtl/>
        </w:rPr>
        <w:t xml:space="preserve"> با اکوس</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ستم</w:t>
      </w:r>
      <w:r w:rsidRPr="00F446D4">
        <w:rPr>
          <w:rFonts w:ascii="IRANSansWeb(FaNum)" w:hAnsi="IRANSansWeb(FaNum)" w:cs="IRANSansWeb(FaNum)"/>
          <w:sz w:val="20"/>
          <w:szCs w:val="20"/>
          <w:rtl/>
        </w:rPr>
        <w:t xml:space="preserve"> و</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ژه</w:t>
      </w:r>
      <w:r w:rsidRPr="00F446D4">
        <w:rPr>
          <w:rFonts w:ascii="IRANSansWeb(FaNum)" w:hAnsi="IRANSansWeb(FaNum)" w:cs="IRANSansWeb(FaNum)"/>
          <w:sz w:val="20"/>
          <w:szCs w:val="20"/>
          <w:rtl/>
        </w:rPr>
        <w:t xml:space="preserve"> و</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ندوز</w:t>
      </w:r>
      <w:r w:rsidRPr="00F446D4">
        <w:rPr>
          <w:rFonts w:ascii="IRANSansWeb(FaNum)" w:hAnsi="IRANSansWeb(FaNum)" w:cs="IRANSansWeb(FaNum)"/>
          <w:sz w:val="20"/>
          <w:szCs w:val="20"/>
          <w:rtl/>
        </w:rPr>
        <w:t xml:space="preserve"> ترک</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ب</w:t>
      </w:r>
      <w:r w:rsidRPr="00F446D4">
        <w:rPr>
          <w:rFonts w:ascii="IRANSansWeb(FaNum)" w:hAnsi="IRANSansWeb(FaNum)" w:cs="IRANSansWeb(FaNum)"/>
          <w:sz w:val="20"/>
          <w:szCs w:val="20"/>
          <w:rtl/>
        </w:rPr>
        <w:t xml:space="preserve"> شده و به </w:t>
      </w:r>
      <w:r w:rsidRPr="00F446D4">
        <w:rPr>
          <w:rFonts w:ascii="IRANSansWeb(FaNum)" w:hAnsi="IRANSansWeb(FaNum)" w:cs="IRANSansWeb(FaNum)" w:hint="cs"/>
          <w:sz w:val="20"/>
          <w:szCs w:val="20"/>
          <w:rtl/>
        </w:rPr>
        <w:t>ما</w:t>
      </w:r>
      <w:r w:rsidRPr="00F446D4">
        <w:rPr>
          <w:rFonts w:ascii="IRANSansWeb(FaNum)" w:hAnsi="IRANSansWeb(FaNum)" w:cs="IRANSansWeb(FaNum)"/>
          <w:sz w:val="20"/>
          <w:szCs w:val="20"/>
          <w:rtl/>
        </w:rPr>
        <w:t xml:space="preserve"> ا</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ن</w:t>
      </w:r>
      <w:r w:rsidRPr="00F446D4">
        <w:rPr>
          <w:rFonts w:ascii="IRANSansWeb(FaNum)" w:hAnsi="IRANSansWeb(FaNum)" w:cs="IRANSansWeb(FaNum)"/>
          <w:sz w:val="20"/>
          <w:szCs w:val="20"/>
          <w:rtl/>
        </w:rPr>
        <w:t xml:space="preserve"> امکان را م</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دهد</w:t>
      </w:r>
      <w:r w:rsidRPr="00F446D4">
        <w:rPr>
          <w:rFonts w:ascii="IRANSansWeb(FaNum)" w:hAnsi="IRANSansWeb(FaNum)" w:cs="IRANSansWeb(FaNum)"/>
          <w:sz w:val="20"/>
          <w:szCs w:val="20"/>
          <w:rtl/>
        </w:rPr>
        <w:t xml:space="preserve"> که برنامه‌ها</w:t>
      </w:r>
      <w:r w:rsidRPr="00F446D4">
        <w:rPr>
          <w:rFonts w:ascii="IRANSansWeb(FaNum)" w:hAnsi="IRANSansWeb(FaNum)" w:cs="IRANSansWeb(FaNum)" w:hint="cs"/>
          <w:sz w:val="20"/>
          <w:szCs w:val="20"/>
          <w:rtl/>
        </w:rPr>
        <w:t>ی</w:t>
      </w:r>
      <w:r w:rsidRPr="00F446D4">
        <w:rPr>
          <w:rFonts w:ascii="IRANSansWeb(FaNum)" w:hAnsi="IRANSansWeb(FaNum)" w:cs="IRANSansWeb(FaNum)"/>
          <w:sz w:val="20"/>
          <w:szCs w:val="20"/>
          <w:rtl/>
        </w:rPr>
        <w:t xml:space="preserve"> دسکتاپ قدرتمند و با ظاهر ز</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با</w:t>
      </w:r>
      <w:r w:rsidRPr="00F446D4">
        <w:rPr>
          <w:rFonts w:ascii="IRANSansWeb(FaNum)" w:hAnsi="IRANSansWeb(FaNum)" w:cs="IRANSansWeb(FaNum)"/>
          <w:sz w:val="20"/>
          <w:szCs w:val="20"/>
          <w:rtl/>
        </w:rPr>
        <w:t xml:space="preserve"> ا</w:t>
      </w:r>
      <w:r w:rsidRPr="00F446D4">
        <w:rPr>
          <w:rFonts w:ascii="IRANSansWeb(FaNum)" w:hAnsi="IRANSansWeb(FaNum)" w:cs="IRANSansWeb(FaNum)" w:hint="cs"/>
          <w:sz w:val="20"/>
          <w:szCs w:val="20"/>
          <w:rtl/>
        </w:rPr>
        <w:t>ی</w:t>
      </w:r>
      <w:r w:rsidRPr="00F446D4">
        <w:rPr>
          <w:rFonts w:ascii="IRANSansWeb(FaNum)" w:hAnsi="IRANSansWeb(FaNum)" w:cs="IRANSansWeb(FaNum)" w:hint="eastAsia"/>
          <w:sz w:val="20"/>
          <w:szCs w:val="20"/>
          <w:rtl/>
        </w:rPr>
        <w:t>جاد</w:t>
      </w:r>
      <w:r w:rsidRPr="00F446D4">
        <w:rPr>
          <w:rFonts w:ascii="IRANSansWeb(FaNum)" w:hAnsi="IRANSansWeb(FaNum)" w:cs="IRANSansWeb(FaNum)"/>
          <w:sz w:val="20"/>
          <w:szCs w:val="20"/>
          <w:rtl/>
        </w:rPr>
        <w:t xml:space="preserve"> </w:t>
      </w:r>
      <w:r w:rsidRPr="00F446D4">
        <w:rPr>
          <w:rFonts w:ascii="IRANSansWeb(FaNum)" w:hAnsi="IRANSansWeb(FaNum)" w:cs="IRANSansWeb(FaNum)" w:hint="cs"/>
          <w:sz w:val="20"/>
          <w:szCs w:val="20"/>
          <w:rtl/>
        </w:rPr>
        <w:t>کنیم</w:t>
      </w:r>
      <w:r w:rsidRPr="00F446D4">
        <w:rPr>
          <w:rFonts w:ascii="IRANSansWeb(FaNum)" w:hAnsi="IRANSansWeb(FaNum)" w:cs="IRANSansWeb(FaNum)"/>
          <w:sz w:val="20"/>
          <w:szCs w:val="20"/>
          <w:rtl/>
        </w:rPr>
        <w:t>.</w:t>
      </w:r>
      <w:r w:rsidR="0086149C">
        <w:rPr>
          <w:rFonts w:ascii="IRANSansWeb(FaNum)" w:hAnsi="IRANSansWeb(FaNum)" w:cs="IRANSansWeb(FaNum)" w:hint="cs"/>
          <w:sz w:val="20"/>
          <w:szCs w:val="20"/>
          <w:rtl/>
        </w:rPr>
        <w:t xml:space="preserve"> </w:t>
      </w:r>
      <w:r w:rsidR="0086149C" w:rsidRPr="0086149C">
        <w:rPr>
          <w:rFonts w:ascii="IRANSansWeb(FaNum)" w:hAnsi="IRANSansWeb(FaNum)" w:cs="IRANSansWeb(FaNum)"/>
          <w:sz w:val="20"/>
          <w:szCs w:val="20"/>
          <w:rtl/>
        </w:rPr>
        <w:t>برنامه‌ها</w:t>
      </w:r>
      <w:r w:rsidR="0086149C" w:rsidRPr="0086149C">
        <w:rPr>
          <w:rFonts w:ascii="IRANSansWeb(FaNum)" w:hAnsi="IRANSansWeb(FaNum)" w:cs="IRANSansWeb(FaNum)" w:hint="cs"/>
          <w:sz w:val="20"/>
          <w:szCs w:val="20"/>
          <w:rtl/>
        </w:rPr>
        <w:t>ی</w:t>
      </w:r>
      <w:r w:rsidR="0086149C" w:rsidRPr="0086149C">
        <w:rPr>
          <w:rFonts w:ascii="IRANSansWeb(FaNum)" w:hAnsi="IRANSansWeb(FaNum)" w:cs="IRANSansWeb(FaNum)"/>
          <w:sz w:val="20"/>
          <w:szCs w:val="20"/>
          <w:rtl/>
        </w:rPr>
        <w:t xml:space="preserve"> </w:t>
      </w:r>
      <w:r w:rsidR="0086149C" w:rsidRPr="0086149C">
        <w:rPr>
          <w:rFonts w:ascii="IRANSansWeb(FaNum)" w:hAnsi="IRANSansWeb(FaNum)" w:cs="IRANSansWeb(FaNum)"/>
          <w:sz w:val="20"/>
          <w:szCs w:val="20"/>
        </w:rPr>
        <w:t>WPF</w:t>
      </w:r>
      <w:r w:rsidR="0086149C" w:rsidRPr="0086149C">
        <w:rPr>
          <w:rFonts w:ascii="IRANSansWeb(FaNum)" w:hAnsi="IRANSansWeb(FaNum)" w:cs="IRANSansWeb(FaNum)"/>
          <w:sz w:val="20"/>
          <w:szCs w:val="20"/>
          <w:rtl/>
        </w:rPr>
        <w:t xml:space="preserve"> ب</w:t>
      </w:r>
      <w:r w:rsidR="0086149C" w:rsidRPr="0086149C">
        <w:rPr>
          <w:rFonts w:ascii="IRANSansWeb(FaNum)" w:hAnsi="IRANSansWeb(FaNum)" w:cs="IRANSansWeb(FaNum)" w:hint="cs"/>
          <w:sz w:val="20"/>
          <w:szCs w:val="20"/>
          <w:rtl/>
        </w:rPr>
        <w:t>ی</w:t>
      </w:r>
      <w:r w:rsidR="0086149C" w:rsidRPr="0086149C">
        <w:rPr>
          <w:rFonts w:ascii="IRANSansWeb(FaNum)" w:hAnsi="IRANSansWeb(FaNum)" w:cs="IRANSansWeb(FaNum)" w:hint="eastAsia"/>
          <w:sz w:val="20"/>
          <w:szCs w:val="20"/>
          <w:rtl/>
        </w:rPr>
        <w:t>شتر</w:t>
      </w:r>
      <w:r w:rsidR="0086149C" w:rsidRPr="0086149C">
        <w:rPr>
          <w:rFonts w:ascii="IRANSansWeb(FaNum)" w:hAnsi="IRANSansWeb(FaNum)" w:cs="IRANSansWeb(FaNum)"/>
          <w:sz w:val="20"/>
          <w:szCs w:val="20"/>
          <w:rtl/>
        </w:rPr>
        <w:t xml:space="preserve"> با استفاده از </w:t>
      </w:r>
      <w:r w:rsidR="0086149C" w:rsidRPr="0086149C">
        <w:rPr>
          <w:rFonts w:ascii="IRANSansWeb(FaNum)" w:hAnsi="IRANSansWeb(FaNum)" w:cs="IRANSansWeb(FaNum)"/>
          <w:sz w:val="20"/>
          <w:szCs w:val="20"/>
        </w:rPr>
        <w:t>XAML</w:t>
      </w:r>
      <w:r w:rsidR="0086149C" w:rsidRPr="0086149C">
        <w:rPr>
          <w:rFonts w:ascii="IRANSansWeb(FaNum)" w:hAnsi="IRANSansWeb(FaNum)" w:cs="IRANSansWeb(FaNum)"/>
          <w:sz w:val="20"/>
          <w:szCs w:val="20"/>
          <w:rtl/>
        </w:rPr>
        <w:t xml:space="preserve"> تعر</w:t>
      </w:r>
      <w:r w:rsidR="0086149C" w:rsidRPr="0086149C">
        <w:rPr>
          <w:rFonts w:ascii="IRANSansWeb(FaNum)" w:hAnsi="IRANSansWeb(FaNum)" w:cs="IRANSansWeb(FaNum)" w:hint="cs"/>
          <w:sz w:val="20"/>
          <w:szCs w:val="20"/>
          <w:rtl/>
        </w:rPr>
        <w:t>ی</w:t>
      </w:r>
      <w:r w:rsidR="0086149C" w:rsidRPr="0086149C">
        <w:rPr>
          <w:rFonts w:ascii="IRANSansWeb(FaNum)" w:hAnsi="IRANSansWeb(FaNum)" w:cs="IRANSansWeb(FaNum)" w:hint="eastAsia"/>
          <w:sz w:val="20"/>
          <w:szCs w:val="20"/>
          <w:rtl/>
        </w:rPr>
        <w:t>ف</w:t>
      </w:r>
      <w:r w:rsidR="0086149C" w:rsidRPr="0086149C">
        <w:rPr>
          <w:rFonts w:ascii="IRANSansWeb(FaNum)" w:hAnsi="IRANSansWeb(FaNum)" w:cs="IRANSansWeb(FaNum)"/>
          <w:sz w:val="20"/>
          <w:szCs w:val="20"/>
          <w:rtl/>
        </w:rPr>
        <w:t xml:space="preserve"> م</w:t>
      </w:r>
      <w:r w:rsidR="0086149C" w:rsidRPr="0086149C">
        <w:rPr>
          <w:rFonts w:ascii="IRANSansWeb(FaNum)" w:hAnsi="IRANSansWeb(FaNum)" w:cs="IRANSansWeb(FaNum)" w:hint="cs"/>
          <w:sz w:val="20"/>
          <w:szCs w:val="20"/>
          <w:rtl/>
        </w:rPr>
        <w:t>ی‌</w:t>
      </w:r>
      <w:r w:rsidR="0086149C" w:rsidRPr="0086149C">
        <w:rPr>
          <w:rFonts w:ascii="IRANSansWeb(FaNum)" w:hAnsi="IRANSansWeb(FaNum)" w:cs="IRANSansWeb(FaNum)" w:hint="eastAsia"/>
          <w:sz w:val="20"/>
          <w:szCs w:val="20"/>
          <w:rtl/>
        </w:rPr>
        <w:t>شوند</w:t>
      </w:r>
      <w:r w:rsidR="0086149C" w:rsidRPr="0086149C">
        <w:rPr>
          <w:rFonts w:ascii="IRANSansWeb(FaNum)" w:hAnsi="IRANSansWeb(FaNum)" w:cs="IRANSansWeb(FaNum)"/>
          <w:sz w:val="20"/>
          <w:szCs w:val="20"/>
          <w:rtl/>
        </w:rPr>
        <w:t xml:space="preserve">. </w:t>
      </w:r>
      <w:r w:rsidR="0086149C" w:rsidRPr="0086149C">
        <w:rPr>
          <w:rFonts w:ascii="IRANSansWeb(FaNum)" w:hAnsi="IRANSansWeb(FaNum)" w:cs="IRANSansWeb(FaNum)"/>
          <w:sz w:val="20"/>
          <w:szCs w:val="20"/>
        </w:rPr>
        <w:t>XAML</w:t>
      </w:r>
      <w:r w:rsidR="0086149C" w:rsidRPr="0086149C">
        <w:rPr>
          <w:rFonts w:ascii="IRANSansWeb(FaNum)" w:hAnsi="IRANSansWeb(FaNum)" w:cs="IRANSansWeb(FaNum)"/>
          <w:sz w:val="20"/>
          <w:szCs w:val="20"/>
          <w:rtl/>
        </w:rPr>
        <w:t xml:space="preserve"> </w:t>
      </w:r>
      <w:r w:rsidR="0086149C" w:rsidRPr="0086149C">
        <w:rPr>
          <w:rFonts w:ascii="IRANSansWeb(FaNum)" w:hAnsi="IRANSansWeb(FaNum)" w:cs="IRANSansWeb(FaNum)" w:hint="cs"/>
          <w:sz w:val="20"/>
          <w:szCs w:val="20"/>
          <w:rtl/>
        </w:rPr>
        <w:t>ی</w:t>
      </w:r>
      <w:r w:rsidR="0086149C" w:rsidRPr="0086149C">
        <w:rPr>
          <w:rFonts w:ascii="IRANSansWeb(FaNum)" w:hAnsi="IRANSansWeb(FaNum)" w:cs="IRANSansWeb(FaNum)" w:hint="eastAsia"/>
          <w:sz w:val="20"/>
          <w:szCs w:val="20"/>
          <w:rtl/>
        </w:rPr>
        <w:t>ک</w:t>
      </w:r>
      <w:r w:rsidR="0086149C" w:rsidRPr="0086149C">
        <w:rPr>
          <w:rFonts w:ascii="IRANSansWeb(FaNum)" w:hAnsi="IRANSansWeb(FaNum)" w:cs="IRANSansWeb(FaNum)"/>
          <w:sz w:val="20"/>
          <w:szCs w:val="20"/>
          <w:rtl/>
        </w:rPr>
        <w:t xml:space="preserve"> زبان اعلان</w:t>
      </w:r>
      <w:r w:rsidR="0086149C" w:rsidRPr="0086149C">
        <w:rPr>
          <w:rFonts w:ascii="IRANSansWeb(FaNum)" w:hAnsi="IRANSansWeb(FaNum)" w:cs="IRANSansWeb(FaNum)" w:hint="cs"/>
          <w:sz w:val="20"/>
          <w:szCs w:val="20"/>
          <w:rtl/>
        </w:rPr>
        <w:t>ی</w:t>
      </w:r>
      <w:r w:rsidR="0086149C" w:rsidRPr="0086149C">
        <w:rPr>
          <w:rFonts w:ascii="IRANSansWeb(FaNum)" w:hAnsi="IRANSansWeb(FaNum)" w:cs="IRANSansWeb(FaNum)"/>
          <w:sz w:val="20"/>
          <w:szCs w:val="20"/>
          <w:rtl/>
        </w:rPr>
        <w:t xml:space="preserve"> است که به برنامه‌نو</w:t>
      </w:r>
      <w:r w:rsidR="0086149C" w:rsidRPr="0086149C">
        <w:rPr>
          <w:rFonts w:ascii="IRANSansWeb(FaNum)" w:hAnsi="IRANSansWeb(FaNum)" w:cs="IRANSansWeb(FaNum)" w:hint="cs"/>
          <w:sz w:val="20"/>
          <w:szCs w:val="20"/>
          <w:rtl/>
        </w:rPr>
        <w:t>ی</w:t>
      </w:r>
      <w:r w:rsidR="0086149C" w:rsidRPr="0086149C">
        <w:rPr>
          <w:rFonts w:ascii="IRANSansWeb(FaNum)" w:hAnsi="IRANSansWeb(FaNum)" w:cs="IRANSansWeb(FaNum)" w:hint="eastAsia"/>
          <w:sz w:val="20"/>
          <w:szCs w:val="20"/>
          <w:rtl/>
        </w:rPr>
        <w:t>سان</w:t>
      </w:r>
      <w:r w:rsidR="0086149C" w:rsidRPr="0086149C">
        <w:rPr>
          <w:rFonts w:ascii="IRANSansWeb(FaNum)" w:hAnsi="IRANSansWeb(FaNum)" w:cs="IRANSansWeb(FaNum)"/>
          <w:sz w:val="20"/>
          <w:szCs w:val="20"/>
          <w:rtl/>
        </w:rPr>
        <w:t xml:space="preserve"> ا</w:t>
      </w:r>
      <w:r w:rsidR="0086149C" w:rsidRPr="0086149C">
        <w:rPr>
          <w:rFonts w:ascii="IRANSansWeb(FaNum)" w:hAnsi="IRANSansWeb(FaNum)" w:cs="IRANSansWeb(FaNum)" w:hint="cs"/>
          <w:sz w:val="20"/>
          <w:szCs w:val="20"/>
          <w:rtl/>
        </w:rPr>
        <w:t>ی</w:t>
      </w:r>
      <w:r w:rsidR="0086149C" w:rsidRPr="0086149C">
        <w:rPr>
          <w:rFonts w:ascii="IRANSansWeb(FaNum)" w:hAnsi="IRANSansWeb(FaNum)" w:cs="IRANSansWeb(FaNum)" w:hint="eastAsia"/>
          <w:sz w:val="20"/>
          <w:szCs w:val="20"/>
          <w:rtl/>
        </w:rPr>
        <w:t>ن</w:t>
      </w:r>
      <w:r w:rsidR="0086149C" w:rsidRPr="0086149C">
        <w:rPr>
          <w:rFonts w:ascii="IRANSansWeb(FaNum)" w:hAnsi="IRANSansWeb(FaNum)" w:cs="IRANSansWeb(FaNum)"/>
          <w:sz w:val="20"/>
          <w:szCs w:val="20"/>
          <w:rtl/>
        </w:rPr>
        <w:t xml:space="preserve"> امکان را م</w:t>
      </w:r>
      <w:r w:rsidR="0086149C" w:rsidRPr="0086149C">
        <w:rPr>
          <w:rFonts w:ascii="IRANSansWeb(FaNum)" w:hAnsi="IRANSansWeb(FaNum)" w:cs="IRANSansWeb(FaNum)" w:hint="cs"/>
          <w:sz w:val="20"/>
          <w:szCs w:val="20"/>
          <w:rtl/>
        </w:rPr>
        <w:t>ی‌</w:t>
      </w:r>
      <w:r w:rsidR="0086149C" w:rsidRPr="0086149C">
        <w:rPr>
          <w:rFonts w:ascii="IRANSansWeb(FaNum)" w:hAnsi="IRANSansWeb(FaNum)" w:cs="IRANSansWeb(FaNum)" w:hint="eastAsia"/>
          <w:sz w:val="20"/>
          <w:szCs w:val="20"/>
          <w:rtl/>
        </w:rPr>
        <w:t>دهد</w:t>
      </w:r>
      <w:r w:rsidR="0086149C" w:rsidRPr="0086149C">
        <w:rPr>
          <w:rFonts w:ascii="IRANSansWeb(FaNum)" w:hAnsi="IRANSansWeb(FaNum)" w:cs="IRANSansWeb(FaNum)"/>
          <w:sz w:val="20"/>
          <w:szCs w:val="20"/>
          <w:rtl/>
        </w:rPr>
        <w:t xml:space="preserve"> تا رابط کاربر</w:t>
      </w:r>
      <w:r w:rsidR="0086149C" w:rsidRPr="0086149C">
        <w:rPr>
          <w:rFonts w:ascii="IRANSansWeb(FaNum)" w:hAnsi="IRANSansWeb(FaNum)" w:cs="IRANSansWeb(FaNum)" w:hint="cs"/>
          <w:sz w:val="20"/>
          <w:szCs w:val="20"/>
          <w:rtl/>
        </w:rPr>
        <w:t>ی</w:t>
      </w:r>
      <w:r w:rsidR="0086149C" w:rsidRPr="0086149C">
        <w:rPr>
          <w:rFonts w:ascii="IRANSansWeb(FaNum)" w:hAnsi="IRANSansWeb(FaNum)" w:cs="IRANSansWeb(FaNum)"/>
          <w:sz w:val="20"/>
          <w:szCs w:val="20"/>
          <w:rtl/>
        </w:rPr>
        <w:t xml:space="preserve"> برنامه را با استفاده از تگ‌ها و و</w:t>
      </w:r>
      <w:r w:rsidR="0086149C" w:rsidRPr="0086149C">
        <w:rPr>
          <w:rFonts w:ascii="IRANSansWeb(FaNum)" w:hAnsi="IRANSansWeb(FaNum)" w:cs="IRANSansWeb(FaNum)" w:hint="cs"/>
          <w:sz w:val="20"/>
          <w:szCs w:val="20"/>
          <w:rtl/>
        </w:rPr>
        <w:t>ی</w:t>
      </w:r>
      <w:r w:rsidR="0086149C" w:rsidRPr="0086149C">
        <w:rPr>
          <w:rFonts w:ascii="IRANSansWeb(FaNum)" w:hAnsi="IRANSansWeb(FaNum)" w:cs="IRANSansWeb(FaNum)" w:hint="eastAsia"/>
          <w:sz w:val="20"/>
          <w:szCs w:val="20"/>
          <w:rtl/>
        </w:rPr>
        <w:t>ژگ</w:t>
      </w:r>
      <w:r w:rsidR="0086149C" w:rsidRPr="0086149C">
        <w:rPr>
          <w:rFonts w:ascii="IRANSansWeb(FaNum)" w:hAnsi="IRANSansWeb(FaNum)" w:cs="IRANSansWeb(FaNum)" w:hint="cs"/>
          <w:sz w:val="20"/>
          <w:szCs w:val="20"/>
          <w:rtl/>
        </w:rPr>
        <w:t>ی‌</w:t>
      </w:r>
      <w:r w:rsidR="0086149C" w:rsidRPr="0086149C">
        <w:rPr>
          <w:rFonts w:ascii="IRANSansWeb(FaNum)" w:hAnsi="IRANSansWeb(FaNum)" w:cs="IRANSansWeb(FaNum)" w:hint="eastAsia"/>
          <w:sz w:val="20"/>
          <w:szCs w:val="20"/>
          <w:rtl/>
        </w:rPr>
        <w:t>ها</w:t>
      </w:r>
      <w:r w:rsidR="0086149C" w:rsidRPr="0086149C">
        <w:rPr>
          <w:rFonts w:ascii="IRANSansWeb(FaNum)" w:hAnsi="IRANSansWeb(FaNum)" w:cs="IRANSansWeb(FaNum)"/>
          <w:sz w:val="20"/>
          <w:szCs w:val="20"/>
          <w:rtl/>
        </w:rPr>
        <w:t xml:space="preserve"> تعر</w:t>
      </w:r>
      <w:r w:rsidR="0086149C" w:rsidRPr="0086149C">
        <w:rPr>
          <w:rFonts w:ascii="IRANSansWeb(FaNum)" w:hAnsi="IRANSansWeb(FaNum)" w:cs="IRANSansWeb(FaNum)" w:hint="cs"/>
          <w:sz w:val="20"/>
          <w:szCs w:val="20"/>
          <w:rtl/>
        </w:rPr>
        <w:t>ی</w:t>
      </w:r>
      <w:r w:rsidR="0086149C" w:rsidRPr="0086149C">
        <w:rPr>
          <w:rFonts w:ascii="IRANSansWeb(FaNum)" w:hAnsi="IRANSansWeb(FaNum)" w:cs="IRANSansWeb(FaNum)" w:hint="eastAsia"/>
          <w:sz w:val="20"/>
          <w:szCs w:val="20"/>
          <w:rtl/>
        </w:rPr>
        <w:t>ف</w:t>
      </w:r>
      <w:r w:rsidR="0086149C" w:rsidRPr="0086149C">
        <w:rPr>
          <w:rFonts w:ascii="IRANSansWeb(FaNum)" w:hAnsi="IRANSansWeb(FaNum)" w:cs="IRANSansWeb(FaNum)"/>
          <w:sz w:val="20"/>
          <w:szCs w:val="20"/>
          <w:rtl/>
        </w:rPr>
        <w:t xml:space="preserve"> کنند. ا</w:t>
      </w:r>
      <w:r w:rsidR="0086149C" w:rsidRPr="0086149C">
        <w:rPr>
          <w:rFonts w:ascii="IRANSansWeb(FaNum)" w:hAnsi="IRANSansWeb(FaNum)" w:cs="IRANSansWeb(FaNum)" w:hint="cs"/>
          <w:sz w:val="20"/>
          <w:szCs w:val="20"/>
          <w:rtl/>
        </w:rPr>
        <w:t>ی</w:t>
      </w:r>
      <w:r w:rsidR="0086149C" w:rsidRPr="0086149C">
        <w:rPr>
          <w:rFonts w:ascii="IRANSansWeb(FaNum)" w:hAnsi="IRANSansWeb(FaNum)" w:cs="IRANSansWeb(FaNum)" w:hint="eastAsia"/>
          <w:sz w:val="20"/>
          <w:szCs w:val="20"/>
          <w:rtl/>
        </w:rPr>
        <w:t>ن</w:t>
      </w:r>
      <w:r w:rsidR="0086149C" w:rsidRPr="0086149C">
        <w:rPr>
          <w:rFonts w:ascii="IRANSansWeb(FaNum)" w:hAnsi="IRANSansWeb(FaNum)" w:cs="IRANSansWeb(FaNum)"/>
          <w:sz w:val="20"/>
          <w:szCs w:val="20"/>
          <w:rtl/>
        </w:rPr>
        <w:t xml:space="preserve"> کار امکان افزودن المان‌ها</w:t>
      </w:r>
      <w:r w:rsidR="0086149C" w:rsidRPr="0086149C">
        <w:rPr>
          <w:rFonts w:ascii="IRANSansWeb(FaNum)" w:hAnsi="IRANSansWeb(FaNum)" w:cs="IRANSansWeb(FaNum)" w:hint="cs"/>
          <w:sz w:val="20"/>
          <w:szCs w:val="20"/>
          <w:rtl/>
        </w:rPr>
        <w:t>ی</w:t>
      </w:r>
      <w:r w:rsidR="0086149C" w:rsidRPr="0086149C">
        <w:rPr>
          <w:rFonts w:ascii="IRANSansWeb(FaNum)" w:hAnsi="IRANSansWeb(FaNum)" w:cs="IRANSansWeb(FaNum)"/>
          <w:sz w:val="20"/>
          <w:szCs w:val="20"/>
          <w:rtl/>
        </w:rPr>
        <w:t xml:space="preserve"> گراف</w:t>
      </w:r>
      <w:r w:rsidR="0086149C" w:rsidRPr="0086149C">
        <w:rPr>
          <w:rFonts w:ascii="IRANSansWeb(FaNum)" w:hAnsi="IRANSansWeb(FaNum)" w:cs="IRANSansWeb(FaNum)" w:hint="cs"/>
          <w:sz w:val="20"/>
          <w:szCs w:val="20"/>
          <w:rtl/>
        </w:rPr>
        <w:t>ی</w:t>
      </w:r>
      <w:r w:rsidR="0086149C" w:rsidRPr="0086149C">
        <w:rPr>
          <w:rFonts w:ascii="IRANSansWeb(FaNum)" w:hAnsi="IRANSansWeb(FaNum)" w:cs="IRANSansWeb(FaNum)" w:hint="eastAsia"/>
          <w:sz w:val="20"/>
          <w:szCs w:val="20"/>
          <w:rtl/>
        </w:rPr>
        <w:t>ک</w:t>
      </w:r>
      <w:r w:rsidR="0086149C" w:rsidRPr="0086149C">
        <w:rPr>
          <w:rFonts w:ascii="IRANSansWeb(FaNum)" w:hAnsi="IRANSansWeb(FaNum)" w:cs="IRANSansWeb(FaNum)" w:hint="cs"/>
          <w:sz w:val="20"/>
          <w:szCs w:val="20"/>
          <w:rtl/>
        </w:rPr>
        <w:t>ی</w:t>
      </w:r>
      <w:r w:rsidR="0086149C" w:rsidRPr="0086149C">
        <w:rPr>
          <w:rFonts w:ascii="IRANSansWeb(FaNum)" w:hAnsi="IRANSansWeb(FaNum)" w:cs="IRANSansWeb(FaNum)" w:hint="eastAsia"/>
          <w:sz w:val="20"/>
          <w:szCs w:val="20"/>
          <w:rtl/>
        </w:rPr>
        <w:t>،</w:t>
      </w:r>
      <w:r w:rsidR="0086149C" w:rsidRPr="0086149C">
        <w:rPr>
          <w:rFonts w:ascii="IRANSansWeb(FaNum)" w:hAnsi="IRANSansWeb(FaNum)" w:cs="IRANSansWeb(FaNum)"/>
          <w:sz w:val="20"/>
          <w:szCs w:val="20"/>
          <w:rtl/>
        </w:rPr>
        <w:t xml:space="preserve"> کنترل‌ها و و</w:t>
      </w:r>
      <w:r w:rsidR="0086149C" w:rsidRPr="0086149C">
        <w:rPr>
          <w:rFonts w:ascii="IRANSansWeb(FaNum)" w:hAnsi="IRANSansWeb(FaNum)" w:cs="IRANSansWeb(FaNum)" w:hint="cs"/>
          <w:sz w:val="20"/>
          <w:szCs w:val="20"/>
          <w:rtl/>
        </w:rPr>
        <w:t>ی</w:t>
      </w:r>
      <w:r w:rsidR="0086149C" w:rsidRPr="0086149C">
        <w:rPr>
          <w:rFonts w:ascii="IRANSansWeb(FaNum)" w:hAnsi="IRANSansWeb(FaNum)" w:cs="IRANSansWeb(FaNum)" w:hint="eastAsia"/>
          <w:sz w:val="20"/>
          <w:szCs w:val="20"/>
          <w:rtl/>
        </w:rPr>
        <w:t>ژگ</w:t>
      </w:r>
      <w:r w:rsidR="0086149C" w:rsidRPr="0086149C">
        <w:rPr>
          <w:rFonts w:ascii="IRANSansWeb(FaNum)" w:hAnsi="IRANSansWeb(FaNum)" w:cs="IRANSansWeb(FaNum)" w:hint="cs"/>
          <w:sz w:val="20"/>
          <w:szCs w:val="20"/>
          <w:rtl/>
        </w:rPr>
        <w:t>ی‌</w:t>
      </w:r>
      <w:r w:rsidR="0086149C" w:rsidRPr="0086149C">
        <w:rPr>
          <w:rFonts w:ascii="IRANSansWeb(FaNum)" w:hAnsi="IRANSansWeb(FaNum)" w:cs="IRANSansWeb(FaNum)" w:hint="eastAsia"/>
          <w:sz w:val="20"/>
          <w:szCs w:val="20"/>
          <w:rtl/>
        </w:rPr>
        <w:t>ها</w:t>
      </w:r>
      <w:r w:rsidR="0086149C" w:rsidRPr="0086149C">
        <w:rPr>
          <w:rFonts w:ascii="IRANSansWeb(FaNum)" w:hAnsi="IRANSansWeb(FaNum)" w:cs="IRANSansWeb(FaNum)" w:hint="cs"/>
          <w:sz w:val="20"/>
          <w:szCs w:val="20"/>
          <w:rtl/>
        </w:rPr>
        <w:t>ی</w:t>
      </w:r>
      <w:r w:rsidR="0086149C" w:rsidRPr="0086149C">
        <w:rPr>
          <w:rFonts w:ascii="IRANSansWeb(FaNum)" w:hAnsi="IRANSansWeb(FaNum)" w:cs="IRANSansWeb(FaNum)"/>
          <w:sz w:val="20"/>
          <w:szCs w:val="20"/>
          <w:rtl/>
        </w:rPr>
        <w:t xml:space="preserve"> د</w:t>
      </w:r>
      <w:r w:rsidR="0086149C" w:rsidRPr="0086149C">
        <w:rPr>
          <w:rFonts w:ascii="IRANSansWeb(FaNum)" w:hAnsi="IRANSansWeb(FaNum)" w:cs="IRANSansWeb(FaNum)" w:hint="cs"/>
          <w:sz w:val="20"/>
          <w:szCs w:val="20"/>
          <w:rtl/>
        </w:rPr>
        <w:t>ی</w:t>
      </w:r>
      <w:r w:rsidR="0086149C" w:rsidRPr="0086149C">
        <w:rPr>
          <w:rFonts w:ascii="IRANSansWeb(FaNum)" w:hAnsi="IRANSansWeb(FaNum)" w:cs="IRANSansWeb(FaNum)" w:hint="eastAsia"/>
          <w:sz w:val="20"/>
          <w:szCs w:val="20"/>
          <w:rtl/>
        </w:rPr>
        <w:t>گر</w:t>
      </w:r>
      <w:r w:rsidR="0086149C" w:rsidRPr="0086149C">
        <w:rPr>
          <w:rFonts w:ascii="IRANSansWeb(FaNum)" w:hAnsi="IRANSansWeb(FaNum)" w:cs="IRANSansWeb(FaNum)"/>
          <w:sz w:val="20"/>
          <w:szCs w:val="20"/>
          <w:rtl/>
        </w:rPr>
        <w:t xml:space="preserve"> را </w:t>
      </w:r>
      <w:r w:rsidR="0086149C" w:rsidRPr="0086149C">
        <w:rPr>
          <w:rFonts w:ascii="IRANSansWeb(FaNum)" w:hAnsi="IRANSansWeb(FaNum)" w:cs="IRANSansWeb(FaNum)" w:hint="eastAsia"/>
          <w:sz w:val="20"/>
          <w:szCs w:val="20"/>
          <w:rtl/>
        </w:rPr>
        <w:t>بس</w:t>
      </w:r>
      <w:r w:rsidR="0086149C" w:rsidRPr="0086149C">
        <w:rPr>
          <w:rFonts w:ascii="IRANSansWeb(FaNum)" w:hAnsi="IRANSansWeb(FaNum)" w:cs="IRANSansWeb(FaNum)" w:hint="cs"/>
          <w:sz w:val="20"/>
          <w:szCs w:val="20"/>
          <w:rtl/>
        </w:rPr>
        <w:t>ی</w:t>
      </w:r>
      <w:r w:rsidR="0086149C" w:rsidRPr="0086149C">
        <w:rPr>
          <w:rFonts w:ascii="IRANSansWeb(FaNum)" w:hAnsi="IRANSansWeb(FaNum)" w:cs="IRANSansWeb(FaNum)" w:hint="eastAsia"/>
          <w:sz w:val="20"/>
          <w:szCs w:val="20"/>
          <w:rtl/>
        </w:rPr>
        <w:t>ار</w:t>
      </w:r>
      <w:r w:rsidR="0086149C" w:rsidRPr="0086149C">
        <w:rPr>
          <w:rFonts w:ascii="IRANSansWeb(FaNum)" w:hAnsi="IRANSansWeb(FaNum)" w:cs="IRANSansWeb(FaNum)"/>
          <w:sz w:val="20"/>
          <w:szCs w:val="20"/>
          <w:rtl/>
        </w:rPr>
        <w:t xml:space="preserve"> ساده م</w:t>
      </w:r>
      <w:r w:rsidR="0086149C" w:rsidRPr="0086149C">
        <w:rPr>
          <w:rFonts w:ascii="IRANSansWeb(FaNum)" w:hAnsi="IRANSansWeb(FaNum)" w:cs="IRANSansWeb(FaNum)" w:hint="cs"/>
          <w:sz w:val="20"/>
          <w:szCs w:val="20"/>
          <w:rtl/>
        </w:rPr>
        <w:t>ی‌</w:t>
      </w:r>
      <w:r w:rsidR="0086149C" w:rsidRPr="0086149C">
        <w:rPr>
          <w:rFonts w:ascii="IRANSansWeb(FaNum)" w:hAnsi="IRANSansWeb(FaNum)" w:cs="IRANSansWeb(FaNum)" w:hint="eastAsia"/>
          <w:sz w:val="20"/>
          <w:szCs w:val="20"/>
          <w:rtl/>
        </w:rPr>
        <w:t>کند</w:t>
      </w:r>
      <w:r w:rsidR="0086149C" w:rsidRPr="0086149C">
        <w:rPr>
          <w:rFonts w:ascii="IRANSansWeb(FaNum)" w:hAnsi="IRANSansWeb(FaNum)" w:cs="IRANSansWeb(FaNum)"/>
          <w:sz w:val="20"/>
          <w:szCs w:val="20"/>
          <w:rtl/>
        </w:rPr>
        <w:t>.</w:t>
      </w:r>
    </w:p>
    <w:p w14:paraId="7CF5C1DD" w14:textId="02D58FDE" w:rsidR="00B675CF" w:rsidDel="00F1475C" w:rsidRDefault="00B675CF" w:rsidP="00A1572D">
      <w:pPr>
        <w:pStyle w:val="Heading1"/>
        <w:jc w:val="center"/>
        <w:rPr>
          <w:del w:id="458" w:author="Saleh Abedinezhad" w:date="2023-12-10T16:24:00Z"/>
          <w:rFonts w:ascii="IRANSansWeb(FaNum)" w:hAnsi="IRANSansWeb(FaNum)" w:cs="IRANSansWeb(FaNum)"/>
          <w:b/>
          <w:bCs/>
          <w:sz w:val="44"/>
          <w:szCs w:val="44"/>
          <w:rtl/>
        </w:rPr>
      </w:pPr>
    </w:p>
    <w:p w14:paraId="585D6DB9" w14:textId="2F148F0A" w:rsidR="00F446D4" w:rsidRDefault="00A1572D" w:rsidP="00A1572D">
      <w:pPr>
        <w:pStyle w:val="Heading1"/>
        <w:jc w:val="center"/>
        <w:rPr>
          <w:rFonts w:ascii="IRANSansWeb(FaNum)" w:hAnsi="IRANSansWeb(FaNum)" w:cs="IRANSansWeb(FaNum)"/>
          <w:b/>
          <w:bCs/>
          <w:sz w:val="44"/>
          <w:szCs w:val="44"/>
          <w:rtl/>
        </w:rPr>
      </w:pPr>
      <w:bookmarkStart w:id="459" w:name="_Toc153222480"/>
      <w:r w:rsidRPr="00A1572D">
        <w:rPr>
          <w:rFonts w:ascii="IRANSansWeb(FaNum)" w:hAnsi="IRANSansWeb(FaNum)" w:cs="IRANSansWeb(FaNum)" w:hint="cs"/>
          <w:b/>
          <w:bCs/>
          <w:sz w:val="44"/>
          <w:szCs w:val="44"/>
          <w:rtl/>
        </w:rPr>
        <w:t>دیاگرام‌های طراحی نرم افزار دوغ آبعلی</w:t>
      </w:r>
      <w:bookmarkEnd w:id="459"/>
    </w:p>
    <w:p w14:paraId="7DFD982A" w14:textId="77777777" w:rsidR="006A2E2C" w:rsidRPr="006A2E2C" w:rsidRDefault="006A2E2C" w:rsidP="006A2E2C">
      <w:pPr>
        <w:rPr>
          <w:rtl/>
        </w:rPr>
      </w:pPr>
    </w:p>
    <w:p w14:paraId="6E9ED3EC" w14:textId="70AF4FD1" w:rsidR="00B675CF" w:rsidRPr="00B675CF" w:rsidRDefault="006A2E2C" w:rsidP="00B675CF">
      <w:pPr>
        <w:jc w:val="center"/>
        <w:rPr>
          <w:rtl/>
        </w:rPr>
      </w:pPr>
      <w:r>
        <w:rPr>
          <w:noProof/>
          <w:rtl/>
          <w:lang w:val="fa-IR"/>
        </w:rPr>
        <w:drawing>
          <wp:inline distT="0" distB="0" distL="0" distR="0" wp14:anchorId="62C7F62F" wp14:editId="70C2330C">
            <wp:extent cx="3187700" cy="3187700"/>
            <wp:effectExtent l="0" t="0" r="0" b="0"/>
            <wp:docPr id="5891398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139812" name="Picture 5891398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87700" cy="3187700"/>
                    </a:xfrm>
                    <a:prstGeom prst="rect">
                      <a:avLst/>
                    </a:prstGeom>
                  </pic:spPr>
                </pic:pic>
              </a:graphicData>
            </a:graphic>
          </wp:inline>
        </w:drawing>
      </w:r>
    </w:p>
    <w:p w14:paraId="038EAC1C" w14:textId="194C60B7" w:rsidR="006A2E2C" w:rsidRPr="006A2E2C" w:rsidRDefault="006A2E2C" w:rsidP="006A2E2C">
      <w:pPr>
        <w:jc w:val="lowKashida"/>
        <w:rPr>
          <w:rFonts w:ascii="IRANSansWeb(FaNum)" w:hAnsi="IRANSansWeb(FaNum)" w:cs="IRANSansWeb(FaNum)"/>
          <w:rtl/>
        </w:rPr>
      </w:pPr>
      <w:r w:rsidRPr="006A2E2C">
        <w:rPr>
          <w:rFonts w:ascii="IRANSansWeb(FaNum)" w:hAnsi="IRANSansWeb(FaNum)" w:cs="IRANSansWeb(FaNum)"/>
          <w:rtl/>
        </w:rPr>
        <w:t xml:space="preserve">دیاگرام‌ها یا نمودارها، ابزارهای تصویری هستند که برای نشان دادن و توضیح دادن مفاهیم، ارتباطات، فرآیندها و ساختارها در زمینه‌های مختلف مورد استفاده قرار می‌گیرند. این ابزارها به توسعه‌دهندگان، طراحان، تحلیلگران، و دیگر افراد در فرآیند توسعه نرم‌افزار و مدیریت پروژه کمک می‌کنند تا اطلاعات را به صورت ساختاری و قابل فهم ترتیب دهند. در زیر، </w:t>
      </w:r>
      <w:r>
        <w:rPr>
          <w:rFonts w:ascii="IRANSansWeb(FaNum)" w:hAnsi="IRANSansWeb(FaNum)" w:cs="IRANSansWeb(FaNum)" w:hint="cs"/>
          <w:rtl/>
        </w:rPr>
        <w:t>نمودارهای مورد استفاده در این پروژه آورده شده است:</w:t>
      </w:r>
    </w:p>
    <w:p w14:paraId="65C3B4EC" w14:textId="4FEDCC61" w:rsidR="006A2E2C" w:rsidRPr="006A2E2C" w:rsidRDefault="006A2E2C" w:rsidP="006A2E2C">
      <w:pPr>
        <w:jc w:val="lowKashida"/>
        <w:rPr>
          <w:rFonts w:ascii="IRANSansWeb(FaNum)" w:hAnsi="IRANSansWeb(FaNum)" w:cs="IRANSansWeb(FaNum)"/>
          <w:rtl/>
        </w:rPr>
      </w:pPr>
      <w:r w:rsidRPr="006A2E2C">
        <w:rPr>
          <w:rFonts w:ascii="IRANSansWeb(FaNum)" w:hAnsi="IRANSansWeb(FaNum)" w:cs="IRANSansWeb(FaNum)"/>
          <w:rtl/>
        </w:rPr>
        <w:t xml:space="preserve">1. </w:t>
      </w:r>
      <w:r w:rsidRPr="006A2E2C">
        <w:rPr>
          <w:rFonts w:ascii="IRANSansWeb(FaNum)" w:hAnsi="IRANSansWeb(FaNum)" w:cs="IRANSansWeb(FaNum)"/>
        </w:rPr>
        <w:t>Use Case (Use Case Diagram)</w:t>
      </w:r>
      <w:r w:rsidRPr="006A2E2C">
        <w:rPr>
          <w:rFonts w:ascii="IRANSansWeb(FaNum)" w:hAnsi="IRANSansWeb(FaNum)" w:cs="IRANSansWeb(FaNum)"/>
          <w:rtl/>
        </w:rPr>
        <w:t xml:space="preserve">: مورد استفاده برای نمایش تعاملات بین نقش‌ها و </w:t>
      </w:r>
      <w:r w:rsidRPr="006A2E2C">
        <w:rPr>
          <w:rFonts w:ascii="IRANSansWeb(FaNum)" w:hAnsi="IRANSansWeb(FaNum)" w:cs="IRANSansWeb(FaNum)"/>
        </w:rPr>
        <w:t>Use Case</w:t>
      </w:r>
      <w:r w:rsidRPr="006A2E2C">
        <w:rPr>
          <w:rFonts w:ascii="IRANSansWeb(FaNum)" w:hAnsi="IRANSansWeb(FaNum)" w:cs="IRANSansWeb(FaNum)"/>
          <w:rtl/>
        </w:rPr>
        <w:t>ها در یک سیستم است.</w:t>
      </w:r>
    </w:p>
    <w:p w14:paraId="57B56A84" w14:textId="09FA7475" w:rsidR="006A2E2C" w:rsidRPr="006A2E2C" w:rsidRDefault="006A2E2C" w:rsidP="006A2E2C">
      <w:pPr>
        <w:jc w:val="lowKashida"/>
        <w:rPr>
          <w:rFonts w:ascii="IRANSansWeb(FaNum)" w:hAnsi="IRANSansWeb(FaNum)" w:cs="IRANSansWeb(FaNum)"/>
          <w:rtl/>
        </w:rPr>
      </w:pPr>
      <w:r w:rsidRPr="006A2E2C">
        <w:rPr>
          <w:rFonts w:ascii="IRANSansWeb(FaNum)" w:hAnsi="IRANSansWeb(FaNum)" w:cs="IRANSansWeb(FaNum)"/>
          <w:rtl/>
        </w:rPr>
        <w:t>2. (</w:t>
      </w:r>
      <w:r w:rsidRPr="006A2E2C">
        <w:rPr>
          <w:rFonts w:ascii="IRANSansWeb(FaNum)" w:hAnsi="IRANSansWeb(FaNum)" w:cs="IRANSansWeb(FaNum)"/>
        </w:rPr>
        <w:t>Class Diagram</w:t>
      </w:r>
      <w:r w:rsidRPr="006A2E2C">
        <w:rPr>
          <w:rFonts w:ascii="IRANSansWeb(FaNum)" w:hAnsi="IRANSansWeb(FaNum)" w:cs="IRANSansWeb(FaNum)"/>
          <w:rtl/>
        </w:rPr>
        <w:t>): از این نمودار برای نمایش کلاس‌ها، ارتباطات بین آنها، و ویژگی‌ها و عملکردهای هر کلاس استفاده می‌شود.</w:t>
      </w:r>
    </w:p>
    <w:p w14:paraId="2FC93DFD" w14:textId="3DA5D5EC" w:rsidR="006A2E2C" w:rsidRPr="006A2E2C" w:rsidRDefault="006A2E2C" w:rsidP="006A2E2C">
      <w:pPr>
        <w:jc w:val="lowKashida"/>
        <w:rPr>
          <w:rFonts w:ascii="IRANSansWeb(FaNum)" w:hAnsi="IRANSansWeb(FaNum)" w:cs="IRANSansWeb(FaNum)"/>
          <w:rtl/>
        </w:rPr>
      </w:pPr>
      <w:r w:rsidRPr="006A2E2C">
        <w:rPr>
          <w:rFonts w:ascii="IRANSansWeb(FaNum)" w:hAnsi="IRANSansWeb(FaNum)" w:cs="IRANSansWeb(FaNum)"/>
          <w:rtl/>
        </w:rPr>
        <w:t>3. (</w:t>
      </w:r>
      <w:r w:rsidRPr="006A2E2C">
        <w:rPr>
          <w:rFonts w:ascii="IRANSansWeb(FaNum)" w:hAnsi="IRANSansWeb(FaNum)" w:cs="IRANSansWeb(FaNum)"/>
        </w:rPr>
        <w:t>Sequence Diagram</w:t>
      </w:r>
      <w:r w:rsidRPr="006A2E2C">
        <w:rPr>
          <w:rFonts w:ascii="IRANSansWeb(FaNum)" w:hAnsi="IRANSansWeb(FaNum)" w:cs="IRANSansWeb(FaNum)"/>
          <w:rtl/>
        </w:rPr>
        <w:t>): این نمودار به ترتیب زمانی نحوه تعامل میان اجزای یک سیستم را نمایش می‌دهد.</w:t>
      </w:r>
    </w:p>
    <w:p w14:paraId="1F3A5790" w14:textId="6309DF4C" w:rsidR="006A2E2C" w:rsidRPr="006A2E2C" w:rsidRDefault="006A2E2C" w:rsidP="006A2E2C">
      <w:pPr>
        <w:jc w:val="lowKashida"/>
        <w:rPr>
          <w:rFonts w:ascii="IRANSansWeb(FaNum)" w:hAnsi="IRANSansWeb(FaNum)" w:cs="IRANSansWeb(FaNum)"/>
          <w:rtl/>
        </w:rPr>
      </w:pPr>
      <w:r w:rsidRPr="006A2E2C">
        <w:rPr>
          <w:rFonts w:ascii="IRANSansWeb(FaNum)" w:hAnsi="IRANSansWeb(FaNum)" w:cs="IRANSansWeb(FaNum)"/>
          <w:rtl/>
        </w:rPr>
        <w:t>4. (</w:t>
      </w:r>
      <w:r w:rsidRPr="006A2E2C">
        <w:rPr>
          <w:rFonts w:ascii="IRANSansWeb(FaNum)" w:hAnsi="IRANSansWeb(FaNum)" w:cs="IRANSansWeb(FaNum)"/>
        </w:rPr>
        <w:t>Activity Diagram</w:t>
      </w:r>
      <w:r w:rsidRPr="006A2E2C">
        <w:rPr>
          <w:rFonts w:ascii="IRANSansWeb(FaNum)" w:hAnsi="IRANSansWeb(FaNum)" w:cs="IRANSansWeb(FaNum)"/>
          <w:rtl/>
        </w:rPr>
        <w:t>): از این نمودار برای نشان دادن جریان کارها و فعالیت‌ها در یک فرآیند یا سیستم استفاده می‌شود.</w:t>
      </w:r>
    </w:p>
    <w:p w14:paraId="6ABEB828" w14:textId="77777777" w:rsidR="00437D08" w:rsidRPr="00D94ED4" w:rsidRDefault="00437D08" w:rsidP="00A1572D">
      <w:pPr>
        <w:pStyle w:val="Heading2"/>
        <w:jc w:val="center"/>
        <w:rPr>
          <w:rFonts w:ascii="IRANSansWeb(FaNum)" w:hAnsi="IRANSansWeb(FaNum)" w:cs="IRANSansWeb(FaNum)"/>
          <w:b/>
          <w:bCs/>
          <w:sz w:val="40"/>
          <w:szCs w:val="40"/>
          <w:rtl/>
        </w:rPr>
      </w:pPr>
      <w:bookmarkStart w:id="460" w:name="_Toc153222481"/>
      <w:r w:rsidRPr="00490463">
        <w:rPr>
          <w:rFonts w:ascii="IRANSansWeb(FaNum)" w:hAnsi="IRANSansWeb(FaNum)" w:cs="IRANSansWeb(FaNum)"/>
          <w:b/>
          <w:bCs/>
          <w:sz w:val="40"/>
          <w:szCs w:val="40"/>
        </w:rPr>
        <w:lastRenderedPageBreak/>
        <w:t>Use Case Diagram</w:t>
      </w:r>
      <w:bookmarkEnd w:id="460"/>
    </w:p>
    <w:p w14:paraId="31ABC4FA" w14:textId="77777777" w:rsidR="00437D08" w:rsidRDefault="00437D08" w:rsidP="00490463">
      <w:pPr>
        <w:jc w:val="center"/>
        <w:rPr>
          <w:rFonts w:ascii="IRANSansWeb(FaNum)" w:hAnsi="IRANSansWeb(FaNum)" w:cs="IRANSansWeb(FaNum)"/>
          <w:sz w:val="18"/>
          <w:szCs w:val="18"/>
          <w:rtl/>
        </w:rPr>
      </w:pPr>
      <w:r>
        <w:rPr>
          <w:rFonts w:ascii="IRANSansWeb(FaNum)" w:hAnsi="IRANSansWeb(FaNum)" w:cs="IRANSansWeb(FaNum)"/>
          <w:noProof/>
          <w:sz w:val="18"/>
          <w:szCs w:val="18"/>
        </w:rPr>
        <w:drawing>
          <wp:inline distT="0" distB="0" distL="0" distR="0" wp14:anchorId="4D990D37" wp14:editId="039CDFCF">
            <wp:extent cx="4851400" cy="2471570"/>
            <wp:effectExtent l="0" t="0" r="6350" b="5080"/>
            <wp:docPr id="528802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75392" cy="2483793"/>
                    </a:xfrm>
                    <a:prstGeom prst="rect">
                      <a:avLst/>
                    </a:prstGeom>
                    <a:noFill/>
                    <a:ln>
                      <a:noFill/>
                    </a:ln>
                  </pic:spPr>
                </pic:pic>
              </a:graphicData>
            </a:graphic>
          </wp:inline>
        </w:drawing>
      </w:r>
    </w:p>
    <w:p w14:paraId="0121F5F2" w14:textId="0B157DCA" w:rsidR="00B675CF" w:rsidRPr="00B675CF" w:rsidRDefault="00B675CF" w:rsidP="00B675CF">
      <w:pPr>
        <w:jc w:val="lowKashida"/>
        <w:rPr>
          <w:rFonts w:ascii="IRANSansWeb(FaNum)" w:hAnsi="IRANSansWeb(FaNum)" w:cs="IRANSansWeb(FaNum)"/>
          <w:sz w:val="18"/>
          <w:szCs w:val="18"/>
          <w:rtl/>
        </w:rPr>
      </w:pPr>
      <w:r w:rsidRPr="00B675CF">
        <w:rPr>
          <w:rFonts w:ascii="IRANSansWeb(FaNum)" w:hAnsi="IRANSansWeb(FaNum)" w:cs="IRANSansWeb(FaNum)"/>
          <w:sz w:val="18"/>
          <w:szCs w:val="18"/>
        </w:rPr>
        <w:t>Use Case Diagram</w:t>
      </w:r>
      <w:r w:rsidRPr="00B675CF">
        <w:rPr>
          <w:rFonts w:ascii="IRANSansWeb(FaNum)" w:hAnsi="IRANSansWeb(FaNum)" w:cs="IRANSansWeb(FaNum)"/>
          <w:sz w:val="18"/>
          <w:szCs w:val="18"/>
          <w:rtl/>
        </w:rPr>
        <w:t xml:space="preserve"> </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ک</w:t>
      </w:r>
      <w:r w:rsidRPr="00B675CF">
        <w:rPr>
          <w:rFonts w:ascii="IRANSansWeb(FaNum)" w:hAnsi="IRANSansWeb(FaNum)" w:cs="IRANSansWeb(FaNum)"/>
          <w:sz w:val="18"/>
          <w:szCs w:val="18"/>
          <w:rtl/>
        </w:rPr>
        <w:t xml:space="preserve"> نمودار در مهندس</w:t>
      </w:r>
      <w:r w:rsidRPr="00B675CF">
        <w:rPr>
          <w:rFonts w:ascii="IRANSansWeb(FaNum)" w:hAnsi="IRANSansWeb(FaNum)" w:cs="IRANSansWeb(FaNum)" w:hint="cs"/>
          <w:sz w:val="18"/>
          <w:szCs w:val="18"/>
          <w:rtl/>
        </w:rPr>
        <w:t>ی</w:t>
      </w:r>
      <w:r w:rsidRPr="00B675CF">
        <w:rPr>
          <w:rFonts w:ascii="IRANSansWeb(FaNum)" w:hAnsi="IRANSansWeb(FaNum)" w:cs="IRANSansWeb(FaNum)"/>
          <w:sz w:val="18"/>
          <w:szCs w:val="18"/>
          <w:rtl/>
        </w:rPr>
        <w:t xml:space="preserve"> نرم‌افزار است که برا</w:t>
      </w:r>
      <w:r w:rsidRPr="00B675CF">
        <w:rPr>
          <w:rFonts w:ascii="IRANSansWeb(FaNum)" w:hAnsi="IRANSansWeb(FaNum)" w:cs="IRANSansWeb(FaNum)" w:hint="cs"/>
          <w:sz w:val="18"/>
          <w:szCs w:val="18"/>
          <w:rtl/>
        </w:rPr>
        <w:t>ی</w:t>
      </w:r>
      <w:r w:rsidRPr="00B675CF">
        <w:rPr>
          <w:rFonts w:ascii="IRANSansWeb(FaNum)" w:hAnsi="IRANSansWeb(FaNum)" w:cs="IRANSansWeb(FaNum)"/>
          <w:sz w:val="18"/>
          <w:szCs w:val="18"/>
          <w:rtl/>
        </w:rPr>
        <w:t xml:space="preserve"> نما</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ش</w:t>
      </w:r>
      <w:r w:rsidRPr="00B675CF">
        <w:rPr>
          <w:rFonts w:ascii="IRANSansWeb(FaNum)" w:hAnsi="IRANSansWeb(FaNum)" w:cs="IRANSansWeb(FaNum)"/>
          <w:sz w:val="18"/>
          <w:szCs w:val="18"/>
          <w:rtl/>
        </w:rPr>
        <w:t xml:space="preserve"> تعامل ب</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ن</w:t>
      </w:r>
      <w:r w:rsidRPr="00B675CF">
        <w:rPr>
          <w:rFonts w:ascii="IRANSansWeb(FaNum)" w:hAnsi="IRANSansWeb(FaNum)" w:cs="IRANSansWeb(FaNum)"/>
          <w:sz w:val="18"/>
          <w:szCs w:val="18"/>
          <w:rtl/>
        </w:rPr>
        <w:t xml:space="preserve"> نقش‌ها</w:t>
      </w:r>
      <w:r w:rsidRPr="00B675CF">
        <w:rPr>
          <w:rFonts w:ascii="IRANSansWeb(FaNum)" w:hAnsi="IRANSansWeb(FaNum)" w:cs="IRANSansWeb(FaNum)" w:hint="cs"/>
          <w:sz w:val="18"/>
          <w:szCs w:val="18"/>
          <w:rtl/>
        </w:rPr>
        <w:t>ی</w:t>
      </w:r>
      <w:r w:rsidRPr="00B675CF">
        <w:rPr>
          <w:rFonts w:ascii="IRANSansWeb(FaNum)" w:hAnsi="IRANSansWeb(FaNum)" w:cs="IRANSansWeb(FaNum)"/>
          <w:sz w:val="18"/>
          <w:szCs w:val="18"/>
          <w:rtl/>
        </w:rPr>
        <w:t xml:space="preserve"> مختلف در </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ک</w:t>
      </w:r>
      <w:r w:rsidRPr="00B675CF">
        <w:rPr>
          <w:rFonts w:ascii="IRANSansWeb(FaNum)" w:hAnsi="IRANSansWeb(FaNum)" w:cs="IRANSansWeb(FaNum)"/>
          <w:sz w:val="18"/>
          <w:szCs w:val="18"/>
          <w:rtl/>
        </w:rPr>
        <w:t xml:space="preserve"> س</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ستم</w:t>
      </w:r>
      <w:r w:rsidRPr="00B675CF">
        <w:rPr>
          <w:rFonts w:ascii="IRANSansWeb(FaNum)" w:hAnsi="IRANSansWeb(FaNum)" w:cs="IRANSansWeb(FaNum)"/>
          <w:sz w:val="18"/>
          <w:szCs w:val="18"/>
          <w:rtl/>
        </w:rPr>
        <w:t xml:space="preserve"> استفاده م</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شود</w:t>
      </w:r>
      <w:r w:rsidRPr="00B675CF">
        <w:rPr>
          <w:rFonts w:ascii="IRANSansWeb(FaNum)" w:hAnsi="IRANSansWeb(FaNum)" w:cs="IRANSansWeb(FaNum)"/>
          <w:sz w:val="18"/>
          <w:szCs w:val="18"/>
          <w:rtl/>
        </w:rPr>
        <w:t>. ا</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ن</w:t>
      </w:r>
      <w:r w:rsidRPr="00B675CF">
        <w:rPr>
          <w:rFonts w:ascii="IRANSansWeb(FaNum)" w:hAnsi="IRANSansWeb(FaNum)" w:cs="IRANSansWeb(FaNum)"/>
          <w:sz w:val="18"/>
          <w:szCs w:val="18"/>
          <w:rtl/>
        </w:rPr>
        <w:t xml:space="preserve"> نمودار به صورت گراف</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ک</w:t>
      </w:r>
      <w:r w:rsidRPr="00B675CF">
        <w:rPr>
          <w:rFonts w:ascii="IRANSansWeb(FaNum)" w:hAnsi="IRANSansWeb(FaNum)" w:cs="IRANSansWeb(FaNum)" w:hint="cs"/>
          <w:sz w:val="18"/>
          <w:szCs w:val="18"/>
          <w:rtl/>
        </w:rPr>
        <w:t>ی</w:t>
      </w:r>
      <w:r>
        <w:rPr>
          <w:rFonts w:ascii="IRANSansWeb(FaNum)" w:hAnsi="IRANSansWeb(FaNum)" w:cs="IRANSansWeb(FaNum)" w:hint="cs"/>
          <w:sz w:val="18"/>
          <w:szCs w:val="18"/>
          <w:rtl/>
        </w:rPr>
        <w:t xml:space="preserve"> مانند شکل بالا</w:t>
      </w:r>
      <w:r w:rsidRPr="00B675CF">
        <w:rPr>
          <w:rFonts w:ascii="IRANSansWeb(FaNum)" w:hAnsi="IRANSansWeb(FaNum)" w:cs="IRANSansWeb(FaNum)"/>
          <w:sz w:val="18"/>
          <w:szCs w:val="18"/>
          <w:rtl/>
        </w:rPr>
        <w:t xml:space="preserve"> نما</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ش</w:t>
      </w:r>
      <w:r w:rsidRPr="00B675CF">
        <w:rPr>
          <w:rFonts w:ascii="IRANSansWeb(FaNum)" w:hAnsi="IRANSansWeb(FaNum)" w:cs="IRANSansWeb(FaNum)"/>
          <w:sz w:val="18"/>
          <w:szCs w:val="18"/>
          <w:rtl/>
        </w:rPr>
        <w:t xml:space="preserve"> م</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دهد</w:t>
      </w:r>
      <w:r w:rsidRPr="00B675CF">
        <w:rPr>
          <w:rFonts w:ascii="IRANSansWeb(FaNum)" w:hAnsi="IRANSansWeb(FaNum)" w:cs="IRANSansWeb(FaNum)"/>
          <w:sz w:val="18"/>
          <w:szCs w:val="18"/>
          <w:rtl/>
        </w:rPr>
        <w:t xml:space="preserve"> که هر نقش چه وظا</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ف</w:t>
      </w:r>
      <w:r w:rsidRPr="00B675CF">
        <w:rPr>
          <w:rFonts w:ascii="IRANSansWeb(FaNum)" w:hAnsi="IRANSansWeb(FaNum)" w:cs="IRANSansWeb(FaNum)"/>
          <w:sz w:val="18"/>
          <w:szCs w:val="18"/>
          <w:rtl/>
        </w:rPr>
        <w:t xml:space="preserve"> و عمل</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ات</w:t>
      </w:r>
      <w:r w:rsidRPr="00B675CF">
        <w:rPr>
          <w:rFonts w:ascii="IRANSansWeb(FaNum)" w:hAnsi="IRANSansWeb(FaNum)" w:cs="IRANSansWeb(FaNum)" w:hint="cs"/>
          <w:sz w:val="18"/>
          <w:szCs w:val="18"/>
          <w:rtl/>
        </w:rPr>
        <w:t>ی</w:t>
      </w:r>
      <w:r w:rsidRPr="00B675CF">
        <w:rPr>
          <w:rFonts w:ascii="IRANSansWeb(FaNum)" w:hAnsi="IRANSansWeb(FaNum)" w:cs="IRANSansWeb(FaNum)"/>
          <w:sz w:val="18"/>
          <w:szCs w:val="18"/>
          <w:rtl/>
        </w:rPr>
        <w:t xml:space="preserve"> در س</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ستم</w:t>
      </w:r>
      <w:r w:rsidRPr="00B675CF">
        <w:rPr>
          <w:rFonts w:ascii="IRANSansWeb(FaNum)" w:hAnsi="IRANSansWeb(FaNum)" w:cs="IRANSansWeb(FaNum)"/>
          <w:sz w:val="18"/>
          <w:szCs w:val="18"/>
          <w:rtl/>
        </w:rPr>
        <w:t xml:space="preserve"> دارد و چگونه با </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کد</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گر</w:t>
      </w:r>
      <w:r w:rsidRPr="00B675CF">
        <w:rPr>
          <w:rFonts w:ascii="IRANSansWeb(FaNum)" w:hAnsi="IRANSansWeb(FaNum)" w:cs="IRANSansWeb(FaNum)"/>
          <w:sz w:val="18"/>
          <w:szCs w:val="18"/>
          <w:rtl/>
        </w:rPr>
        <w:t xml:space="preserve"> ارتباط دارند. در واقع، از </w:t>
      </w:r>
      <w:r w:rsidRPr="00B675CF">
        <w:rPr>
          <w:rFonts w:ascii="IRANSansWeb(FaNum)" w:hAnsi="IRANSansWeb(FaNum)" w:cs="IRANSansWeb(FaNum)"/>
          <w:sz w:val="18"/>
          <w:szCs w:val="18"/>
        </w:rPr>
        <w:t>Use Case Diagram</w:t>
      </w:r>
      <w:r w:rsidRPr="00B675CF">
        <w:rPr>
          <w:rFonts w:ascii="IRANSansWeb(FaNum)" w:hAnsi="IRANSansWeb(FaNum)" w:cs="IRANSansWeb(FaNum)"/>
          <w:sz w:val="18"/>
          <w:szCs w:val="18"/>
          <w:rtl/>
        </w:rPr>
        <w:t xml:space="preserve"> برا</w:t>
      </w:r>
      <w:r w:rsidRPr="00B675CF">
        <w:rPr>
          <w:rFonts w:ascii="IRANSansWeb(FaNum)" w:hAnsi="IRANSansWeb(FaNum)" w:cs="IRANSansWeb(FaNum)" w:hint="cs"/>
          <w:sz w:val="18"/>
          <w:szCs w:val="18"/>
          <w:rtl/>
        </w:rPr>
        <w:t>ی</w:t>
      </w:r>
      <w:r w:rsidRPr="00B675CF">
        <w:rPr>
          <w:rFonts w:ascii="IRANSansWeb(FaNum)" w:hAnsi="IRANSansWeb(FaNum)" w:cs="IRANSansWeb(FaNum)"/>
          <w:sz w:val="18"/>
          <w:szCs w:val="18"/>
          <w:rtl/>
        </w:rPr>
        <w:t xml:space="preserve"> مدل‌ساز</w:t>
      </w:r>
      <w:r w:rsidRPr="00B675CF">
        <w:rPr>
          <w:rFonts w:ascii="IRANSansWeb(FaNum)" w:hAnsi="IRANSansWeb(FaNum)" w:cs="IRANSansWeb(FaNum)" w:hint="cs"/>
          <w:sz w:val="18"/>
          <w:szCs w:val="18"/>
          <w:rtl/>
        </w:rPr>
        <w:t>ی</w:t>
      </w:r>
      <w:r w:rsidRPr="00B675CF">
        <w:rPr>
          <w:rFonts w:ascii="IRANSansWeb(FaNum)" w:hAnsi="IRANSansWeb(FaNum)" w:cs="IRANSansWeb(FaNum)"/>
          <w:sz w:val="18"/>
          <w:szCs w:val="18"/>
          <w:rtl/>
        </w:rPr>
        <w:t xml:space="preserve"> ن</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ازمند</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ها</w:t>
      </w:r>
      <w:r w:rsidRPr="00B675CF">
        <w:rPr>
          <w:rFonts w:ascii="IRANSansWeb(FaNum)" w:hAnsi="IRANSansWeb(FaNum)" w:cs="IRANSansWeb(FaNum)" w:hint="cs"/>
          <w:sz w:val="18"/>
          <w:szCs w:val="18"/>
          <w:rtl/>
        </w:rPr>
        <w:t>ی</w:t>
      </w:r>
      <w:r w:rsidRPr="00B675CF">
        <w:rPr>
          <w:rFonts w:ascii="IRANSansWeb(FaNum)" w:hAnsi="IRANSansWeb(FaNum)" w:cs="IRANSansWeb(FaNum)"/>
          <w:sz w:val="18"/>
          <w:szCs w:val="18"/>
          <w:rtl/>
        </w:rPr>
        <w:t xml:space="preserve"> کلان س</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ستم</w:t>
      </w:r>
      <w:r w:rsidRPr="00B675CF">
        <w:rPr>
          <w:rFonts w:ascii="IRANSansWeb(FaNum)" w:hAnsi="IRANSansWeb(FaNum)" w:cs="IRANSansWeb(FaNum)"/>
          <w:sz w:val="18"/>
          <w:szCs w:val="18"/>
          <w:rtl/>
        </w:rPr>
        <w:t xml:space="preserve"> و نحوه تعامل با کاربران استفاده م</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شود</w:t>
      </w:r>
      <w:r w:rsidRPr="00B675CF">
        <w:rPr>
          <w:rFonts w:ascii="IRANSansWeb(FaNum)" w:hAnsi="IRANSansWeb(FaNum)" w:cs="IRANSansWeb(FaNum)"/>
          <w:sz w:val="18"/>
          <w:szCs w:val="18"/>
          <w:rtl/>
        </w:rPr>
        <w:t>.</w:t>
      </w:r>
    </w:p>
    <w:p w14:paraId="7F1D1CE3" w14:textId="77777777" w:rsidR="00B675CF" w:rsidRPr="00B675CF" w:rsidRDefault="00B675CF" w:rsidP="00B675CF">
      <w:pPr>
        <w:jc w:val="lowKashida"/>
        <w:rPr>
          <w:rFonts w:ascii="IRANSansWeb(FaNum)" w:hAnsi="IRANSansWeb(FaNum)" w:cs="IRANSansWeb(FaNum)"/>
          <w:b/>
          <w:bCs/>
          <w:sz w:val="18"/>
          <w:szCs w:val="18"/>
          <w:rtl/>
        </w:rPr>
      </w:pPr>
      <w:r w:rsidRPr="00B675CF">
        <w:rPr>
          <w:rFonts w:ascii="IRANSansWeb(FaNum)" w:hAnsi="IRANSansWeb(FaNum)" w:cs="IRANSansWeb(FaNum)" w:hint="eastAsia"/>
          <w:b/>
          <w:bCs/>
          <w:sz w:val="18"/>
          <w:szCs w:val="18"/>
          <w:rtl/>
        </w:rPr>
        <w:t>بعض</w:t>
      </w:r>
      <w:r w:rsidRPr="00B675CF">
        <w:rPr>
          <w:rFonts w:ascii="IRANSansWeb(FaNum)" w:hAnsi="IRANSansWeb(FaNum)" w:cs="IRANSansWeb(FaNum)" w:hint="cs"/>
          <w:b/>
          <w:bCs/>
          <w:sz w:val="18"/>
          <w:szCs w:val="18"/>
          <w:rtl/>
        </w:rPr>
        <w:t>ی</w:t>
      </w:r>
      <w:r w:rsidRPr="00B675CF">
        <w:rPr>
          <w:rFonts w:ascii="IRANSansWeb(FaNum)" w:hAnsi="IRANSansWeb(FaNum)" w:cs="IRANSansWeb(FaNum)"/>
          <w:b/>
          <w:bCs/>
          <w:sz w:val="18"/>
          <w:szCs w:val="18"/>
          <w:rtl/>
        </w:rPr>
        <w:t xml:space="preserve"> از عناصر کل</w:t>
      </w:r>
      <w:r w:rsidRPr="00B675CF">
        <w:rPr>
          <w:rFonts w:ascii="IRANSansWeb(FaNum)" w:hAnsi="IRANSansWeb(FaNum)" w:cs="IRANSansWeb(FaNum)" w:hint="cs"/>
          <w:b/>
          <w:bCs/>
          <w:sz w:val="18"/>
          <w:szCs w:val="18"/>
          <w:rtl/>
        </w:rPr>
        <w:t>ی</w:t>
      </w:r>
      <w:r w:rsidRPr="00B675CF">
        <w:rPr>
          <w:rFonts w:ascii="IRANSansWeb(FaNum)" w:hAnsi="IRANSansWeb(FaNum)" w:cs="IRANSansWeb(FaNum)" w:hint="eastAsia"/>
          <w:b/>
          <w:bCs/>
          <w:sz w:val="18"/>
          <w:szCs w:val="18"/>
          <w:rtl/>
        </w:rPr>
        <w:t>د</w:t>
      </w:r>
      <w:r w:rsidRPr="00B675CF">
        <w:rPr>
          <w:rFonts w:ascii="IRANSansWeb(FaNum)" w:hAnsi="IRANSansWeb(FaNum)" w:cs="IRANSansWeb(FaNum)" w:hint="cs"/>
          <w:b/>
          <w:bCs/>
          <w:sz w:val="18"/>
          <w:szCs w:val="18"/>
          <w:rtl/>
        </w:rPr>
        <w:t>ی</w:t>
      </w:r>
      <w:r w:rsidRPr="00B675CF">
        <w:rPr>
          <w:rFonts w:ascii="IRANSansWeb(FaNum)" w:hAnsi="IRANSansWeb(FaNum)" w:cs="IRANSansWeb(FaNum)"/>
          <w:b/>
          <w:bCs/>
          <w:sz w:val="18"/>
          <w:szCs w:val="18"/>
          <w:rtl/>
        </w:rPr>
        <w:t xml:space="preserve"> </w:t>
      </w:r>
      <w:r w:rsidRPr="00B675CF">
        <w:rPr>
          <w:rFonts w:ascii="IRANSansWeb(FaNum)" w:hAnsi="IRANSansWeb(FaNum)" w:cs="IRANSansWeb(FaNum)"/>
          <w:b/>
          <w:bCs/>
          <w:sz w:val="18"/>
          <w:szCs w:val="18"/>
        </w:rPr>
        <w:t>Use Case Diagram</w:t>
      </w:r>
      <w:r w:rsidRPr="00B675CF">
        <w:rPr>
          <w:rFonts w:ascii="IRANSansWeb(FaNum)" w:hAnsi="IRANSansWeb(FaNum)" w:cs="IRANSansWeb(FaNum)"/>
          <w:b/>
          <w:bCs/>
          <w:sz w:val="18"/>
          <w:szCs w:val="18"/>
          <w:rtl/>
        </w:rPr>
        <w:t xml:space="preserve"> عبارتند از:</w:t>
      </w:r>
    </w:p>
    <w:p w14:paraId="2715FDDA" w14:textId="74B5F395" w:rsidR="00B675CF" w:rsidRPr="00B675CF" w:rsidRDefault="00B675CF" w:rsidP="00B675CF">
      <w:pPr>
        <w:jc w:val="lowKashida"/>
        <w:rPr>
          <w:rFonts w:ascii="IRANSansWeb(FaNum)" w:hAnsi="IRANSansWeb(FaNum)" w:cs="IRANSansWeb(FaNum)"/>
          <w:sz w:val="18"/>
          <w:szCs w:val="18"/>
          <w:rtl/>
        </w:rPr>
      </w:pPr>
      <w:r w:rsidRPr="00B675CF">
        <w:rPr>
          <w:rFonts w:ascii="IRANSansWeb(FaNum)" w:hAnsi="IRANSansWeb(FaNum)" w:cs="IRANSansWeb(FaNum)"/>
          <w:sz w:val="18"/>
          <w:szCs w:val="18"/>
          <w:rtl/>
        </w:rPr>
        <w:t xml:space="preserve">1. </w:t>
      </w:r>
      <w:r>
        <w:rPr>
          <w:rFonts w:ascii="IRANSansWeb(FaNum)" w:hAnsi="IRANSansWeb(FaNum)" w:cs="IRANSansWeb(FaNum)" w:hint="cs"/>
          <w:sz w:val="18"/>
          <w:szCs w:val="18"/>
          <w:rtl/>
        </w:rPr>
        <w:t>استفاده‌ها:</w:t>
      </w:r>
      <w:r w:rsidRPr="00B675CF">
        <w:rPr>
          <w:rFonts w:ascii="IRANSansWeb(FaNum)" w:hAnsi="IRANSansWeb(FaNum)" w:cs="IRANSansWeb(FaNum)"/>
          <w:sz w:val="18"/>
          <w:szCs w:val="18"/>
          <w:rtl/>
        </w:rPr>
        <w:t xml:space="preserve"> </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ک</w:t>
      </w:r>
      <w:r w:rsidRPr="00B675CF">
        <w:rPr>
          <w:rFonts w:ascii="IRANSansWeb(FaNum)" w:hAnsi="IRANSansWeb(FaNum)" w:cs="IRANSansWeb(FaNum)"/>
          <w:sz w:val="18"/>
          <w:szCs w:val="18"/>
          <w:rtl/>
        </w:rPr>
        <w:t xml:space="preserve"> </w:t>
      </w:r>
      <w:r w:rsidRPr="00B675CF">
        <w:rPr>
          <w:rFonts w:ascii="IRANSansWeb(FaNum)" w:hAnsi="IRANSansWeb(FaNum)" w:cs="IRANSansWeb(FaNum)"/>
          <w:sz w:val="18"/>
          <w:szCs w:val="18"/>
        </w:rPr>
        <w:t>Use Case</w:t>
      </w:r>
      <w:r w:rsidRPr="00B675CF">
        <w:rPr>
          <w:rFonts w:ascii="IRANSansWeb(FaNum)" w:hAnsi="IRANSansWeb(FaNum)" w:cs="IRANSansWeb(FaNum)"/>
          <w:sz w:val="18"/>
          <w:szCs w:val="18"/>
          <w:rtl/>
        </w:rPr>
        <w:t xml:space="preserve"> نشان‌دهنده </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ک</w:t>
      </w:r>
      <w:r w:rsidRPr="00B675CF">
        <w:rPr>
          <w:rFonts w:ascii="IRANSansWeb(FaNum)" w:hAnsi="IRANSansWeb(FaNum)" w:cs="IRANSansWeb(FaNum)"/>
          <w:sz w:val="18"/>
          <w:szCs w:val="18"/>
          <w:rtl/>
        </w:rPr>
        <w:t xml:space="preserve"> عمل</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ات</w:t>
      </w:r>
      <w:r w:rsidRPr="00B675CF">
        <w:rPr>
          <w:rFonts w:ascii="IRANSansWeb(FaNum)" w:hAnsi="IRANSansWeb(FaNum)" w:cs="IRANSansWeb(FaNum)"/>
          <w:sz w:val="18"/>
          <w:szCs w:val="18"/>
          <w:rtl/>
        </w:rPr>
        <w:t xml:space="preserve"> </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ا</w:t>
      </w:r>
      <w:r w:rsidRPr="00B675CF">
        <w:rPr>
          <w:rFonts w:ascii="IRANSansWeb(FaNum)" w:hAnsi="IRANSansWeb(FaNum)" w:cs="IRANSansWeb(FaNum)"/>
          <w:sz w:val="18"/>
          <w:szCs w:val="18"/>
          <w:rtl/>
        </w:rPr>
        <w:t xml:space="preserve"> وظ</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فه</w:t>
      </w:r>
      <w:r w:rsidRPr="00B675CF">
        <w:rPr>
          <w:rFonts w:ascii="IRANSansWeb(FaNum)" w:hAnsi="IRANSansWeb(FaNum)" w:cs="IRANSansWeb(FaNum)"/>
          <w:sz w:val="18"/>
          <w:szCs w:val="18"/>
          <w:rtl/>
        </w:rPr>
        <w:t xml:space="preserve"> خاص است که توسط س</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ستم</w:t>
      </w:r>
      <w:r w:rsidRPr="00B675CF">
        <w:rPr>
          <w:rFonts w:ascii="IRANSansWeb(FaNum)" w:hAnsi="IRANSansWeb(FaNum)" w:cs="IRANSansWeb(FaNum)"/>
          <w:sz w:val="18"/>
          <w:szCs w:val="18"/>
          <w:rtl/>
        </w:rPr>
        <w:t xml:space="preserve"> انجام م</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شود</w:t>
      </w:r>
      <w:r w:rsidRPr="00B675CF">
        <w:rPr>
          <w:rFonts w:ascii="IRANSansWeb(FaNum)" w:hAnsi="IRANSansWeb(FaNum)" w:cs="IRANSansWeb(FaNum)"/>
          <w:sz w:val="18"/>
          <w:szCs w:val="18"/>
          <w:rtl/>
        </w:rPr>
        <w:t xml:space="preserve">. معمولاً به عنوان </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ک</w:t>
      </w:r>
      <w:r w:rsidRPr="00B675CF">
        <w:rPr>
          <w:rFonts w:ascii="IRANSansWeb(FaNum)" w:hAnsi="IRANSansWeb(FaNum)" w:cs="IRANSansWeb(FaNum)"/>
          <w:sz w:val="18"/>
          <w:szCs w:val="18"/>
          <w:rtl/>
        </w:rPr>
        <w:t xml:space="preserve"> دستورالعمل </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ا</w:t>
      </w:r>
      <w:r w:rsidRPr="00B675CF">
        <w:rPr>
          <w:rFonts w:ascii="IRANSansWeb(FaNum)" w:hAnsi="IRANSansWeb(FaNum)" w:cs="IRANSansWeb(FaNum)"/>
          <w:sz w:val="18"/>
          <w:szCs w:val="18"/>
          <w:rtl/>
        </w:rPr>
        <w:t xml:space="preserve"> </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ک</w:t>
      </w:r>
      <w:r w:rsidRPr="00B675CF">
        <w:rPr>
          <w:rFonts w:ascii="IRANSansWeb(FaNum)" w:hAnsi="IRANSansWeb(FaNum)" w:cs="IRANSansWeb(FaNum)"/>
          <w:sz w:val="18"/>
          <w:szCs w:val="18"/>
          <w:rtl/>
        </w:rPr>
        <w:t xml:space="preserve"> سنار</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و</w:t>
      </w:r>
      <w:r w:rsidRPr="00B675CF">
        <w:rPr>
          <w:rFonts w:ascii="IRANSansWeb(FaNum)" w:hAnsi="IRANSansWeb(FaNum)" w:cs="IRANSansWeb(FaNum)" w:hint="cs"/>
          <w:sz w:val="18"/>
          <w:szCs w:val="18"/>
          <w:rtl/>
        </w:rPr>
        <w:t>ی</w:t>
      </w:r>
      <w:r w:rsidRPr="00B675CF">
        <w:rPr>
          <w:rFonts w:ascii="IRANSansWeb(FaNum)" w:hAnsi="IRANSansWeb(FaNum)" w:cs="IRANSansWeb(FaNum)"/>
          <w:sz w:val="18"/>
          <w:szCs w:val="18"/>
          <w:rtl/>
        </w:rPr>
        <w:t xml:space="preserve"> استفاده از س</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ستم</w:t>
      </w:r>
      <w:r w:rsidRPr="00B675CF">
        <w:rPr>
          <w:rFonts w:ascii="IRANSansWeb(FaNum)" w:hAnsi="IRANSansWeb(FaNum)" w:cs="IRANSansWeb(FaNum)"/>
          <w:sz w:val="18"/>
          <w:szCs w:val="18"/>
          <w:rtl/>
        </w:rPr>
        <w:t xml:space="preserve"> توص</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ف</w:t>
      </w:r>
      <w:r w:rsidRPr="00B675CF">
        <w:rPr>
          <w:rFonts w:ascii="IRANSansWeb(FaNum)" w:hAnsi="IRANSansWeb(FaNum)" w:cs="IRANSansWeb(FaNum)"/>
          <w:sz w:val="18"/>
          <w:szCs w:val="18"/>
          <w:rtl/>
        </w:rPr>
        <w:t xml:space="preserve"> م</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شود</w:t>
      </w:r>
      <w:r w:rsidRPr="00B675CF">
        <w:rPr>
          <w:rFonts w:ascii="IRANSansWeb(FaNum)" w:hAnsi="IRANSansWeb(FaNum)" w:cs="IRANSansWeb(FaNum)"/>
          <w:sz w:val="18"/>
          <w:szCs w:val="18"/>
          <w:rtl/>
        </w:rPr>
        <w:t>.</w:t>
      </w:r>
    </w:p>
    <w:p w14:paraId="68686336" w14:textId="62AC20B7" w:rsidR="00B675CF" w:rsidRPr="00B675CF" w:rsidRDefault="00B675CF" w:rsidP="00B675CF">
      <w:pPr>
        <w:jc w:val="lowKashida"/>
        <w:rPr>
          <w:rFonts w:ascii="IRANSansWeb(FaNum)" w:hAnsi="IRANSansWeb(FaNum)" w:cs="IRANSansWeb(FaNum)"/>
          <w:sz w:val="18"/>
          <w:szCs w:val="18"/>
          <w:rtl/>
        </w:rPr>
      </w:pPr>
      <w:r w:rsidRPr="00B675CF">
        <w:rPr>
          <w:rFonts w:ascii="IRANSansWeb(FaNum)" w:hAnsi="IRANSansWeb(FaNum)" w:cs="IRANSansWeb(FaNum)"/>
          <w:sz w:val="18"/>
          <w:szCs w:val="18"/>
          <w:rtl/>
        </w:rPr>
        <w:t xml:space="preserve">2. </w:t>
      </w:r>
      <w:r>
        <w:rPr>
          <w:rFonts w:ascii="IRANSansWeb(FaNum)" w:hAnsi="IRANSansWeb(FaNum)" w:cs="IRANSansWeb(FaNum)" w:hint="cs"/>
          <w:sz w:val="18"/>
          <w:szCs w:val="18"/>
          <w:rtl/>
        </w:rPr>
        <w:t>بازیگر:</w:t>
      </w:r>
      <w:r w:rsidRPr="00B675CF">
        <w:rPr>
          <w:rFonts w:ascii="IRANSansWeb(FaNum)" w:hAnsi="IRANSansWeb(FaNum)" w:cs="IRANSansWeb(FaNum)"/>
          <w:sz w:val="18"/>
          <w:szCs w:val="18"/>
          <w:rtl/>
        </w:rPr>
        <w:t xml:space="preserve"> </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ک</w:t>
      </w:r>
      <w:r w:rsidRPr="00B675CF">
        <w:rPr>
          <w:rFonts w:ascii="IRANSansWeb(FaNum)" w:hAnsi="IRANSansWeb(FaNum)" w:cs="IRANSansWeb(FaNum)"/>
          <w:sz w:val="18"/>
          <w:szCs w:val="18"/>
          <w:rtl/>
        </w:rPr>
        <w:t xml:space="preserve"> باز</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گر</w:t>
      </w:r>
      <w:r w:rsidRPr="00B675CF">
        <w:rPr>
          <w:rFonts w:ascii="IRANSansWeb(FaNum)" w:hAnsi="IRANSansWeb(FaNum)" w:cs="IRANSansWeb(FaNum)"/>
          <w:sz w:val="18"/>
          <w:szCs w:val="18"/>
          <w:rtl/>
        </w:rPr>
        <w:t xml:space="preserve"> نشان‌دهنده </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ک</w:t>
      </w:r>
      <w:r w:rsidRPr="00B675CF">
        <w:rPr>
          <w:rFonts w:ascii="IRANSansWeb(FaNum)" w:hAnsi="IRANSansWeb(FaNum)" w:cs="IRANSansWeb(FaNum)"/>
          <w:sz w:val="18"/>
          <w:szCs w:val="18"/>
          <w:rtl/>
        </w:rPr>
        <w:t xml:space="preserve"> نقش </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ا</w:t>
      </w:r>
      <w:r w:rsidRPr="00B675CF">
        <w:rPr>
          <w:rFonts w:ascii="IRANSansWeb(FaNum)" w:hAnsi="IRANSansWeb(FaNum)" w:cs="IRANSansWeb(FaNum)"/>
          <w:sz w:val="18"/>
          <w:szCs w:val="18"/>
          <w:rtl/>
        </w:rPr>
        <w:t xml:space="preserve"> </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ک</w:t>
      </w:r>
      <w:r w:rsidRPr="00B675CF">
        <w:rPr>
          <w:rFonts w:ascii="IRANSansWeb(FaNum)" w:hAnsi="IRANSansWeb(FaNum)" w:cs="IRANSansWeb(FaNum)"/>
          <w:sz w:val="18"/>
          <w:szCs w:val="18"/>
          <w:rtl/>
        </w:rPr>
        <w:t xml:space="preserve"> کاربر است که با س</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ستم</w:t>
      </w:r>
      <w:r w:rsidRPr="00B675CF">
        <w:rPr>
          <w:rFonts w:ascii="IRANSansWeb(FaNum)" w:hAnsi="IRANSansWeb(FaNum)" w:cs="IRANSansWeb(FaNum)"/>
          <w:sz w:val="18"/>
          <w:szCs w:val="18"/>
          <w:rtl/>
        </w:rPr>
        <w:t xml:space="preserve"> تعامل دارد. ا</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ن</w:t>
      </w:r>
      <w:r w:rsidRPr="00B675CF">
        <w:rPr>
          <w:rFonts w:ascii="IRANSansWeb(FaNum)" w:hAnsi="IRANSansWeb(FaNum)" w:cs="IRANSansWeb(FaNum)"/>
          <w:sz w:val="18"/>
          <w:szCs w:val="18"/>
          <w:rtl/>
        </w:rPr>
        <w:t xml:space="preserve"> م</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تواند</w:t>
      </w:r>
      <w:r w:rsidRPr="00B675CF">
        <w:rPr>
          <w:rFonts w:ascii="IRANSansWeb(FaNum)" w:hAnsi="IRANSansWeb(FaNum)" w:cs="IRANSansWeb(FaNum)"/>
          <w:sz w:val="18"/>
          <w:szCs w:val="18"/>
          <w:rtl/>
        </w:rPr>
        <w:t xml:space="preserve"> فرد، سازمان </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ا</w:t>
      </w:r>
      <w:r w:rsidRPr="00B675CF">
        <w:rPr>
          <w:rFonts w:ascii="IRANSansWeb(FaNum)" w:hAnsi="IRANSansWeb(FaNum)" w:cs="IRANSansWeb(FaNum)"/>
          <w:sz w:val="18"/>
          <w:szCs w:val="18"/>
          <w:rtl/>
        </w:rPr>
        <w:t xml:space="preserve"> س</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ستم</w:t>
      </w:r>
      <w:r w:rsidRPr="00B675CF">
        <w:rPr>
          <w:rFonts w:ascii="IRANSansWeb(FaNum)" w:hAnsi="IRANSansWeb(FaNum)" w:cs="IRANSansWeb(FaNum)"/>
          <w:sz w:val="18"/>
          <w:szCs w:val="18"/>
          <w:rtl/>
        </w:rPr>
        <w:t xml:space="preserve"> د</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گر</w:t>
      </w:r>
      <w:r w:rsidRPr="00B675CF">
        <w:rPr>
          <w:rFonts w:ascii="IRANSansWeb(FaNum)" w:hAnsi="IRANSansWeb(FaNum)" w:cs="IRANSansWeb(FaNum)"/>
          <w:sz w:val="18"/>
          <w:szCs w:val="18"/>
          <w:rtl/>
        </w:rPr>
        <w:t xml:space="preserve"> باشد.</w:t>
      </w:r>
    </w:p>
    <w:p w14:paraId="782A640A" w14:textId="662324E7" w:rsidR="00B675CF" w:rsidRPr="00B675CF" w:rsidRDefault="00B675CF" w:rsidP="00B675CF">
      <w:pPr>
        <w:jc w:val="lowKashida"/>
        <w:rPr>
          <w:rFonts w:ascii="IRANSansWeb(FaNum)" w:hAnsi="IRANSansWeb(FaNum)" w:cs="IRANSansWeb(FaNum)"/>
          <w:sz w:val="18"/>
          <w:szCs w:val="18"/>
          <w:rtl/>
        </w:rPr>
      </w:pPr>
      <w:r w:rsidRPr="00B675CF">
        <w:rPr>
          <w:rFonts w:ascii="IRANSansWeb(FaNum)" w:hAnsi="IRANSansWeb(FaNum)" w:cs="IRANSansWeb(FaNum)"/>
          <w:sz w:val="18"/>
          <w:szCs w:val="18"/>
          <w:rtl/>
        </w:rPr>
        <w:t xml:space="preserve">3. </w:t>
      </w:r>
      <w:r>
        <w:rPr>
          <w:rFonts w:ascii="IRANSansWeb(FaNum)" w:hAnsi="IRANSansWeb(FaNum)" w:cs="IRANSansWeb(FaNum)" w:hint="cs"/>
          <w:sz w:val="18"/>
          <w:szCs w:val="18"/>
          <w:rtl/>
        </w:rPr>
        <w:t>ارتباطات:</w:t>
      </w:r>
      <w:r w:rsidRPr="00B675CF">
        <w:rPr>
          <w:rFonts w:ascii="IRANSansWeb(FaNum)" w:hAnsi="IRANSansWeb(FaNum)" w:cs="IRANSansWeb(FaNum)"/>
          <w:sz w:val="18"/>
          <w:szCs w:val="18"/>
          <w:rtl/>
        </w:rPr>
        <w:t xml:space="preserve"> خطوط اتصال ب</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ن</w:t>
      </w:r>
      <w:r w:rsidRPr="00B675CF">
        <w:rPr>
          <w:rFonts w:ascii="IRANSansWeb(FaNum)" w:hAnsi="IRANSansWeb(FaNum)" w:cs="IRANSansWeb(FaNum)"/>
          <w:sz w:val="18"/>
          <w:szCs w:val="18"/>
          <w:rtl/>
        </w:rPr>
        <w:t xml:space="preserve"> </w:t>
      </w:r>
      <w:r w:rsidRPr="00B675CF">
        <w:rPr>
          <w:rFonts w:ascii="IRANSansWeb(FaNum)" w:hAnsi="IRANSansWeb(FaNum)" w:cs="IRANSansWeb(FaNum)"/>
          <w:sz w:val="18"/>
          <w:szCs w:val="18"/>
        </w:rPr>
        <w:t>Use Case</w:t>
      </w:r>
      <w:r w:rsidRPr="00B675CF">
        <w:rPr>
          <w:rFonts w:ascii="IRANSansWeb(FaNum)" w:hAnsi="IRANSansWeb(FaNum)" w:cs="IRANSansWeb(FaNum)"/>
          <w:sz w:val="18"/>
          <w:szCs w:val="18"/>
          <w:rtl/>
        </w:rPr>
        <w:t xml:space="preserve">ها و </w:t>
      </w:r>
      <w:r w:rsidRPr="00B675CF">
        <w:rPr>
          <w:rFonts w:ascii="IRANSansWeb(FaNum)" w:hAnsi="IRANSansWeb(FaNum)" w:cs="IRANSansWeb(FaNum)"/>
          <w:sz w:val="18"/>
          <w:szCs w:val="18"/>
        </w:rPr>
        <w:t>Actor</w:t>
      </w:r>
      <w:r w:rsidRPr="00B675CF">
        <w:rPr>
          <w:rFonts w:ascii="IRANSansWeb(FaNum)" w:hAnsi="IRANSansWeb(FaNum)" w:cs="IRANSansWeb(FaNum)"/>
          <w:sz w:val="18"/>
          <w:szCs w:val="18"/>
          <w:rtl/>
        </w:rPr>
        <w:t>ها نشان‌دهنده رابطه و تعامل ب</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ن</w:t>
      </w:r>
      <w:r w:rsidRPr="00B675CF">
        <w:rPr>
          <w:rFonts w:ascii="IRANSansWeb(FaNum)" w:hAnsi="IRANSansWeb(FaNum)" w:cs="IRANSansWeb(FaNum)"/>
          <w:sz w:val="18"/>
          <w:szCs w:val="18"/>
          <w:rtl/>
        </w:rPr>
        <w:t xml:space="preserve"> آنها هستند. ا</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ن</w:t>
      </w:r>
      <w:r w:rsidRPr="00B675CF">
        <w:rPr>
          <w:rFonts w:ascii="IRANSansWeb(FaNum)" w:hAnsi="IRANSansWeb(FaNum)" w:cs="IRANSansWeb(FaNum)"/>
          <w:sz w:val="18"/>
          <w:szCs w:val="18"/>
          <w:rtl/>
        </w:rPr>
        <w:t xml:space="preserve"> خطوط ممکن است با نما</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انگر‌ها</w:t>
      </w:r>
      <w:r w:rsidRPr="00B675CF">
        <w:rPr>
          <w:rFonts w:ascii="IRANSansWeb(FaNum)" w:hAnsi="IRANSansWeb(FaNum)" w:cs="IRANSansWeb(FaNum)" w:hint="cs"/>
          <w:sz w:val="18"/>
          <w:szCs w:val="18"/>
          <w:rtl/>
        </w:rPr>
        <w:t>ی</w:t>
      </w:r>
      <w:r w:rsidRPr="00B675CF">
        <w:rPr>
          <w:rFonts w:ascii="IRANSansWeb(FaNum)" w:hAnsi="IRANSansWeb(FaNum)" w:cs="IRANSansWeb(FaNum)"/>
          <w:sz w:val="18"/>
          <w:szCs w:val="18"/>
          <w:rtl/>
        </w:rPr>
        <w:t xml:space="preserve"> خاص</w:t>
      </w:r>
      <w:r w:rsidRPr="00B675CF">
        <w:rPr>
          <w:rFonts w:ascii="IRANSansWeb(FaNum)" w:hAnsi="IRANSansWeb(FaNum)" w:cs="IRANSansWeb(FaNum)" w:hint="cs"/>
          <w:sz w:val="18"/>
          <w:szCs w:val="18"/>
          <w:rtl/>
        </w:rPr>
        <w:t>ی</w:t>
      </w:r>
      <w:r w:rsidRPr="00B675CF">
        <w:rPr>
          <w:rFonts w:ascii="IRANSansWeb(FaNum)" w:hAnsi="IRANSansWeb(FaNum)" w:cs="IRANSansWeb(FaNum)"/>
          <w:sz w:val="18"/>
          <w:szCs w:val="18"/>
          <w:rtl/>
        </w:rPr>
        <w:t xml:space="preserve"> مانند شکل‌ها</w:t>
      </w:r>
      <w:r w:rsidRPr="00B675CF">
        <w:rPr>
          <w:rFonts w:ascii="IRANSansWeb(FaNum)" w:hAnsi="IRANSansWeb(FaNum)" w:cs="IRANSansWeb(FaNum)" w:hint="cs"/>
          <w:sz w:val="18"/>
          <w:szCs w:val="18"/>
          <w:rtl/>
        </w:rPr>
        <w:t>ی</w:t>
      </w:r>
      <w:r w:rsidRPr="00B675CF">
        <w:rPr>
          <w:rFonts w:ascii="IRANSansWeb(FaNum)" w:hAnsi="IRANSansWeb(FaNum)" w:cs="IRANSansWeb(FaNum)"/>
          <w:sz w:val="18"/>
          <w:szCs w:val="18"/>
          <w:rtl/>
        </w:rPr>
        <w:t xml:space="preserve"> رأس</w:t>
      </w:r>
      <w:r w:rsidRPr="00B675CF">
        <w:rPr>
          <w:rFonts w:ascii="IRANSansWeb(FaNum)" w:hAnsi="IRANSansWeb(FaNum)" w:cs="IRANSansWeb(FaNum)" w:hint="cs"/>
          <w:sz w:val="18"/>
          <w:szCs w:val="18"/>
          <w:rtl/>
        </w:rPr>
        <w:t>ی</w:t>
      </w:r>
      <w:r w:rsidRPr="00B675CF">
        <w:rPr>
          <w:rFonts w:ascii="IRANSansWeb(FaNum)" w:hAnsi="IRANSansWeb(FaNum)" w:cs="IRANSansWeb(FaNum)"/>
          <w:sz w:val="18"/>
          <w:szCs w:val="18"/>
          <w:rtl/>
        </w:rPr>
        <w:t xml:space="preserve"> </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ا</w:t>
      </w:r>
      <w:r w:rsidRPr="00B675CF">
        <w:rPr>
          <w:rFonts w:ascii="IRANSansWeb(FaNum)" w:hAnsi="IRANSansWeb(FaNum)" w:cs="IRANSansWeb(FaNum)"/>
          <w:sz w:val="18"/>
          <w:szCs w:val="18"/>
          <w:rtl/>
        </w:rPr>
        <w:t xml:space="preserve"> مثلث</w:t>
      </w:r>
      <w:r w:rsidRPr="00B675CF">
        <w:rPr>
          <w:rFonts w:ascii="IRANSansWeb(FaNum)" w:hAnsi="IRANSansWeb(FaNum)" w:cs="IRANSansWeb(FaNum)" w:hint="cs"/>
          <w:sz w:val="18"/>
          <w:szCs w:val="18"/>
          <w:rtl/>
        </w:rPr>
        <w:t>ی</w:t>
      </w:r>
      <w:r w:rsidRPr="00B675CF">
        <w:rPr>
          <w:rFonts w:ascii="IRANSansWeb(FaNum)" w:hAnsi="IRANSansWeb(FaNum)" w:cs="IRANSansWeb(FaNum)"/>
          <w:sz w:val="18"/>
          <w:szCs w:val="18"/>
          <w:rtl/>
        </w:rPr>
        <w:t xml:space="preserve"> برچسب‌گذار</w:t>
      </w:r>
      <w:r w:rsidRPr="00B675CF">
        <w:rPr>
          <w:rFonts w:ascii="IRANSansWeb(FaNum)" w:hAnsi="IRANSansWeb(FaNum)" w:cs="IRANSansWeb(FaNum)" w:hint="cs"/>
          <w:sz w:val="18"/>
          <w:szCs w:val="18"/>
          <w:rtl/>
        </w:rPr>
        <w:t>ی</w:t>
      </w:r>
      <w:r w:rsidRPr="00B675CF">
        <w:rPr>
          <w:rFonts w:ascii="IRANSansWeb(FaNum)" w:hAnsi="IRANSansWeb(FaNum)" w:cs="IRANSansWeb(FaNum)"/>
          <w:sz w:val="18"/>
          <w:szCs w:val="18"/>
          <w:rtl/>
        </w:rPr>
        <w:t xml:space="preserve"> شوند.</w:t>
      </w:r>
    </w:p>
    <w:p w14:paraId="572B2D47" w14:textId="2FD07A5E" w:rsidR="00B675CF" w:rsidRPr="00B675CF" w:rsidRDefault="00B675CF" w:rsidP="00B675CF">
      <w:pPr>
        <w:jc w:val="lowKashida"/>
        <w:rPr>
          <w:rFonts w:ascii="IRANSansWeb(FaNum)" w:hAnsi="IRANSansWeb(FaNum)" w:cs="IRANSansWeb(FaNum)"/>
          <w:sz w:val="18"/>
          <w:szCs w:val="18"/>
          <w:rtl/>
        </w:rPr>
      </w:pPr>
      <w:r w:rsidRPr="00B675CF">
        <w:rPr>
          <w:rFonts w:ascii="IRANSansWeb(FaNum)" w:hAnsi="IRANSansWeb(FaNum)" w:cs="IRANSansWeb(FaNum)"/>
          <w:sz w:val="18"/>
          <w:szCs w:val="18"/>
          <w:rtl/>
        </w:rPr>
        <w:t xml:space="preserve">4. </w:t>
      </w:r>
      <w:r>
        <w:rPr>
          <w:rFonts w:ascii="IRANSansWeb(FaNum)" w:hAnsi="IRANSansWeb(FaNum)" w:cs="IRANSansWeb(FaNum)" w:hint="cs"/>
          <w:sz w:val="18"/>
          <w:szCs w:val="18"/>
          <w:rtl/>
        </w:rPr>
        <w:t>مرز سیستم:</w:t>
      </w:r>
      <w:r w:rsidRPr="00B675CF">
        <w:rPr>
          <w:rFonts w:ascii="IRANSansWeb(FaNum)" w:hAnsi="IRANSansWeb(FaNum)" w:cs="IRANSansWeb(FaNum)"/>
          <w:sz w:val="18"/>
          <w:szCs w:val="18"/>
          <w:rtl/>
        </w:rPr>
        <w:t xml:space="preserve"> </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ک</w:t>
      </w:r>
      <w:r w:rsidRPr="00B675CF">
        <w:rPr>
          <w:rFonts w:ascii="IRANSansWeb(FaNum)" w:hAnsi="IRANSansWeb(FaNum)" w:cs="IRANSansWeb(FaNum)"/>
          <w:sz w:val="18"/>
          <w:szCs w:val="18"/>
          <w:rtl/>
        </w:rPr>
        <w:t xml:space="preserve"> مرز </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ا</w:t>
      </w:r>
      <w:r w:rsidRPr="00B675CF">
        <w:rPr>
          <w:rFonts w:ascii="IRANSansWeb(FaNum)" w:hAnsi="IRANSansWeb(FaNum)" w:cs="IRANSansWeb(FaNum)"/>
          <w:sz w:val="18"/>
          <w:szCs w:val="18"/>
          <w:rtl/>
        </w:rPr>
        <w:t xml:space="preserve"> مرز س</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ستم،</w:t>
      </w:r>
      <w:r w:rsidRPr="00B675CF">
        <w:rPr>
          <w:rFonts w:ascii="IRANSansWeb(FaNum)" w:hAnsi="IRANSansWeb(FaNum)" w:cs="IRANSansWeb(FaNum)"/>
          <w:sz w:val="18"/>
          <w:szCs w:val="18"/>
          <w:rtl/>
        </w:rPr>
        <w:t xml:space="preserve"> محدوده فعال</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تها</w:t>
      </w:r>
      <w:r w:rsidRPr="00B675CF">
        <w:rPr>
          <w:rFonts w:ascii="IRANSansWeb(FaNum)" w:hAnsi="IRANSansWeb(FaNum)" w:cs="IRANSansWeb(FaNum)" w:hint="cs"/>
          <w:sz w:val="18"/>
          <w:szCs w:val="18"/>
          <w:rtl/>
        </w:rPr>
        <w:t>ی</w:t>
      </w:r>
      <w:r w:rsidRPr="00B675CF">
        <w:rPr>
          <w:rFonts w:ascii="IRANSansWeb(FaNum)" w:hAnsi="IRANSansWeb(FaNum)" w:cs="IRANSansWeb(FaNum)"/>
          <w:sz w:val="18"/>
          <w:szCs w:val="18"/>
          <w:rtl/>
        </w:rPr>
        <w:t xml:space="preserve"> مورد بررس</w:t>
      </w:r>
      <w:r w:rsidRPr="00B675CF">
        <w:rPr>
          <w:rFonts w:ascii="IRANSansWeb(FaNum)" w:hAnsi="IRANSansWeb(FaNum)" w:cs="IRANSansWeb(FaNum)" w:hint="cs"/>
          <w:sz w:val="18"/>
          <w:szCs w:val="18"/>
          <w:rtl/>
        </w:rPr>
        <w:t>ی</w:t>
      </w:r>
      <w:r w:rsidRPr="00B675CF">
        <w:rPr>
          <w:rFonts w:ascii="IRANSansWeb(FaNum)" w:hAnsi="IRANSansWeb(FaNum)" w:cs="IRANSansWeb(FaNum)"/>
          <w:sz w:val="18"/>
          <w:szCs w:val="18"/>
          <w:rtl/>
        </w:rPr>
        <w:t xml:space="preserve"> را نشان م</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دهد</w:t>
      </w:r>
      <w:r w:rsidRPr="00B675CF">
        <w:rPr>
          <w:rFonts w:ascii="IRANSansWeb(FaNum)" w:hAnsi="IRANSansWeb(FaNum)" w:cs="IRANSansWeb(FaNum)"/>
          <w:sz w:val="18"/>
          <w:szCs w:val="18"/>
          <w:rtl/>
        </w:rPr>
        <w:t xml:space="preserve"> و س</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ستم</w:t>
      </w:r>
      <w:r w:rsidRPr="00B675CF">
        <w:rPr>
          <w:rFonts w:ascii="IRANSansWeb(FaNum)" w:hAnsi="IRANSansWeb(FaNum)" w:cs="IRANSansWeb(FaNum)"/>
          <w:sz w:val="18"/>
          <w:szCs w:val="18"/>
          <w:rtl/>
        </w:rPr>
        <w:t xml:space="preserve"> را از مح</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ط</w:t>
      </w:r>
      <w:r w:rsidRPr="00B675CF">
        <w:rPr>
          <w:rFonts w:ascii="IRANSansWeb(FaNum)" w:hAnsi="IRANSansWeb(FaNum)" w:cs="IRANSansWeb(FaNum)"/>
          <w:sz w:val="18"/>
          <w:szCs w:val="18"/>
          <w:rtl/>
        </w:rPr>
        <w:t xml:space="preserve"> خارج</w:t>
      </w:r>
      <w:r w:rsidRPr="00B675CF">
        <w:rPr>
          <w:rFonts w:ascii="IRANSansWeb(FaNum)" w:hAnsi="IRANSansWeb(FaNum)" w:cs="IRANSansWeb(FaNum)" w:hint="cs"/>
          <w:sz w:val="18"/>
          <w:szCs w:val="18"/>
          <w:rtl/>
        </w:rPr>
        <w:t>ی</w:t>
      </w:r>
      <w:r w:rsidRPr="00B675CF">
        <w:rPr>
          <w:rFonts w:ascii="IRANSansWeb(FaNum)" w:hAnsi="IRANSansWeb(FaNum)" w:cs="IRANSansWeb(FaNum)"/>
          <w:sz w:val="18"/>
          <w:szCs w:val="18"/>
          <w:rtl/>
        </w:rPr>
        <w:t xml:space="preserve"> جدا م</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کند</w:t>
      </w:r>
      <w:r w:rsidRPr="00B675CF">
        <w:rPr>
          <w:rFonts w:ascii="IRANSansWeb(FaNum)" w:hAnsi="IRANSansWeb(FaNum)" w:cs="IRANSansWeb(FaNum)"/>
          <w:sz w:val="18"/>
          <w:szCs w:val="18"/>
          <w:rtl/>
        </w:rPr>
        <w:t>.</w:t>
      </w:r>
    </w:p>
    <w:p w14:paraId="494B2FBB" w14:textId="56D8CE4D" w:rsidR="00B675CF" w:rsidRDefault="00B675CF" w:rsidP="00B675CF">
      <w:pPr>
        <w:jc w:val="lowKashida"/>
        <w:rPr>
          <w:rFonts w:ascii="IRANSansWeb(FaNum)" w:hAnsi="IRANSansWeb(FaNum)" w:cs="IRANSansWeb(FaNum)"/>
          <w:sz w:val="18"/>
          <w:szCs w:val="18"/>
          <w:rtl/>
        </w:rPr>
      </w:pPr>
      <w:r w:rsidRPr="00B675CF">
        <w:rPr>
          <w:rFonts w:ascii="IRANSansWeb(FaNum)" w:hAnsi="IRANSansWeb(FaNum)" w:cs="IRANSansWeb(FaNum)"/>
          <w:sz w:val="18"/>
          <w:szCs w:val="18"/>
        </w:rPr>
        <w:t>Use Case Diagram</w:t>
      </w:r>
      <w:r w:rsidRPr="00B675CF">
        <w:rPr>
          <w:rFonts w:ascii="IRANSansWeb(FaNum)" w:hAnsi="IRANSansWeb(FaNum)" w:cs="IRANSansWeb(FaNum)"/>
          <w:sz w:val="18"/>
          <w:szCs w:val="18"/>
          <w:rtl/>
        </w:rPr>
        <w:t xml:space="preserve"> به ما کمک م</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کند</w:t>
      </w:r>
      <w:r w:rsidRPr="00B675CF">
        <w:rPr>
          <w:rFonts w:ascii="IRANSansWeb(FaNum)" w:hAnsi="IRANSansWeb(FaNum)" w:cs="IRANSansWeb(FaNum)"/>
          <w:sz w:val="18"/>
          <w:szCs w:val="18"/>
          <w:rtl/>
        </w:rPr>
        <w:t xml:space="preserve"> تا به طور سر</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ع</w:t>
      </w:r>
      <w:r w:rsidRPr="00B675CF">
        <w:rPr>
          <w:rFonts w:ascii="IRANSansWeb(FaNum)" w:hAnsi="IRANSansWeb(FaNum)" w:cs="IRANSansWeb(FaNum)"/>
          <w:sz w:val="18"/>
          <w:szCs w:val="18"/>
          <w:rtl/>
        </w:rPr>
        <w:t xml:space="preserve"> و ساده ن</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ازمند</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ها</w:t>
      </w:r>
      <w:r w:rsidRPr="00B675CF">
        <w:rPr>
          <w:rFonts w:ascii="IRANSansWeb(FaNum)" w:hAnsi="IRANSansWeb(FaNum)" w:cs="IRANSansWeb(FaNum)" w:hint="cs"/>
          <w:sz w:val="18"/>
          <w:szCs w:val="18"/>
          <w:rtl/>
        </w:rPr>
        <w:t>ی</w:t>
      </w:r>
      <w:r w:rsidRPr="00B675CF">
        <w:rPr>
          <w:rFonts w:ascii="IRANSansWeb(FaNum)" w:hAnsi="IRANSansWeb(FaNum)" w:cs="IRANSansWeb(FaNum)"/>
          <w:sz w:val="18"/>
          <w:szCs w:val="18"/>
          <w:rtl/>
        </w:rPr>
        <w:t xml:space="preserve"> س</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ستم</w:t>
      </w:r>
      <w:r w:rsidRPr="00B675CF">
        <w:rPr>
          <w:rFonts w:ascii="IRANSansWeb(FaNum)" w:hAnsi="IRANSansWeb(FaNum)" w:cs="IRANSansWeb(FaNum)"/>
          <w:sz w:val="18"/>
          <w:szCs w:val="18"/>
          <w:rtl/>
        </w:rPr>
        <w:t xml:space="preserve"> و تعاملات مهم با کاربران را درک کن</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م</w:t>
      </w:r>
      <w:r w:rsidRPr="00B675CF">
        <w:rPr>
          <w:rFonts w:ascii="IRANSansWeb(FaNum)" w:hAnsi="IRANSansWeb(FaNum)" w:cs="IRANSansWeb(FaNum)"/>
          <w:sz w:val="18"/>
          <w:szCs w:val="18"/>
          <w:rtl/>
        </w:rPr>
        <w:t>. ا</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ن</w:t>
      </w:r>
      <w:r w:rsidRPr="00B675CF">
        <w:rPr>
          <w:rFonts w:ascii="IRANSansWeb(FaNum)" w:hAnsi="IRANSansWeb(FaNum)" w:cs="IRANSansWeb(FaNum)"/>
          <w:sz w:val="18"/>
          <w:szCs w:val="18"/>
          <w:rtl/>
        </w:rPr>
        <w:t xml:space="preserve"> نمودار به توسعه‌دهندگان، تحل</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لگران،</w:t>
      </w:r>
      <w:r w:rsidRPr="00B675CF">
        <w:rPr>
          <w:rFonts w:ascii="IRANSansWeb(FaNum)" w:hAnsi="IRANSansWeb(FaNum)" w:cs="IRANSansWeb(FaNum)"/>
          <w:sz w:val="18"/>
          <w:szCs w:val="18"/>
          <w:rtl/>
        </w:rPr>
        <w:t xml:space="preserve"> و سا</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ر</w:t>
      </w:r>
      <w:r w:rsidRPr="00B675CF">
        <w:rPr>
          <w:rFonts w:ascii="IRANSansWeb(FaNum)" w:hAnsi="IRANSansWeb(FaNum)" w:cs="IRANSansWeb(FaNum)"/>
          <w:sz w:val="18"/>
          <w:szCs w:val="18"/>
          <w:rtl/>
        </w:rPr>
        <w:t xml:space="preserve"> افراد در فرآ</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ند</w:t>
      </w:r>
      <w:r w:rsidRPr="00B675CF">
        <w:rPr>
          <w:rFonts w:ascii="IRANSansWeb(FaNum)" w:hAnsi="IRANSansWeb(FaNum)" w:cs="IRANSansWeb(FaNum)"/>
          <w:sz w:val="18"/>
          <w:szCs w:val="18"/>
          <w:rtl/>
        </w:rPr>
        <w:t xml:space="preserve"> توسعه نرم‌افزار کمک م</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کند</w:t>
      </w:r>
      <w:r w:rsidRPr="00B675CF">
        <w:rPr>
          <w:rFonts w:ascii="IRANSansWeb(FaNum)" w:hAnsi="IRANSansWeb(FaNum)" w:cs="IRANSansWeb(FaNum)"/>
          <w:sz w:val="18"/>
          <w:szCs w:val="18"/>
          <w:rtl/>
        </w:rPr>
        <w:t xml:space="preserve"> تا به درست</w:t>
      </w:r>
      <w:r w:rsidRPr="00B675CF">
        <w:rPr>
          <w:rFonts w:ascii="IRANSansWeb(FaNum)" w:hAnsi="IRANSansWeb(FaNum)" w:cs="IRANSansWeb(FaNum)" w:hint="cs"/>
          <w:sz w:val="18"/>
          <w:szCs w:val="18"/>
          <w:rtl/>
        </w:rPr>
        <w:t>ی</w:t>
      </w:r>
      <w:r w:rsidRPr="00B675CF">
        <w:rPr>
          <w:rFonts w:ascii="IRANSansWeb(FaNum)" w:hAnsi="IRANSansWeb(FaNum)" w:cs="IRANSansWeb(FaNum)"/>
          <w:sz w:val="18"/>
          <w:szCs w:val="18"/>
          <w:rtl/>
        </w:rPr>
        <w:t xml:space="preserve"> ن</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ازمند</w:t>
      </w:r>
      <w:r w:rsidRPr="00B675CF">
        <w:rPr>
          <w:rFonts w:ascii="IRANSansWeb(FaNum)" w:hAnsi="IRANSansWeb(FaNum)" w:cs="IRANSansWeb(FaNum)" w:hint="cs"/>
          <w:sz w:val="18"/>
          <w:szCs w:val="18"/>
          <w:rtl/>
        </w:rPr>
        <w:t>ی‌</w:t>
      </w:r>
      <w:r w:rsidRPr="00B675CF">
        <w:rPr>
          <w:rFonts w:ascii="IRANSansWeb(FaNum)" w:hAnsi="IRANSansWeb(FaNum)" w:cs="IRANSansWeb(FaNum)" w:hint="eastAsia"/>
          <w:sz w:val="18"/>
          <w:szCs w:val="18"/>
          <w:rtl/>
        </w:rPr>
        <w:t>ها</w:t>
      </w:r>
      <w:r w:rsidRPr="00B675CF">
        <w:rPr>
          <w:rFonts w:ascii="IRANSansWeb(FaNum)" w:hAnsi="IRANSansWeb(FaNum)" w:cs="IRANSansWeb(FaNum)"/>
          <w:sz w:val="18"/>
          <w:szCs w:val="18"/>
          <w:rtl/>
        </w:rPr>
        <w:t xml:space="preserve"> را درک کرده و به اشتراک بگذار</w:t>
      </w:r>
      <w:r w:rsidRPr="00B675CF">
        <w:rPr>
          <w:rFonts w:ascii="IRANSansWeb(FaNum)" w:hAnsi="IRANSansWeb(FaNum)" w:cs="IRANSansWeb(FaNum)" w:hint="eastAsia"/>
          <w:sz w:val="18"/>
          <w:szCs w:val="18"/>
          <w:rtl/>
        </w:rPr>
        <w:t>ند</w:t>
      </w:r>
      <w:r w:rsidRPr="00B675CF">
        <w:rPr>
          <w:rFonts w:ascii="IRANSansWeb(FaNum)" w:hAnsi="IRANSansWeb(FaNum)" w:cs="IRANSansWeb(FaNum)"/>
          <w:sz w:val="18"/>
          <w:szCs w:val="18"/>
          <w:rtl/>
        </w:rPr>
        <w:t>.</w:t>
      </w:r>
    </w:p>
    <w:p w14:paraId="45160F97" w14:textId="11857E4E" w:rsidR="00437D08" w:rsidRDefault="00B675CF" w:rsidP="00B675CF">
      <w:pPr>
        <w:jc w:val="lowKashida"/>
        <w:rPr>
          <w:rFonts w:ascii="IRANSansWeb(FaNum)" w:hAnsi="IRANSansWeb(FaNum)" w:cs="IRANSansWeb(FaNum)"/>
          <w:sz w:val="18"/>
          <w:szCs w:val="18"/>
          <w:rtl/>
        </w:rPr>
      </w:pPr>
      <w:r>
        <w:rPr>
          <w:rFonts w:ascii="IRANSansWeb(FaNum)" w:hAnsi="IRANSansWeb(FaNum)" w:cs="IRANSansWeb(FaNum)" w:hint="cs"/>
          <w:sz w:val="18"/>
          <w:szCs w:val="18"/>
          <w:rtl/>
        </w:rPr>
        <w:t>نوع فروش محصول به صورت کلی در دوغ آبعلی به این صورت می‌باشد که ابتدا محصول توسط عمده فروش در استان سفارش داده می‌شود سپس خورده فروش‌ها در استان محصول را دریافت می‌کنند و در نهایت محصول به دست مشتری یا مصرف کننده می‌رسد.</w:t>
      </w:r>
      <w:r w:rsidR="00437D08">
        <w:rPr>
          <w:rFonts w:ascii="IRANSansWeb(FaNum)" w:hAnsi="IRANSansWeb(FaNum)" w:cs="IRANSansWeb(FaNum)"/>
          <w:sz w:val="18"/>
          <w:szCs w:val="18"/>
          <w:rtl/>
        </w:rPr>
        <w:br w:type="page"/>
      </w:r>
    </w:p>
    <w:p w14:paraId="25B07A9F" w14:textId="77777777" w:rsidR="00437D08" w:rsidRPr="00D94ED4" w:rsidRDefault="00437D08" w:rsidP="00A1572D">
      <w:pPr>
        <w:pStyle w:val="Heading2"/>
        <w:jc w:val="center"/>
        <w:rPr>
          <w:rFonts w:ascii="IRANSansWeb(FaNum)" w:hAnsi="IRANSansWeb(FaNum)" w:cs="IRANSansWeb(FaNum)"/>
          <w:b/>
          <w:bCs/>
          <w:sz w:val="40"/>
          <w:szCs w:val="40"/>
          <w:rtl/>
        </w:rPr>
      </w:pPr>
      <w:bookmarkStart w:id="461" w:name="_Toc153222482"/>
      <w:r>
        <w:rPr>
          <w:rFonts w:ascii="IRANSansWeb(FaNum)" w:hAnsi="IRANSansWeb(FaNum)" w:cs="IRANSansWeb(FaNum)"/>
          <w:b/>
          <w:bCs/>
          <w:sz w:val="40"/>
          <w:szCs w:val="40"/>
        </w:rPr>
        <w:lastRenderedPageBreak/>
        <w:t>Activity Diagram</w:t>
      </w:r>
      <w:bookmarkEnd w:id="461"/>
    </w:p>
    <w:p w14:paraId="7E5CEA64" w14:textId="77777777" w:rsidR="00437D08" w:rsidRDefault="00437D08" w:rsidP="00472C8A">
      <w:pPr>
        <w:jc w:val="center"/>
        <w:rPr>
          <w:rFonts w:ascii="IRANSansWeb(FaNum)" w:hAnsi="IRANSansWeb(FaNum)" w:cs="IRANSansWeb(FaNum)"/>
          <w:sz w:val="18"/>
          <w:szCs w:val="18"/>
        </w:rPr>
      </w:pPr>
      <w:r>
        <w:rPr>
          <w:rFonts w:ascii="IRANSansWeb(FaNum)" w:hAnsi="IRANSansWeb(FaNum)" w:cs="IRANSansWeb(FaNum)"/>
          <w:noProof/>
          <w:sz w:val="18"/>
          <w:szCs w:val="18"/>
        </w:rPr>
        <w:drawing>
          <wp:inline distT="0" distB="0" distL="0" distR="0" wp14:anchorId="3442C019" wp14:editId="57B3C428">
            <wp:extent cx="5054600" cy="6415860"/>
            <wp:effectExtent l="0" t="0" r="0" b="4445"/>
            <wp:docPr id="6091085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108596" name="Picture 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063885" cy="6427646"/>
                    </a:xfrm>
                    <a:prstGeom prst="rect">
                      <a:avLst/>
                    </a:prstGeom>
                    <a:noFill/>
                    <a:ln>
                      <a:noFill/>
                    </a:ln>
                  </pic:spPr>
                </pic:pic>
              </a:graphicData>
            </a:graphic>
          </wp:inline>
        </w:drawing>
      </w:r>
    </w:p>
    <w:p w14:paraId="04AFD9CF" w14:textId="1F4DE991" w:rsidR="00034B8F" w:rsidRPr="00034B8F" w:rsidRDefault="00034B8F">
      <w:pPr>
        <w:jc w:val="both"/>
        <w:rPr>
          <w:ins w:id="462" w:author="Saleh Abedinezhad" w:date="2023-11-19T13:34:00Z"/>
          <w:rFonts w:ascii="IRANSansWeb(FaNum)" w:hAnsi="IRANSansWeb(FaNum)" w:cs="IRANSansWeb(FaNum)"/>
          <w:sz w:val="18"/>
          <w:szCs w:val="18"/>
          <w:rtl/>
        </w:rPr>
        <w:pPrChange w:id="463" w:author="Saleh Abedinezhad" w:date="2023-11-19T13:35:00Z">
          <w:pPr/>
        </w:pPrChange>
      </w:pPr>
      <w:ins w:id="464" w:author="Saleh Abedinezhad" w:date="2023-11-19T13:34:00Z">
        <w:r w:rsidRPr="00034B8F">
          <w:rPr>
            <w:rFonts w:ascii="IRANSansWeb(FaNum)" w:hAnsi="IRANSansWeb(FaNum)" w:cs="IRANSansWeb(FaNum)"/>
            <w:sz w:val="18"/>
            <w:szCs w:val="18"/>
            <w:rtl/>
          </w:rPr>
          <w:t>نمودار فعال</w:t>
        </w:r>
        <w:r w:rsidRPr="00034B8F">
          <w:rPr>
            <w:rFonts w:ascii="IRANSansWeb(FaNum)" w:hAnsi="IRANSansWeb(FaNum)" w:cs="IRANSansWeb(FaNum)" w:hint="cs"/>
            <w:sz w:val="18"/>
            <w:szCs w:val="18"/>
            <w:rtl/>
          </w:rPr>
          <w:t>ی</w:t>
        </w:r>
        <w:r w:rsidRPr="00034B8F">
          <w:rPr>
            <w:rFonts w:ascii="IRANSansWeb(FaNum)" w:hAnsi="IRANSansWeb(FaNum)" w:cs="IRANSansWeb(FaNum)" w:hint="eastAsia"/>
            <w:sz w:val="18"/>
            <w:szCs w:val="18"/>
            <w:rtl/>
          </w:rPr>
          <w:t>ت</w:t>
        </w:r>
        <w:r w:rsidRPr="00034B8F">
          <w:rPr>
            <w:rFonts w:ascii="IRANSansWeb(FaNum)" w:hAnsi="IRANSansWeb(FaNum)" w:cs="IRANSansWeb(FaNum)"/>
            <w:sz w:val="18"/>
            <w:szCs w:val="18"/>
            <w:rtl/>
          </w:rPr>
          <w:t xml:space="preserve"> </w:t>
        </w:r>
        <w:r w:rsidRPr="00034B8F">
          <w:rPr>
            <w:rFonts w:ascii="IRANSansWeb(FaNum)" w:hAnsi="IRANSansWeb(FaNum)" w:cs="IRANSansWeb(FaNum)" w:hint="cs"/>
            <w:sz w:val="18"/>
            <w:szCs w:val="18"/>
            <w:rtl/>
          </w:rPr>
          <w:t>ی</w:t>
        </w:r>
        <w:r w:rsidRPr="00034B8F">
          <w:rPr>
            <w:rFonts w:ascii="IRANSansWeb(FaNum)" w:hAnsi="IRANSansWeb(FaNum)" w:cs="IRANSansWeb(FaNum)" w:hint="eastAsia"/>
            <w:sz w:val="18"/>
            <w:szCs w:val="18"/>
            <w:rtl/>
          </w:rPr>
          <w:t>ک</w:t>
        </w:r>
        <w:r w:rsidRPr="00034B8F">
          <w:rPr>
            <w:rFonts w:ascii="IRANSansWeb(FaNum)" w:hAnsi="IRANSansWeb(FaNum)" w:cs="IRANSansWeb(FaNum)" w:hint="cs"/>
            <w:sz w:val="18"/>
            <w:szCs w:val="18"/>
            <w:rtl/>
          </w:rPr>
          <w:t>ی</w:t>
        </w:r>
        <w:r w:rsidRPr="00034B8F">
          <w:rPr>
            <w:rFonts w:ascii="IRANSansWeb(FaNum)" w:hAnsi="IRANSansWeb(FaNum)" w:cs="IRANSansWeb(FaNum)"/>
            <w:sz w:val="18"/>
            <w:szCs w:val="18"/>
            <w:rtl/>
          </w:rPr>
          <w:t xml:space="preserve"> از انواع نمودارها</w:t>
        </w:r>
        <w:r w:rsidRPr="00034B8F">
          <w:rPr>
            <w:rFonts w:ascii="IRANSansWeb(FaNum)" w:hAnsi="IRANSansWeb(FaNum)" w:cs="IRANSansWeb(FaNum)" w:hint="cs"/>
            <w:sz w:val="18"/>
            <w:szCs w:val="18"/>
            <w:rtl/>
          </w:rPr>
          <w:t>ی</w:t>
        </w:r>
        <w:r w:rsidRPr="00034B8F">
          <w:rPr>
            <w:rFonts w:ascii="IRANSansWeb(FaNum)" w:hAnsi="IRANSansWeb(FaNum)" w:cs="IRANSansWeb(FaNum)"/>
            <w:sz w:val="18"/>
            <w:szCs w:val="18"/>
            <w:rtl/>
          </w:rPr>
          <w:t xml:space="preserve"> </w:t>
        </w:r>
        <w:r w:rsidRPr="00034B8F">
          <w:rPr>
            <w:rFonts w:ascii="IRANSansWeb(FaNum)" w:hAnsi="IRANSansWeb(FaNum)" w:cs="IRANSansWeb(FaNum)"/>
            <w:sz w:val="18"/>
            <w:szCs w:val="18"/>
          </w:rPr>
          <w:t>UML (Unified Modeling Language)</w:t>
        </w:r>
        <w:r w:rsidRPr="00034B8F">
          <w:rPr>
            <w:rFonts w:ascii="IRANSansWeb(FaNum)" w:hAnsi="IRANSansWeb(FaNum)" w:cs="IRANSansWeb(FaNum)"/>
            <w:sz w:val="18"/>
            <w:szCs w:val="18"/>
            <w:rtl/>
          </w:rPr>
          <w:t xml:space="preserve"> است که برا</w:t>
        </w:r>
        <w:r w:rsidRPr="00034B8F">
          <w:rPr>
            <w:rFonts w:ascii="IRANSansWeb(FaNum)" w:hAnsi="IRANSansWeb(FaNum)" w:cs="IRANSansWeb(FaNum)" w:hint="cs"/>
            <w:sz w:val="18"/>
            <w:szCs w:val="18"/>
            <w:rtl/>
          </w:rPr>
          <w:t>ی</w:t>
        </w:r>
        <w:r w:rsidRPr="00034B8F">
          <w:rPr>
            <w:rFonts w:ascii="IRANSansWeb(FaNum)" w:hAnsi="IRANSansWeb(FaNum)" w:cs="IRANSansWeb(FaNum)"/>
            <w:sz w:val="18"/>
            <w:szCs w:val="18"/>
            <w:rtl/>
          </w:rPr>
          <w:t xml:space="preserve"> نما</w:t>
        </w:r>
        <w:r w:rsidRPr="00034B8F">
          <w:rPr>
            <w:rFonts w:ascii="IRANSansWeb(FaNum)" w:hAnsi="IRANSansWeb(FaNum)" w:cs="IRANSansWeb(FaNum)" w:hint="cs"/>
            <w:sz w:val="18"/>
            <w:szCs w:val="18"/>
            <w:rtl/>
          </w:rPr>
          <w:t>ی</w:t>
        </w:r>
        <w:r w:rsidRPr="00034B8F">
          <w:rPr>
            <w:rFonts w:ascii="IRANSansWeb(FaNum)" w:hAnsi="IRANSansWeb(FaNum)" w:cs="IRANSansWeb(FaNum)" w:hint="eastAsia"/>
            <w:sz w:val="18"/>
            <w:szCs w:val="18"/>
            <w:rtl/>
          </w:rPr>
          <w:t>ش</w:t>
        </w:r>
        <w:r w:rsidRPr="00034B8F">
          <w:rPr>
            <w:rFonts w:ascii="IRANSansWeb(FaNum)" w:hAnsi="IRANSansWeb(FaNum)" w:cs="IRANSansWeb(FaNum)"/>
            <w:sz w:val="18"/>
            <w:szCs w:val="18"/>
            <w:rtl/>
          </w:rPr>
          <w:t xml:space="preserve"> جر</w:t>
        </w:r>
        <w:r w:rsidRPr="00034B8F">
          <w:rPr>
            <w:rFonts w:ascii="IRANSansWeb(FaNum)" w:hAnsi="IRANSansWeb(FaNum)" w:cs="IRANSansWeb(FaNum)" w:hint="cs"/>
            <w:sz w:val="18"/>
            <w:szCs w:val="18"/>
            <w:rtl/>
          </w:rPr>
          <w:t>ی</w:t>
        </w:r>
        <w:r w:rsidRPr="00034B8F">
          <w:rPr>
            <w:rFonts w:ascii="IRANSansWeb(FaNum)" w:hAnsi="IRANSansWeb(FaNum)" w:cs="IRANSansWeb(FaNum)" w:hint="eastAsia"/>
            <w:sz w:val="18"/>
            <w:szCs w:val="18"/>
            <w:rtl/>
          </w:rPr>
          <w:t>ان</w:t>
        </w:r>
        <w:r w:rsidRPr="00034B8F">
          <w:rPr>
            <w:rFonts w:ascii="IRANSansWeb(FaNum)" w:hAnsi="IRANSansWeb(FaNum)" w:cs="IRANSansWeb(FaNum)"/>
            <w:sz w:val="18"/>
            <w:szCs w:val="18"/>
            <w:rtl/>
          </w:rPr>
          <w:t xml:space="preserve"> فعال</w:t>
        </w:r>
        <w:r w:rsidRPr="00034B8F">
          <w:rPr>
            <w:rFonts w:ascii="IRANSansWeb(FaNum)" w:hAnsi="IRANSansWeb(FaNum)" w:cs="IRANSansWeb(FaNum)" w:hint="cs"/>
            <w:sz w:val="18"/>
            <w:szCs w:val="18"/>
            <w:rtl/>
          </w:rPr>
          <w:t>ی</w:t>
        </w:r>
        <w:r w:rsidRPr="00034B8F">
          <w:rPr>
            <w:rFonts w:ascii="IRANSansWeb(FaNum)" w:hAnsi="IRANSansWeb(FaNum)" w:cs="IRANSansWeb(FaNum)" w:hint="eastAsia"/>
            <w:sz w:val="18"/>
            <w:szCs w:val="18"/>
            <w:rtl/>
          </w:rPr>
          <w:t>ت‌ها</w:t>
        </w:r>
        <w:r w:rsidRPr="00034B8F">
          <w:rPr>
            <w:rFonts w:ascii="IRANSansWeb(FaNum)" w:hAnsi="IRANSansWeb(FaNum)" w:cs="IRANSansWeb(FaNum)"/>
            <w:sz w:val="18"/>
            <w:szCs w:val="18"/>
            <w:rtl/>
          </w:rPr>
          <w:t xml:space="preserve"> و عمل</w:t>
        </w:r>
        <w:r w:rsidRPr="00034B8F">
          <w:rPr>
            <w:rFonts w:ascii="IRANSansWeb(FaNum)" w:hAnsi="IRANSansWeb(FaNum)" w:cs="IRANSansWeb(FaNum)" w:hint="cs"/>
            <w:sz w:val="18"/>
            <w:szCs w:val="18"/>
            <w:rtl/>
          </w:rPr>
          <w:t>ی</w:t>
        </w:r>
        <w:r w:rsidRPr="00034B8F">
          <w:rPr>
            <w:rFonts w:ascii="IRANSansWeb(FaNum)" w:hAnsi="IRANSansWeb(FaNum)" w:cs="IRANSansWeb(FaNum)" w:hint="eastAsia"/>
            <w:sz w:val="18"/>
            <w:szCs w:val="18"/>
            <w:rtl/>
          </w:rPr>
          <w:t>ات‌ها</w:t>
        </w:r>
        <w:r w:rsidRPr="00034B8F">
          <w:rPr>
            <w:rFonts w:ascii="IRANSansWeb(FaNum)" w:hAnsi="IRANSansWeb(FaNum)" w:cs="IRANSansWeb(FaNum)"/>
            <w:sz w:val="18"/>
            <w:szCs w:val="18"/>
            <w:rtl/>
          </w:rPr>
          <w:t xml:space="preserve"> در </w:t>
        </w:r>
        <w:r w:rsidRPr="00034B8F">
          <w:rPr>
            <w:rFonts w:ascii="IRANSansWeb(FaNum)" w:hAnsi="IRANSansWeb(FaNum)" w:cs="IRANSansWeb(FaNum)" w:hint="cs"/>
            <w:sz w:val="18"/>
            <w:szCs w:val="18"/>
            <w:rtl/>
          </w:rPr>
          <w:t>ی</w:t>
        </w:r>
        <w:r w:rsidRPr="00034B8F">
          <w:rPr>
            <w:rFonts w:ascii="IRANSansWeb(FaNum)" w:hAnsi="IRANSansWeb(FaNum)" w:cs="IRANSansWeb(FaNum)" w:hint="eastAsia"/>
            <w:sz w:val="18"/>
            <w:szCs w:val="18"/>
            <w:rtl/>
          </w:rPr>
          <w:t>ک</w:t>
        </w:r>
        <w:r w:rsidRPr="00034B8F">
          <w:rPr>
            <w:rFonts w:ascii="IRANSansWeb(FaNum)" w:hAnsi="IRANSansWeb(FaNum)" w:cs="IRANSansWeb(FaNum)"/>
            <w:sz w:val="18"/>
            <w:szCs w:val="18"/>
            <w:rtl/>
          </w:rPr>
          <w:t xml:space="preserve"> س</w:t>
        </w:r>
        <w:r w:rsidRPr="00034B8F">
          <w:rPr>
            <w:rFonts w:ascii="IRANSansWeb(FaNum)" w:hAnsi="IRANSansWeb(FaNum)" w:cs="IRANSansWeb(FaNum)" w:hint="cs"/>
            <w:sz w:val="18"/>
            <w:szCs w:val="18"/>
            <w:rtl/>
          </w:rPr>
          <w:t>ی</w:t>
        </w:r>
        <w:r w:rsidRPr="00034B8F">
          <w:rPr>
            <w:rFonts w:ascii="IRANSansWeb(FaNum)" w:hAnsi="IRANSansWeb(FaNum)" w:cs="IRANSansWeb(FaNum)" w:hint="eastAsia"/>
            <w:sz w:val="18"/>
            <w:szCs w:val="18"/>
            <w:rtl/>
          </w:rPr>
          <w:t>ستم</w:t>
        </w:r>
        <w:r w:rsidRPr="00034B8F">
          <w:rPr>
            <w:rFonts w:ascii="IRANSansWeb(FaNum)" w:hAnsi="IRANSansWeb(FaNum)" w:cs="IRANSansWeb(FaNum)"/>
            <w:sz w:val="18"/>
            <w:szCs w:val="18"/>
            <w:rtl/>
          </w:rPr>
          <w:t xml:space="preserve"> استفاده م</w:t>
        </w:r>
        <w:r w:rsidRPr="00034B8F">
          <w:rPr>
            <w:rFonts w:ascii="IRANSansWeb(FaNum)" w:hAnsi="IRANSansWeb(FaNum)" w:cs="IRANSansWeb(FaNum)" w:hint="cs"/>
            <w:sz w:val="18"/>
            <w:szCs w:val="18"/>
            <w:rtl/>
          </w:rPr>
          <w:t>ی‌</w:t>
        </w:r>
        <w:r w:rsidRPr="00034B8F">
          <w:rPr>
            <w:rFonts w:ascii="IRANSansWeb(FaNum)" w:hAnsi="IRANSansWeb(FaNum)" w:cs="IRANSansWeb(FaNum)" w:hint="eastAsia"/>
            <w:sz w:val="18"/>
            <w:szCs w:val="18"/>
            <w:rtl/>
          </w:rPr>
          <w:t>شود</w:t>
        </w:r>
        <w:r w:rsidRPr="00034B8F">
          <w:rPr>
            <w:rFonts w:ascii="IRANSansWeb(FaNum)" w:hAnsi="IRANSansWeb(FaNum)" w:cs="IRANSansWeb(FaNum)"/>
            <w:sz w:val="18"/>
            <w:szCs w:val="18"/>
            <w:rtl/>
          </w:rPr>
          <w:t>. ا</w:t>
        </w:r>
        <w:r w:rsidRPr="00034B8F">
          <w:rPr>
            <w:rFonts w:ascii="IRANSansWeb(FaNum)" w:hAnsi="IRANSansWeb(FaNum)" w:cs="IRANSansWeb(FaNum)" w:hint="cs"/>
            <w:sz w:val="18"/>
            <w:szCs w:val="18"/>
            <w:rtl/>
          </w:rPr>
          <w:t>ی</w:t>
        </w:r>
        <w:r w:rsidRPr="00034B8F">
          <w:rPr>
            <w:rFonts w:ascii="IRANSansWeb(FaNum)" w:hAnsi="IRANSansWeb(FaNum)" w:cs="IRANSansWeb(FaNum)" w:hint="eastAsia"/>
            <w:sz w:val="18"/>
            <w:szCs w:val="18"/>
            <w:rtl/>
          </w:rPr>
          <w:t>ن</w:t>
        </w:r>
        <w:r w:rsidRPr="00034B8F">
          <w:rPr>
            <w:rFonts w:ascii="IRANSansWeb(FaNum)" w:hAnsi="IRANSansWeb(FaNum)" w:cs="IRANSansWeb(FaNum)"/>
            <w:sz w:val="18"/>
            <w:szCs w:val="18"/>
            <w:rtl/>
          </w:rPr>
          <w:t xml:space="preserve"> نمودار به و</w:t>
        </w:r>
        <w:r w:rsidRPr="00034B8F">
          <w:rPr>
            <w:rFonts w:ascii="IRANSansWeb(FaNum)" w:hAnsi="IRANSansWeb(FaNum)" w:cs="IRANSansWeb(FaNum)" w:hint="cs"/>
            <w:sz w:val="18"/>
            <w:szCs w:val="18"/>
            <w:rtl/>
          </w:rPr>
          <w:t>ی</w:t>
        </w:r>
        <w:r w:rsidRPr="00034B8F">
          <w:rPr>
            <w:rFonts w:ascii="IRANSansWeb(FaNum)" w:hAnsi="IRANSansWeb(FaNum)" w:cs="IRANSansWeb(FaNum)" w:hint="eastAsia"/>
            <w:sz w:val="18"/>
            <w:szCs w:val="18"/>
            <w:rtl/>
          </w:rPr>
          <w:t>ژه</w:t>
        </w:r>
        <w:r w:rsidRPr="00034B8F">
          <w:rPr>
            <w:rFonts w:ascii="IRANSansWeb(FaNum)" w:hAnsi="IRANSansWeb(FaNum)" w:cs="IRANSansWeb(FaNum)"/>
            <w:sz w:val="18"/>
            <w:szCs w:val="18"/>
            <w:rtl/>
          </w:rPr>
          <w:t xml:space="preserve"> برا</w:t>
        </w:r>
        <w:r w:rsidRPr="00034B8F">
          <w:rPr>
            <w:rFonts w:ascii="IRANSansWeb(FaNum)" w:hAnsi="IRANSansWeb(FaNum)" w:cs="IRANSansWeb(FaNum)" w:hint="cs"/>
            <w:sz w:val="18"/>
            <w:szCs w:val="18"/>
            <w:rtl/>
          </w:rPr>
          <w:t>ی</w:t>
        </w:r>
        <w:r w:rsidRPr="00034B8F">
          <w:rPr>
            <w:rFonts w:ascii="IRANSansWeb(FaNum)" w:hAnsi="IRANSansWeb(FaNum)" w:cs="IRANSansWeb(FaNum)"/>
            <w:sz w:val="18"/>
            <w:szCs w:val="18"/>
            <w:rtl/>
          </w:rPr>
          <w:t xml:space="preserve"> نما</w:t>
        </w:r>
        <w:r w:rsidRPr="00034B8F">
          <w:rPr>
            <w:rFonts w:ascii="IRANSansWeb(FaNum)" w:hAnsi="IRANSansWeb(FaNum)" w:cs="IRANSansWeb(FaNum)" w:hint="cs"/>
            <w:sz w:val="18"/>
            <w:szCs w:val="18"/>
            <w:rtl/>
          </w:rPr>
          <w:t>ی</w:t>
        </w:r>
        <w:r w:rsidRPr="00034B8F">
          <w:rPr>
            <w:rFonts w:ascii="IRANSansWeb(FaNum)" w:hAnsi="IRANSansWeb(FaNum)" w:cs="IRANSansWeb(FaNum)" w:hint="eastAsia"/>
            <w:sz w:val="18"/>
            <w:szCs w:val="18"/>
            <w:rtl/>
          </w:rPr>
          <w:t>ش</w:t>
        </w:r>
        <w:r w:rsidRPr="00034B8F">
          <w:rPr>
            <w:rFonts w:ascii="IRANSansWeb(FaNum)" w:hAnsi="IRANSansWeb(FaNum)" w:cs="IRANSansWeb(FaNum)"/>
            <w:sz w:val="18"/>
            <w:szCs w:val="18"/>
            <w:rtl/>
          </w:rPr>
          <w:t xml:space="preserve"> فرا</w:t>
        </w:r>
        <w:r w:rsidRPr="00034B8F">
          <w:rPr>
            <w:rFonts w:ascii="IRANSansWeb(FaNum)" w:hAnsi="IRANSansWeb(FaNum)" w:cs="IRANSansWeb(FaNum)" w:hint="cs"/>
            <w:sz w:val="18"/>
            <w:szCs w:val="18"/>
            <w:rtl/>
          </w:rPr>
          <w:t>ی</w:t>
        </w:r>
        <w:r w:rsidRPr="00034B8F">
          <w:rPr>
            <w:rFonts w:ascii="IRANSansWeb(FaNum)" w:hAnsi="IRANSansWeb(FaNum)" w:cs="IRANSansWeb(FaNum)" w:hint="eastAsia"/>
            <w:sz w:val="18"/>
            <w:szCs w:val="18"/>
            <w:rtl/>
          </w:rPr>
          <w:t>ندها</w:t>
        </w:r>
        <w:r w:rsidRPr="00034B8F">
          <w:rPr>
            <w:rFonts w:ascii="IRANSansWeb(FaNum)" w:hAnsi="IRANSansWeb(FaNum)" w:cs="IRANSansWeb(FaNum)"/>
            <w:sz w:val="18"/>
            <w:szCs w:val="18"/>
            <w:rtl/>
          </w:rPr>
          <w:t xml:space="preserve"> و فعال</w:t>
        </w:r>
        <w:r w:rsidRPr="00034B8F">
          <w:rPr>
            <w:rFonts w:ascii="IRANSansWeb(FaNum)" w:hAnsi="IRANSansWeb(FaNum)" w:cs="IRANSansWeb(FaNum)" w:hint="cs"/>
            <w:sz w:val="18"/>
            <w:szCs w:val="18"/>
            <w:rtl/>
          </w:rPr>
          <w:t>ی</w:t>
        </w:r>
        <w:r w:rsidRPr="00034B8F">
          <w:rPr>
            <w:rFonts w:ascii="IRANSansWeb(FaNum)" w:hAnsi="IRANSansWeb(FaNum)" w:cs="IRANSansWeb(FaNum)" w:hint="eastAsia"/>
            <w:sz w:val="18"/>
            <w:szCs w:val="18"/>
            <w:rtl/>
          </w:rPr>
          <w:t>ت‌ها</w:t>
        </w:r>
        <w:r w:rsidRPr="00034B8F">
          <w:rPr>
            <w:rFonts w:ascii="IRANSansWeb(FaNum)" w:hAnsi="IRANSansWeb(FaNum)" w:cs="IRANSansWeb(FaNum)" w:hint="cs"/>
            <w:sz w:val="18"/>
            <w:szCs w:val="18"/>
            <w:rtl/>
          </w:rPr>
          <w:t>ی</w:t>
        </w:r>
        <w:r w:rsidRPr="00034B8F">
          <w:rPr>
            <w:rFonts w:ascii="IRANSansWeb(FaNum)" w:hAnsi="IRANSansWeb(FaNum)" w:cs="IRANSansWeb(FaNum)"/>
            <w:sz w:val="18"/>
            <w:szCs w:val="18"/>
            <w:rtl/>
          </w:rPr>
          <w:t xml:space="preserve"> </w:t>
        </w:r>
        <w:r w:rsidRPr="00034B8F">
          <w:rPr>
            <w:rFonts w:ascii="IRANSansWeb(FaNum)" w:hAnsi="IRANSansWeb(FaNum)" w:cs="IRANSansWeb(FaNum)" w:hint="cs"/>
            <w:sz w:val="18"/>
            <w:szCs w:val="18"/>
            <w:rtl/>
          </w:rPr>
          <w:t>ی</w:t>
        </w:r>
        <w:r w:rsidRPr="00034B8F">
          <w:rPr>
            <w:rFonts w:ascii="IRANSansWeb(FaNum)" w:hAnsi="IRANSansWeb(FaNum)" w:cs="IRANSansWeb(FaNum)" w:hint="eastAsia"/>
            <w:sz w:val="18"/>
            <w:szCs w:val="18"/>
            <w:rtl/>
          </w:rPr>
          <w:t>ک</w:t>
        </w:r>
        <w:r w:rsidRPr="00034B8F">
          <w:rPr>
            <w:rFonts w:ascii="IRANSansWeb(FaNum)" w:hAnsi="IRANSansWeb(FaNum)" w:cs="IRANSansWeb(FaNum)"/>
            <w:sz w:val="18"/>
            <w:szCs w:val="18"/>
            <w:rtl/>
          </w:rPr>
          <w:t xml:space="preserve"> س</w:t>
        </w:r>
        <w:r w:rsidRPr="00034B8F">
          <w:rPr>
            <w:rFonts w:ascii="IRANSansWeb(FaNum)" w:hAnsi="IRANSansWeb(FaNum)" w:cs="IRANSansWeb(FaNum)" w:hint="cs"/>
            <w:sz w:val="18"/>
            <w:szCs w:val="18"/>
            <w:rtl/>
          </w:rPr>
          <w:t>ی</w:t>
        </w:r>
        <w:r w:rsidRPr="00034B8F">
          <w:rPr>
            <w:rFonts w:ascii="IRANSansWeb(FaNum)" w:hAnsi="IRANSansWeb(FaNum)" w:cs="IRANSansWeb(FaNum)" w:hint="eastAsia"/>
            <w:sz w:val="18"/>
            <w:szCs w:val="18"/>
            <w:rtl/>
          </w:rPr>
          <w:t>ستم،</w:t>
        </w:r>
        <w:r w:rsidRPr="00034B8F">
          <w:rPr>
            <w:rFonts w:ascii="IRANSansWeb(FaNum)" w:hAnsi="IRANSansWeb(FaNum)" w:cs="IRANSansWeb(FaNum)"/>
            <w:sz w:val="18"/>
            <w:szCs w:val="18"/>
            <w:rtl/>
          </w:rPr>
          <w:t xml:space="preserve"> از زمان شروع تا پا</w:t>
        </w:r>
        <w:r w:rsidRPr="00034B8F">
          <w:rPr>
            <w:rFonts w:ascii="IRANSansWeb(FaNum)" w:hAnsi="IRANSansWeb(FaNum)" w:cs="IRANSansWeb(FaNum)" w:hint="cs"/>
            <w:sz w:val="18"/>
            <w:szCs w:val="18"/>
            <w:rtl/>
          </w:rPr>
          <w:t>ی</w:t>
        </w:r>
        <w:r w:rsidRPr="00034B8F">
          <w:rPr>
            <w:rFonts w:ascii="IRANSansWeb(FaNum)" w:hAnsi="IRANSansWeb(FaNum)" w:cs="IRANSansWeb(FaNum)" w:hint="eastAsia"/>
            <w:sz w:val="18"/>
            <w:szCs w:val="18"/>
            <w:rtl/>
          </w:rPr>
          <w:t>ان،</w:t>
        </w:r>
        <w:r w:rsidRPr="00034B8F">
          <w:rPr>
            <w:rFonts w:ascii="IRANSansWeb(FaNum)" w:hAnsi="IRANSansWeb(FaNum)" w:cs="IRANSansWeb(FaNum)"/>
            <w:sz w:val="18"/>
            <w:szCs w:val="18"/>
            <w:rtl/>
          </w:rPr>
          <w:t xml:space="preserve"> مناسب است. در واقع، نم</w:t>
        </w:r>
        <w:r w:rsidRPr="00034B8F">
          <w:rPr>
            <w:rFonts w:ascii="IRANSansWeb(FaNum)" w:hAnsi="IRANSansWeb(FaNum)" w:cs="IRANSansWeb(FaNum)" w:hint="eastAsia"/>
            <w:sz w:val="18"/>
            <w:szCs w:val="18"/>
            <w:rtl/>
          </w:rPr>
          <w:t>ودار</w:t>
        </w:r>
        <w:r w:rsidRPr="00034B8F">
          <w:rPr>
            <w:rFonts w:ascii="IRANSansWeb(FaNum)" w:hAnsi="IRANSansWeb(FaNum)" w:cs="IRANSansWeb(FaNum)"/>
            <w:sz w:val="18"/>
            <w:szCs w:val="18"/>
            <w:rtl/>
          </w:rPr>
          <w:t xml:space="preserve"> فعال</w:t>
        </w:r>
        <w:r w:rsidRPr="00034B8F">
          <w:rPr>
            <w:rFonts w:ascii="IRANSansWeb(FaNum)" w:hAnsi="IRANSansWeb(FaNum)" w:cs="IRANSansWeb(FaNum)" w:hint="cs"/>
            <w:sz w:val="18"/>
            <w:szCs w:val="18"/>
            <w:rtl/>
          </w:rPr>
          <w:t>ی</w:t>
        </w:r>
        <w:r w:rsidRPr="00034B8F">
          <w:rPr>
            <w:rFonts w:ascii="IRANSansWeb(FaNum)" w:hAnsi="IRANSansWeb(FaNum)" w:cs="IRANSansWeb(FaNum)" w:hint="eastAsia"/>
            <w:sz w:val="18"/>
            <w:szCs w:val="18"/>
            <w:rtl/>
          </w:rPr>
          <w:t>ت</w:t>
        </w:r>
        <w:r w:rsidRPr="00034B8F">
          <w:rPr>
            <w:rFonts w:ascii="IRANSansWeb(FaNum)" w:hAnsi="IRANSansWeb(FaNum)" w:cs="IRANSansWeb(FaNum)"/>
            <w:sz w:val="18"/>
            <w:szCs w:val="18"/>
            <w:rtl/>
          </w:rPr>
          <w:t xml:space="preserve"> به تصو</w:t>
        </w:r>
        <w:r w:rsidRPr="00034B8F">
          <w:rPr>
            <w:rFonts w:ascii="IRANSansWeb(FaNum)" w:hAnsi="IRANSansWeb(FaNum)" w:cs="IRANSansWeb(FaNum)" w:hint="cs"/>
            <w:sz w:val="18"/>
            <w:szCs w:val="18"/>
            <w:rtl/>
          </w:rPr>
          <w:t>ی</w:t>
        </w:r>
        <w:r w:rsidRPr="00034B8F">
          <w:rPr>
            <w:rFonts w:ascii="IRANSansWeb(FaNum)" w:hAnsi="IRANSansWeb(FaNum)" w:cs="IRANSansWeb(FaNum)" w:hint="eastAsia"/>
            <w:sz w:val="18"/>
            <w:szCs w:val="18"/>
            <w:rtl/>
          </w:rPr>
          <w:t>ر</w:t>
        </w:r>
        <w:r w:rsidRPr="00034B8F">
          <w:rPr>
            <w:rFonts w:ascii="IRANSansWeb(FaNum)" w:hAnsi="IRANSansWeb(FaNum)" w:cs="IRANSansWeb(FaNum)"/>
            <w:sz w:val="18"/>
            <w:szCs w:val="18"/>
            <w:rtl/>
          </w:rPr>
          <w:t xml:space="preserve"> کش</w:t>
        </w:r>
        <w:r w:rsidRPr="00034B8F">
          <w:rPr>
            <w:rFonts w:ascii="IRANSansWeb(FaNum)" w:hAnsi="IRANSansWeb(FaNum)" w:cs="IRANSansWeb(FaNum)" w:hint="cs"/>
            <w:sz w:val="18"/>
            <w:szCs w:val="18"/>
            <w:rtl/>
          </w:rPr>
          <w:t>ی</w:t>
        </w:r>
        <w:r w:rsidRPr="00034B8F">
          <w:rPr>
            <w:rFonts w:ascii="IRANSansWeb(FaNum)" w:hAnsi="IRANSansWeb(FaNum)" w:cs="IRANSansWeb(FaNum)" w:hint="eastAsia"/>
            <w:sz w:val="18"/>
            <w:szCs w:val="18"/>
            <w:rtl/>
          </w:rPr>
          <w:t>دن</w:t>
        </w:r>
        <w:r w:rsidRPr="00034B8F">
          <w:rPr>
            <w:rFonts w:ascii="IRANSansWeb(FaNum)" w:hAnsi="IRANSansWeb(FaNum)" w:cs="IRANSansWeb(FaNum)"/>
            <w:sz w:val="18"/>
            <w:szCs w:val="18"/>
            <w:rtl/>
          </w:rPr>
          <w:t xml:space="preserve"> جر</w:t>
        </w:r>
        <w:r w:rsidRPr="00034B8F">
          <w:rPr>
            <w:rFonts w:ascii="IRANSansWeb(FaNum)" w:hAnsi="IRANSansWeb(FaNum)" w:cs="IRANSansWeb(FaNum)" w:hint="cs"/>
            <w:sz w:val="18"/>
            <w:szCs w:val="18"/>
            <w:rtl/>
          </w:rPr>
          <w:t>ی</w:t>
        </w:r>
        <w:r w:rsidRPr="00034B8F">
          <w:rPr>
            <w:rFonts w:ascii="IRANSansWeb(FaNum)" w:hAnsi="IRANSansWeb(FaNum)" w:cs="IRANSansWeb(FaNum)" w:hint="eastAsia"/>
            <w:sz w:val="18"/>
            <w:szCs w:val="18"/>
            <w:rtl/>
          </w:rPr>
          <w:t>ان</w:t>
        </w:r>
        <w:r w:rsidRPr="00034B8F">
          <w:rPr>
            <w:rFonts w:ascii="IRANSansWeb(FaNum)" w:hAnsi="IRANSansWeb(FaNum)" w:cs="IRANSansWeb(FaNum)"/>
            <w:sz w:val="18"/>
            <w:szCs w:val="18"/>
            <w:rtl/>
          </w:rPr>
          <w:t xml:space="preserve"> کار </w:t>
        </w:r>
        <w:r w:rsidRPr="00034B8F">
          <w:rPr>
            <w:rFonts w:ascii="IRANSansWeb(FaNum)" w:hAnsi="IRANSansWeb(FaNum)" w:cs="IRANSansWeb(FaNum)" w:hint="cs"/>
            <w:sz w:val="18"/>
            <w:szCs w:val="18"/>
            <w:rtl/>
          </w:rPr>
          <w:t>ی</w:t>
        </w:r>
        <w:r w:rsidRPr="00034B8F">
          <w:rPr>
            <w:rFonts w:ascii="IRANSansWeb(FaNum)" w:hAnsi="IRANSansWeb(FaNum)" w:cs="IRANSansWeb(FaNum)" w:hint="eastAsia"/>
            <w:sz w:val="18"/>
            <w:szCs w:val="18"/>
            <w:rtl/>
          </w:rPr>
          <w:t>ک</w:t>
        </w:r>
        <w:r w:rsidRPr="00034B8F">
          <w:rPr>
            <w:rFonts w:ascii="IRANSansWeb(FaNum)" w:hAnsi="IRANSansWeb(FaNum)" w:cs="IRANSansWeb(FaNum)"/>
            <w:sz w:val="18"/>
            <w:szCs w:val="18"/>
            <w:rtl/>
          </w:rPr>
          <w:t xml:space="preserve"> فرآ</w:t>
        </w:r>
        <w:r w:rsidRPr="00034B8F">
          <w:rPr>
            <w:rFonts w:ascii="IRANSansWeb(FaNum)" w:hAnsi="IRANSansWeb(FaNum)" w:cs="IRANSansWeb(FaNum)" w:hint="cs"/>
            <w:sz w:val="18"/>
            <w:szCs w:val="18"/>
            <w:rtl/>
          </w:rPr>
          <w:t>ی</w:t>
        </w:r>
        <w:r w:rsidRPr="00034B8F">
          <w:rPr>
            <w:rFonts w:ascii="IRANSansWeb(FaNum)" w:hAnsi="IRANSansWeb(FaNum)" w:cs="IRANSansWeb(FaNum)" w:hint="eastAsia"/>
            <w:sz w:val="18"/>
            <w:szCs w:val="18"/>
            <w:rtl/>
          </w:rPr>
          <w:t>ند</w:t>
        </w:r>
        <w:r w:rsidRPr="00034B8F">
          <w:rPr>
            <w:rFonts w:ascii="IRANSansWeb(FaNum)" w:hAnsi="IRANSansWeb(FaNum)" w:cs="IRANSansWeb(FaNum)"/>
            <w:sz w:val="18"/>
            <w:szCs w:val="18"/>
            <w:rtl/>
          </w:rPr>
          <w:t xml:space="preserve"> و تبد</w:t>
        </w:r>
        <w:r w:rsidRPr="00034B8F">
          <w:rPr>
            <w:rFonts w:ascii="IRANSansWeb(FaNum)" w:hAnsi="IRANSansWeb(FaNum)" w:cs="IRANSansWeb(FaNum)" w:hint="cs"/>
            <w:sz w:val="18"/>
            <w:szCs w:val="18"/>
            <w:rtl/>
          </w:rPr>
          <w:t>ی</w:t>
        </w:r>
        <w:r w:rsidRPr="00034B8F">
          <w:rPr>
            <w:rFonts w:ascii="IRANSansWeb(FaNum)" w:hAnsi="IRANSansWeb(FaNum)" w:cs="IRANSansWeb(FaNum)" w:hint="eastAsia"/>
            <w:sz w:val="18"/>
            <w:szCs w:val="18"/>
            <w:rtl/>
          </w:rPr>
          <w:t>ل‌ها</w:t>
        </w:r>
        <w:r w:rsidRPr="00034B8F">
          <w:rPr>
            <w:rFonts w:ascii="IRANSansWeb(FaNum)" w:hAnsi="IRANSansWeb(FaNum)" w:cs="IRANSansWeb(FaNum)" w:hint="cs"/>
            <w:sz w:val="18"/>
            <w:szCs w:val="18"/>
            <w:rtl/>
          </w:rPr>
          <w:t>ی</w:t>
        </w:r>
        <w:r w:rsidRPr="00034B8F">
          <w:rPr>
            <w:rFonts w:ascii="IRANSansWeb(FaNum)" w:hAnsi="IRANSansWeb(FaNum)" w:cs="IRANSansWeb(FaNum)"/>
            <w:sz w:val="18"/>
            <w:szCs w:val="18"/>
            <w:rtl/>
          </w:rPr>
          <w:t xml:space="preserve"> مختلف آن پرداخته و از آن برا</w:t>
        </w:r>
        <w:r w:rsidRPr="00034B8F">
          <w:rPr>
            <w:rFonts w:ascii="IRANSansWeb(FaNum)" w:hAnsi="IRANSansWeb(FaNum)" w:cs="IRANSansWeb(FaNum)" w:hint="cs"/>
            <w:sz w:val="18"/>
            <w:szCs w:val="18"/>
            <w:rtl/>
          </w:rPr>
          <w:t>ی</w:t>
        </w:r>
        <w:r w:rsidRPr="00034B8F">
          <w:rPr>
            <w:rFonts w:ascii="IRANSansWeb(FaNum)" w:hAnsi="IRANSansWeb(FaNum)" w:cs="IRANSansWeb(FaNum)"/>
            <w:sz w:val="18"/>
            <w:szCs w:val="18"/>
            <w:rtl/>
          </w:rPr>
          <w:t xml:space="preserve"> مدل‌ساز</w:t>
        </w:r>
        <w:r w:rsidRPr="00034B8F">
          <w:rPr>
            <w:rFonts w:ascii="IRANSansWeb(FaNum)" w:hAnsi="IRANSansWeb(FaNum)" w:cs="IRANSansWeb(FaNum)" w:hint="cs"/>
            <w:sz w:val="18"/>
            <w:szCs w:val="18"/>
            <w:rtl/>
          </w:rPr>
          <w:t>ی</w:t>
        </w:r>
        <w:r w:rsidRPr="00034B8F">
          <w:rPr>
            <w:rFonts w:ascii="IRANSansWeb(FaNum)" w:hAnsi="IRANSansWeb(FaNum)" w:cs="IRANSansWeb(FaNum)"/>
            <w:sz w:val="18"/>
            <w:szCs w:val="18"/>
            <w:rtl/>
          </w:rPr>
          <w:t xml:space="preserve"> فعال</w:t>
        </w:r>
        <w:r w:rsidRPr="00034B8F">
          <w:rPr>
            <w:rFonts w:ascii="IRANSansWeb(FaNum)" w:hAnsi="IRANSansWeb(FaNum)" w:cs="IRANSansWeb(FaNum)" w:hint="cs"/>
            <w:sz w:val="18"/>
            <w:szCs w:val="18"/>
            <w:rtl/>
          </w:rPr>
          <w:t>ی</w:t>
        </w:r>
        <w:r w:rsidRPr="00034B8F">
          <w:rPr>
            <w:rFonts w:ascii="IRANSansWeb(FaNum)" w:hAnsi="IRANSansWeb(FaNum)" w:cs="IRANSansWeb(FaNum)" w:hint="eastAsia"/>
            <w:sz w:val="18"/>
            <w:szCs w:val="18"/>
            <w:rtl/>
          </w:rPr>
          <w:t>ت‌ها،</w:t>
        </w:r>
        <w:r w:rsidRPr="00034B8F">
          <w:rPr>
            <w:rFonts w:ascii="IRANSansWeb(FaNum)" w:hAnsi="IRANSansWeb(FaNum)" w:cs="IRANSansWeb(FaNum)"/>
            <w:sz w:val="18"/>
            <w:szCs w:val="18"/>
            <w:rtl/>
          </w:rPr>
          <w:t xml:space="preserve"> وابستگ</w:t>
        </w:r>
        <w:r w:rsidRPr="00034B8F">
          <w:rPr>
            <w:rFonts w:ascii="IRANSansWeb(FaNum)" w:hAnsi="IRANSansWeb(FaNum)" w:cs="IRANSansWeb(FaNum)" w:hint="cs"/>
            <w:sz w:val="18"/>
            <w:szCs w:val="18"/>
            <w:rtl/>
          </w:rPr>
          <w:t>ی‌</w:t>
        </w:r>
        <w:r w:rsidRPr="00034B8F">
          <w:rPr>
            <w:rFonts w:ascii="IRANSansWeb(FaNum)" w:hAnsi="IRANSansWeb(FaNum)" w:cs="IRANSansWeb(FaNum)" w:hint="eastAsia"/>
            <w:sz w:val="18"/>
            <w:szCs w:val="18"/>
            <w:rtl/>
          </w:rPr>
          <w:t>ها</w:t>
        </w:r>
        <w:r w:rsidRPr="00034B8F">
          <w:rPr>
            <w:rFonts w:ascii="IRANSansWeb(FaNum)" w:hAnsi="IRANSansWeb(FaNum)" w:cs="IRANSansWeb(FaNum)"/>
            <w:sz w:val="18"/>
            <w:szCs w:val="18"/>
            <w:rtl/>
          </w:rPr>
          <w:t xml:space="preserve"> و تصم</w:t>
        </w:r>
        <w:r w:rsidRPr="00034B8F">
          <w:rPr>
            <w:rFonts w:ascii="IRANSansWeb(FaNum)" w:hAnsi="IRANSansWeb(FaNum)" w:cs="IRANSansWeb(FaNum)" w:hint="cs"/>
            <w:sz w:val="18"/>
            <w:szCs w:val="18"/>
            <w:rtl/>
          </w:rPr>
          <w:t>ی</w:t>
        </w:r>
        <w:r w:rsidRPr="00034B8F">
          <w:rPr>
            <w:rFonts w:ascii="IRANSansWeb(FaNum)" w:hAnsi="IRANSansWeb(FaNum)" w:cs="IRANSansWeb(FaNum)" w:hint="eastAsia"/>
            <w:sz w:val="18"/>
            <w:szCs w:val="18"/>
            <w:rtl/>
          </w:rPr>
          <w:t>م‌گ</w:t>
        </w:r>
        <w:r w:rsidRPr="00034B8F">
          <w:rPr>
            <w:rFonts w:ascii="IRANSansWeb(FaNum)" w:hAnsi="IRANSansWeb(FaNum)" w:cs="IRANSansWeb(FaNum)" w:hint="cs"/>
            <w:sz w:val="18"/>
            <w:szCs w:val="18"/>
            <w:rtl/>
          </w:rPr>
          <w:t>ی</w:t>
        </w:r>
        <w:r w:rsidRPr="00034B8F">
          <w:rPr>
            <w:rFonts w:ascii="IRANSansWeb(FaNum)" w:hAnsi="IRANSansWeb(FaNum)" w:cs="IRANSansWeb(FaNum)" w:hint="eastAsia"/>
            <w:sz w:val="18"/>
            <w:szCs w:val="18"/>
            <w:rtl/>
          </w:rPr>
          <w:t>ر</w:t>
        </w:r>
        <w:r w:rsidRPr="00034B8F">
          <w:rPr>
            <w:rFonts w:ascii="IRANSansWeb(FaNum)" w:hAnsi="IRANSansWeb(FaNum)" w:cs="IRANSansWeb(FaNum)" w:hint="cs"/>
            <w:sz w:val="18"/>
            <w:szCs w:val="18"/>
            <w:rtl/>
          </w:rPr>
          <w:t>ی‌</w:t>
        </w:r>
        <w:r w:rsidRPr="00034B8F">
          <w:rPr>
            <w:rFonts w:ascii="IRANSansWeb(FaNum)" w:hAnsi="IRANSansWeb(FaNum)" w:cs="IRANSansWeb(FaNum)" w:hint="eastAsia"/>
            <w:sz w:val="18"/>
            <w:szCs w:val="18"/>
            <w:rtl/>
          </w:rPr>
          <w:t>ها</w:t>
        </w:r>
        <w:r w:rsidRPr="00034B8F">
          <w:rPr>
            <w:rFonts w:ascii="IRANSansWeb(FaNum)" w:hAnsi="IRANSansWeb(FaNum)" w:cs="IRANSansWeb(FaNum)"/>
            <w:sz w:val="18"/>
            <w:szCs w:val="18"/>
            <w:rtl/>
          </w:rPr>
          <w:t xml:space="preserve"> استفاده م</w:t>
        </w:r>
        <w:r w:rsidRPr="00034B8F">
          <w:rPr>
            <w:rFonts w:ascii="IRANSansWeb(FaNum)" w:hAnsi="IRANSansWeb(FaNum)" w:cs="IRANSansWeb(FaNum)" w:hint="cs"/>
            <w:sz w:val="18"/>
            <w:szCs w:val="18"/>
            <w:rtl/>
          </w:rPr>
          <w:t>ی‌</w:t>
        </w:r>
        <w:r w:rsidRPr="00034B8F">
          <w:rPr>
            <w:rFonts w:ascii="IRANSansWeb(FaNum)" w:hAnsi="IRANSansWeb(FaNum)" w:cs="IRANSansWeb(FaNum)" w:hint="eastAsia"/>
            <w:sz w:val="18"/>
            <w:szCs w:val="18"/>
            <w:rtl/>
          </w:rPr>
          <w:t>شود</w:t>
        </w:r>
        <w:r w:rsidRPr="00034B8F">
          <w:rPr>
            <w:rFonts w:ascii="IRANSansWeb(FaNum)" w:hAnsi="IRANSansWeb(FaNum)" w:cs="IRANSansWeb(FaNum)"/>
            <w:sz w:val="18"/>
            <w:szCs w:val="18"/>
            <w:rtl/>
          </w:rPr>
          <w:t>.</w:t>
        </w:r>
      </w:ins>
    </w:p>
    <w:p w14:paraId="4B6EACA3" w14:textId="37B93A6A" w:rsidR="00034B8F" w:rsidRPr="00034B8F" w:rsidRDefault="00034B8F">
      <w:pPr>
        <w:jc w:val="both"/>
        <w:rPr>
          <w:ins w:id="465" w:author="Saleh Abedinezhad" w:date="2023-11-19T13:34:00Z"/>
          <w:rFonts w:ascii="IRANSansWeb(FaNum)" w:hAnsi="IRANSansWeb(FaNum)" w:cs="IRANSansWeb(FaNum)"/>
          <w:b/>
          <w:bCs/>
          <w:sz w:val="18"/>
          <w:szCs w:val="18"/>
          <w:rtl/>
          <w:rPrChange w:id="466" w:author="Saleh Abedinezhad" w:date="2023-11-19T13:35:00Z">
            <w:rPr>
              <w:ins w:id="467" w:author="Saleh Abedinezhad" w:date="2023-11-19T13:34:00Z"/>
              <w:rFonts w:ascii="IRANSansWeb(FaNum)" w:hAnsi="IRANSansWeb(FaNum)" w:cs="IRANSansWeb(FaNum)"/>
              <w:sz w:val="18"/>
              <w:szCs w:val="18"/>
              <w:rtl/>
            </w:rPr>
          </w:rPrChange>
        </w:rPr>
        <w:pPrChange w:id="468" w:author="Saleh Abedinezhad" w:date="2023-11-19T13:35:00Z">
          <w:pPr/>
        </w:pPrChange>
      </w:pPr>
      <w:ins w:id="469" w:author="Saleh Abedinezhad" w:date="2023-11-19T13:34:00Z">
        <w:r w:rsidRPr="00034B8F">
          <w:rPr>
            <w:rFonts w:ascii="IRANSansWeb(FaNum)" w:hAnsi="IRANSansWeb(FaNum)" w:cs="IRANSansWeb(FaNum)" w:hint="eastAsia"/>
            <w:b/>
            <w:bCs/>
            <w:sz w:val="18"/>
            <w:szCs w:val="18"/>
            <w:rtl/>
            <w:rPrChange w:id="470" w:author="Saleh Abedinezhad" w:date="2023-11-19T13:35:00Z">
              <w:rPr>
                <w:rFonts w:ascii="IRANSansWeb(FaNum)" w:hAnsi="IRANSansWeb(FaNum)" w:cs="IRANSansWeb(FaNum)" w:hint="eastAsia"/>
                <w:sz w:val="18"/>
                <w:szCs w:val="18"/>
                <w:rtl/>
              </w:rPr>
            </w:rPrChange>
          </w:rPr>
          <w:t>مهمتر</w:t>
        </w:r>
        <w:r w:rsidRPr="00034B8F">
          <w:rPr>
            <w:rFonts w:ascii="IRANSansWeb(FaNum)" w:hAnsi="IRANSansWeb(FaNum)" w:cs="IRANSansWeb(FaNum)" w:hint="cs"/>
            <w:b/>
            <w:bCs/>
            <w:sz w:val="18"/>
            <w:szCs w:val="18"/>
            <w:rtl/>
            <w:rPrChange w:id="471" w:author="Saleh Abedinezhad" w:date="2023-11-19T13:35:00Z">
              <w:rPr>
                <w:rFonts w:ascii="IRANSansWeb(FaNum)" w:hAnsi="IRANSansWeb(FaNum)" w:cs="IRANSansWeb(FaNum)" w:hint="cs"/>
                <w:sz w:val="18"/>
                <w:szCs w:val="18"/>
                <w:rtl/>
              </w:rPr>
            </w:rPrChange>
          </w:rPr>
          <w:t>ی</w:t>
        </w:r>
        <w:r w:rsidRPr="00034B8F">
          <w:rPr>
            <w:rFonts w:ascii="IRANSansWeb(FaNum)" w:hAnsi="IRANSansWeb(FaNum)" w:cs="IRANSansWeb(FaNum)" w:hint="eastAsia"/>
            <w:b/>
            <w:bCs/>
            <w:sz w:val="18"/>
            <w:szCs w:val="18"/>
            <w:rtl/>
            <w:rPrChange w:id="472" w:author="Saleh Abedinezhad" w:date="2023-11-19T13:35:00Z">
              <w:rPr>
                <w:rFonts w:ascii="IRANSansWeb(FaNum)" w:hAnsi="IRANSansWeb(FaNum)" w:cs="IRANSansWeb(FaNum)" w:hint="eastAsia"/>
                <w:sz w:val="18"/>
                <w:szCs w:val="18"/>
                <w:rtl/>
              </w:rPr>
            </w:rPrChange>
          </w:rPr>
          <w:t>ن</w:t>
        </w:r>
        <w:r w:rsidRPr="00034B8F">
          <w:rPr>
            <w:rFonts w:ascii="IRANSansWeb(FaNum)" w:hAnsi="IRANSansWeb(FaNum)" w:cs="IRANSansWeb(FaNum)"/>
            <w:b/>
            <w:bCs/>
            <w:sz w:val="18"/>
            <w:szCs w:val="18"/>
            <w:rtl/>
            <w:rPrChange w:id="473" w:author="Saleh Abedinezhad" w:date="2023-11-19T13:35:00Z">
              <w:rPr>
                <w:rFonts w:ascii="IRANSansWeb(FaNum)" w:hAnsi="IRANSansWeb(FaNum)" w:cs="IRANSansWeb(FaNum)"/>
                <w:sz w:val="18"/>
                <w:szCs w:val="18"/>
                <w:rtl/>
              </w:rPr>
            </w:rPrChange>
          </w:rPr>
          <w:t xml:space="preserve"> عناصر نمودار فعال</w:t>
        </w:r>
        <w:r w:rsidRPr="00034B8F">
          <w:rPr>
            <w:rFonts w:ascii="IRANSansWeb(FaNum)" w:hAnsi="IRANSansWeb(FaNum)" w:cs="IRANSansWeb(FaNum)" w:hint="cs"/>
            <w:b/>
            <w:bCs/>
            <w:sz w:val="18"/>
            <w:szCs w:val="18"/>
            <w:rtl/>
            <w:rPrChange w:id="474" w:author="Saleh Abedinezhad" w:date="2023-11-19T13:35:00Z">
              <w:rPr>
                <w:rFonts w:ascii="IRANSansWeb(FaNum)" w:hAnsi="IRANSansWeb(FaNum)" w:cs="IRANSansWeb(FaNum)" w:hint="cs"/>
                <w:sz w:val="18"/>
                <w:szCs w:val="18"/>
                <w:rtl/>
              </w:rPr>
            </w:rPrChange>
          </w:rPr>
          <w:t>ی</w:t>
        </w:r>
        <w:r w:rsidRPr="00034B8F">
          <w:rPr>
            <w:rFonts w:ascii="IRANSansWeb(FaNum)" w:hAnsi="IRANSansWeb(FaNum)" w:cs="IRANSansWeb(FaNum)" w:hint="eastAsia"/>
            <w:b/>
            <w:bCs/>
            <w:sz w:val="18"/>
            <w:szCs w:val="18"/>
            <w:rtl/>
            <w:rPrChange w:id="475" w:author="Saleh Abedinezhad" w:date="2023-11-19T13:35:00Z">
              <w:rPr>
                <w:rFonts w:ascii="IRANSansWeb(FaNum)" w:hAnsi="IRANSansWeb(FaNum)" w:cs="IRANSansWeb(FaNum)" w:hint="eastAsia"/>
                <w:sz w:val="18"/>
                <w:szCs w:val="18"/>
                <w:rtl/>
              </w:rPr>
            </w:rPrChange>
          </w:rPr>
          <w:t>ت</w:t>
        </w:r>
        <w:r w:rsidRPr="00034B8F">
          <w:rPr>
            <w:rFonts w:ascii="IRANSansWeb(FaNum)" w:hAnsi="IRANSansWeb(FaNum)" w:cs="IRANSansWeb(FaNum)"/>
            <w:b/>
            <w:bCs/>
            <w:sz w:val="18"/>
            <w:szCs w:val="18"/>
            <w:rtl/>
            <w:rPrChange w:id="476" w:author="Saleh Abedinezhad" w:date="2023-11-19T13:35:00Z">
              <w:rPr>
                <w:rFonts w:ascii="IRANSansWeb(FaNum)" w:hAnsi="IRANSansWeb(FaNum)" w:cs="IRANSansWeb(FaNum)"/>
                <w:sz w:val="18"/>
                <w:szCs w:val="18"/>
                <w:rtl/>
              </w:rPr>
            </w:rPrChange>
          </w:rPr>
          <w:t xml:space="preserve"> عبارتند از:</w:t>
        </w:r>
      </w:ins>
    </w:p>
    <w:p w14:paraId="43919B6C" w14:textId="17C38A46" w:rsidR="00034B8F" w:rsidRPr="001E2C1F" w:rsidRDefault="00034B8F">
      <w:pPr>
        <w:pStyle w:val="ListParagraph"/>
        <w:numPr>
          <w:ilvl w:val="0"/>
          <w:numId w:val="4"/>
        </w:numPr>
        <w:jc w:val="both"/>
        <w:rPr>
          <w:ins w:id="477" w:author="Saleh Abedinezhad" w:date="2023-11-19T13:34:00Z"/>
          <w:rFonts w:ascii="IRANSansWeb(FaNum)" w:hAnsi="IRANSansWeb(FaNum)" w:cs="IRANSansWeb(FaNum)"/>
          <w:sz w:val="18"/>
          <w:szCs w:val="18"/>
          <w:rtl/>
          <w:rPrChange w:id="478" w:author="Saleh Abedinezhad" w:date="2023-11-25T12:17:00Z">
            <w:rPr>
              <w:ins w:id="479" w:author="Saleh Abedinezhad" w:date="2023-11-19T13:34:00Z"/>
              <w:rtl/>
            </w:rPr>
          </w:rPrChange>
        </w:rPr>
        <w:pPrChange w:id="480" w:author="Saleh Abedinezhad" w:date="2023-11-25T12:17:00Z">
          <w:pPr/>
        </w:pPrChange>
      </w:pPr>
      <w:ins w:id="481" w:author="Saleh Abedinezhad" w:date="2023-11-19T13:34:00Z">
        <w:r w:rsidRPr="001E2C1F">
          <w:rPr>
            <w:rFonts w:ascii="IRANSansWeb(FaNum)" w:hAnsi="IRANSansWeb(FaNum)" w:cs="IRANSansWeb(FaNum)"/>
            <w:sz w:val="18"/>
            <w:szCs w:val="18"/>
            <w:rtl/>
            <w:rPrChange w:id="482" w:author="Saleh Abedinezhad" w:date="2023-11-25T12:17:00Z">
              <w:rPr>
                <w:rtl/>
              </w:rPr>
            </w:rPrChange>
          </w:rPr>
          <w:t>فعال</w:t>
        </w:r>
        <w:r w:rsidRPr="001E2C1F">
          <w:rPr>
            <w:rFonts w:ascii="IRANSansWeb(FaNum)" w:hAnsi="IRANSansWeb(FaNum)" w:cs="IRANSansWeb(FaNum)" w:hint="cs"/>
            <w:sz w:val="18"/>
            <w:szCs w:val="18"/>
            <w:rtl/>
            <w:rPrChange w:id="483" w:author="Saleh Abedinezhad" w:date="2023-11-25T12:17:00Z">
              <w:rPr>
                <w:rFonts w:hint="cs"/>
                <w:rtl/>
              </w:rPr>
            </w:rPrChange>
          </w:rPr>
          <w:t>ی</w:t>
        </w:r>
        <w:r w:rsidRPr="001E2C1F">
          <w:rPr>
            <w:rFonts w:ascii="IRANSansWeb(FaNum)" w:hAnsi="IRANSansWeb(FaNum)" w:cs="IRANSansWeb(FaNum)" w:hint="eastAsia"/>
            <w:sz w:val="18"/>
            <w:szCs w:val="18"/>
            <w:rtl/>
            <w:rPrChange w:id="484" w:author="Saleh Abedinezhad" w:date="2023-11-25T12:17:00Z">
              <w:rPr>
                <w:rFonts w:hint="eastAsia"/>
                <w:rtl/>
              </w:rPr>
            </w:rPrChange>
          </w:rPr>
          <w:t>ت</w:t>
        </w:r>
        <w:r w:rsidRPr="001E2C1F">
          <w:rPr>
            <w:rFonts w:ascii="IRANSansWeb(FaNum)" w:hAnsi="IRANSansWeb(FaNum)" w:cs="IRANSansWeb(FaNum)"/>
            <w:sz w:val="18"/>
            <w:szCs w:val="18"/>
            <w:rtl/>
            <w:rPrChange w:id="485" w:author="Saleh Abedinezhad" w:date="2023-11-25T12:17:00Z">
              <w:rPr>
                <w:rtl/>
              </w:rPr>
            </w:rPrChange>
          </w:rPr>
          <w:t xml:space="preserve"> (</w:t>
        </w:r>
        <w:r w:rsidRPr="001E2C1F">
          <w:rPr>
            <w:rFonts w:ascii="IRANSansWeb(FaNum)" w:hAnsi="IRANSansWeb(FaNum)" w:cs="IRANSansWeb(FaNum)"/>
            <w:sz w:val="18"/>
            <w:szCs w:val="18"/>
            <w:rPrChange w:id="486" w:author="Saleh Abedinezhad" w:date="2023-11-25T12:17:00Z">
              <w:rPr/>
            </w:rPrChange>
          </w:rPr>
          <w:t>Activity</w:t>
        </w:r>
        <w:r w:rsidRPr="001E2C1F">
          <w:rPr>
            <w:rFonts w:ascii="IRANSansWeb(FaNum)" w:hAnsi="IRANSansWeb(FaNum)" w:cs="IRANSansWeb(FaNum)"/>
            <w:sz w:val="18"/>
            <w:szCs w:val="18"/>
            <w:rtl/>
            <w:rPrChange w:id="487" w:author="Saleh Abedinezhad" w:date="2023-11-25T12:17:00Z">
              <w:rPr>
                <w:rtl/>
              </w:rPr>
            </w:rPrChange>
          </w:rPr>
          <w:t>): نشان‌دهنده عمل</w:t>
        </w:r>
        <w:r w:rsidRPr="001E2C1F">
          <w:rPr>
            <w:rFonts w:ascii="IRANSansWeb(FaNum)" w:hAnsi="IRANSansWeb(FaNum)" w:cs="IRANSansWeb(FaNum)" w:hint="cs"/>
            <w:sz w:val="18"/>
            <w:szCs w:val="18"/>
            <w:rtl/>
            <w:rPrChange w:id="488" w:author="Saleh Abedinezhad" w:date="2023-11-25T12:17:00Z">
              <w:rPr>
                <w:rFonts w:hint="cs"/>
                <w:rtl/>
              </w:rPr>
            </w:rPrChange>
          </w:rPr>
          <w:t>ی</w:t>
        </w:r>
        <w:r w:rsidRPr="001E2C1F">
          <w:rPr>
            <w:rFonts w:ascii="IRANSansWeb(FaNum)" w:hAnsi="IRANSansWeb(FaNum)" w:cs="IRANSansWeb(FaNum)" w:hint="eastAsia"/>
            <w:sz w:val="18"/>
            <w:szCs w:val="18"/>
            <w:rtl/>
            <w:rPrChange w:id="489" w:author="Saleh Abedinezhad" w:date="2023-11-25T12:17:00Z">
              <w:rPr>
                <w:rFonts w:hint="eastAsia"/>
                <w:rtl/>
              </w:rPr>
            </w:rPrChange>
          </w:rPr>
          <w:t>ات</w:t>
        </w:r>
        <w:r w:rsidRPr="001E2C1F">
          <w:rPr>
            <w:rFonts w:ascii="IRANSansWeb(FaNum)" w:hAnsi="IRANSansWeb(FaNum)" w:cs="IRANSansWeb(FaNum)"/>
            <w:sz w:val="18"/>
            <w:szCs w:val="18"/>
            <w:rtl/>
            <w:rPrChange w:id="490" w:author="Saleh Abedinezhad" w:date="2023-11-25T12:17:00Z">
              <w:rPr>
                <w:rtl/>
              </w:rPr>
            </w:rPrChange>
          </w:rPr>
          <w:t xml:space="preserve"> </w:t>
        </w:r>
        <w:r w:rsidRPr="001E2C1F">
          <w:rPr>
            <w:rFonts w:ascii="IRANSansWeb(FaNum)" w:hAnsi="IRANSansWeb(FaNum)" w:cs="IRANSansWeb(FaNum)" w:hint="cs"/>
            <w:sz w:val="18"/>
            <w:szCs w:val="18"/>
            <w:rtl/>
            <w:rPrChange w:id="491" w:author="Saleh Abedinezhad" w:date="2023-11-25T12:17:00Z">
              <w:rPr>
                <w:rFonts w:hint="cs"/>
                <w:rtl/>
              </w:rPr>
            </w:rPrChange>
          </w:rPr>
          <w:t>ی</w:t>
        </w:r>
        <w:r w:rsidRPr="001E2C1F">
          <w:rPr>
            <w:rFonts w:ascii="IRANSansWeb(FaNum)" w:hAnsi="IRANSansWeb(FaNum)" w:cs="IRANSansWeb(FaNum)" w:hint="eastAsia"/>
            <w:sz w:val="18"/>
            <w:szCs w:val="18"/>
            <w:rtl/>
            <w:rPrChange w:id="492" w:author="Saleh Abedinezhad" w:date="2023-11-25T12:17:00Z">
              <w:rPr>
                <w:rFonts w:hint="eastAsia"/>
                <w:rtl/>
              </w:rPr>
            </w:rPrChange>
          </w:rPr>
          <w:t>ا</w:t>
        </w:r>
        <w:r w:rsidRPr="001E2C1F">
          <w:rPr>
            <w:rFonts w:ascii="IRANSansWeb(FaNum)" w:hAnsi="IRANSansWeb(FaNum)" w:cs="IRANSansWeb(FaNum)"/>
            <w:sz w:val="18"/>
            <w:szCs w:val="18"/>
            <w:rtl/>
            <w:rPrChange w:id="493" w:author="Saleh Abedinezhad" w:date="2023-11-25T12:17:00Z">
              <w:rPr>
                <w:rtl/>
              </w:rPr>
            </w:rPrChange>
          </w:rPr>
          <w:t xml:space="preserve"> فعال</w:t>
        </w:r>
        <w:r w:rsidRPr="001E2C1F">
          <w:rPr>
            <w:rFonts w:ascii="IRANSansWeb(FaNum)" w:hAnsi="IRANSansWeb(FaNum)" w:cs="IRANSansWeb(FaNum)" w:hint="cs"/>
            <w:sz w:val="18"/>
            <w:szCs w:val="18"/>
            <w:rtl/>
            <w:rPrChange w:id="494" w:author="Saleh Abedinezhad" w:date="2023-11-25T12:17:00Z">
              <w:rPr>
                <w:rFonts w:hint="cs"/>
                <w:rtl/>
              </w:rPr>
            </w:rPrChange>
          </w:rPr>
          <w:t>ی</w:t>
        </w:r>
        <w:r w:rsidRPr="001E2C1F">
          <w:rPr>
            <w:rFonts w:ascii="IRANSansWeb(FaNum)" w:hAnsi="IRANSansWeb(FaNum)" w:cs="IRANSansWeb(FaNum)" w:hint="eastAsia"/>
            <w:sz w:val="18"/>
            <w:szCs w:val="18"/>
            <w:rtl/>
            <w:rPrChange w:id="495" w:author="Saleh Abedinezhad" w:date="2023-11-25T12:17:00Z">
              <w:rPr>
                <w:rFonts w:hint="eastAsia"/>
                <w:rtl/>
              </w:rPr>
            </w:rPrChange>
          </w:rPr>
          <w:t>ت‌ها</w:t>
        </w:r>
        <w:r w:rsidRPr="001E2C1F">
          <w:rPr>
            <w:rFonts w:ascii="IRANSansWeb(FaNum)" w:hAnsi="IRANSansWeb(FaNum)" w:cs="IRANSansWeb(FaNum)" w:hint="cs"/>
            <w:sz w:val="18"/>
            <w:szCs w:val="18"/>
            <w:rtl/>
            <w:rPrChange w:id="496" w:author="Saleh Abedinezhad" w:date="2023-11-25T12:17:00Z">
              <w:rPr>
                <w:rFonts w:hint="cs"/>
                <w:rtl/>
              </w:rPr>
            </w:rPrChange>
          </w:rPr>
          <w:t>ی</w:t>
        </w:r>
        <w:r w:rsidRPr="001E2C1F">
          <w:rPr>
            <w:rFonts w:ascii="IRANSansWeb(FaNum)" w:hAnsi="IRANSansWeb(FaNum)" w:cs="IRANSansWeb(FaNum)"/>
            <w:sz w:val="18"/>
            <w:szCs w:val="18"/>
            <w:rtl/>
            <w:rPrChange w:id="497" w:author="Saleh Abedinezhad" w:date="2023-11-25T12:17:00Z">
              <w:rPr>
                <w:rtl/>
              </w:rPr>
            </w:rPrChange>
          </w:rPr>
          <w:t xml:space="preserve"> انجام شده در </w:t>
        </w:r>
        <w:r w:rsidRPr="001E2C1F">
          <w:rPr>
            <w:rFonts w:ascii="IRANSansWeb(FaNum)" w:hAnsi="IRANSansWeb(FaNum)" w:cs="IRANSansWeb(FaNum)" w:hint="cs"/>
            <w:sz w:val="18"/>
            <w:szCs w:val="18"/>
            <w:rtl/>
            <w:rPrChange w:id="498" w:author="Saleh Abedinezhad" w:date="2023-11-25T12:17:00Z">
              <w:rPr>
                <w:rFonts w:hint="cs"/>
                <w:rtl/>
              </w:rPr>
            </w:rPrChange>
          </w:rPr>
          <w:t>ی</w:t>
        </w:r>
        <w:r w:rsidRPr="001E2C1F">
          <w:rPr>
            <w:rFonts w:ascii="IRANSansWeb(FaNum)" w:hAnsi="IRANSansWeb(FaNum)" w:cs="IRANSansWeb(FaNum)" w:hint="eastAsia"/>
            <w:sz w:val="18"/>
            <w:szCs w:val="18"/>
            <w:rtl/>
            <w:rPrChange w:id="499" w:author="Saleh Abedinezhad" w:date="2023-11-25T12:17:00Z">
              <w:rPr>
                <w:rFonts w:hint="eastAsia"/>
                <w:rtl/>
              </w:rPr>
            </w:rPrChange>
          </w:rPr>
          <w:t>ک</w:t>
        </w:r>
        <w:r w:rsidRPr="001E2C1F">
          <w:rPr>
            <w:rFonts w:ascii="IRANSansWeb(FaNum)" w:hAnsi="IRANSansWeb(FaNum)" w:cs="IRANSansWeb(FaNum)"/>
            <w:sz w:val="18"/>
            <w:szCs w:val="18"/>
            <w:rtl/>
            <w:rPrChange w:id="500" w:author="Saleh Abedinezhad" w:date="2023-11-25T12:17:00Z">
              <w:rPr>
                <w:rtl/>
              </w:rPr>
            </w:rPrChange>
          </w:rPr>
          <w:t xml:space="preserve"> مرحله مشخص از فرآ</w:t>
        </w:r>
        <w:r w:rsidRPr="001E2C1F">
          <w:rPr>
            <w:rFonts w:ascii="IRANSansWeb(FaNum)" w:hAnsi="IRANSansWeb(FaNum)" w:cs="IRANSansWeb(FaNum)" w:hint="cs"/>
            <w:sz w:val="18"/>
            <w:szCs w:val="18"/>
            <w:rtl/>
            <w:rPrChange w:id="501" w:author="Saleh Abedinezhad" w:date="2023-11-25T12:17:00Z">
              <w:rPr>
                <w:rFonts w:hint="cs"/>
                <w:rtl/>
              </w:rPr>
            </w:rPrChange>
          </w:rPr>
          <w:t>ی</w:t>
        </w:r>
        <w:r w:rsidRPr="001E2C1F">
          <w:rPr>
            <w:rFonts w:ascii="IRANSansWeb(FaNum)" w:hAnsi="IRANSansWeb(FaNum)" w:cs="IRANSansWeb(FaNum)" w:hint="eastAsia"/>
            <w:sz w:val="18"/>
            <w:szCs w:val="18"/>
            <w:rtl/>
            <w:rPrChange w:id="502" w:author="Saleh Abedinezhad" w:date="2023-11-25T12:17:00Z">
              <w:rPr>
                <w:rFonts w:hint="eastAsia"/>
                <w:rtl/>
              </w:rPr>
            </w:rPrChange>
          </w:rPr>
          <w:t>ند</w:t>
        </w:r>
        <w:r w:rsidRPr="001E2C1F">
          <w:rPr>
            <w:rFonts w:ascii="IRANSansWeb(FaNum)" w:hAnsi="IRANSansWeb(FaNum)" w:cs="IRANSansWeb(FaNum)"/>
            <w:sz w:val="18"/>
            <w:szCs w:val="18"/>
            <w:rtl/>
            <w:rPrChange w:id="503" w:author="Saleh Abedinezhad" w:date="2023-11-25T12:17:00Z">
              <w:rPr>
                <w:rtl/>
              </w:rPr>
            </w:rPrChange>
          </w:rPr>
          <w:t>.</w:t>
        </w:r>
      </w:ins>
    </w:p>
    <w:p w14:paraId="742134AD" w14:textId="29399611" w:rsidR="00034B8F" w:rsidRPr="001E2C1F" w:rsidRDefault="00034B8F">
      <w:pPr>
        <w:pStyle w:val="ListParagraph"/>
        <w:numPr>
          <w:ilvl w:val="0"/>
          <w:numId w:val="4"/>
        </w:numPr>
        <w:jc w:val="both"/>
        <w:rPr>
          <w:ins w:id="504" w:author="Saleh Abedinezhad" w:date="2023-11-19T13:34:00Z"/>
          <w:rFonts w:ascii="IRANSansWeb(FaNum)" w:hAnsi="IRANSansWeb(FaNum)" w:cs="IRANSansWeb(FaNum)"/>
          <w:sz w:val="18"/>
          <w:szCs w:val="18"/>
          <w:rtl/>
          <w:rPrChange w:id="505" w:author="Saleh Abedinezhad" w:date="2023-11-25T12:17:00Z">
            <w:rPr>
              <w:ins w:id="506" w:author="Saleh Abedinezhad" w:date="2023-11-19T13:34:00Z"/>
              <w:rtl/>
            </w:rPr>
          </w:rPrChange>
        </w:rPr>
        <w:pPrChange w:id="507" w:author="Saleh Abedinezhad" w:date="2023-11-25T12:17:00Z">
          <w:pPr/>
        </w:pPrChange>
      </w:pPr>
      <w:ins w:id="508" w:author="Saleh Abedinezhad" w:date="2023-11-19T13:34:00Z">
        <w:r w:rsidRPr="001E2C1F">
          <w:rPr>
            <w:rFonts w:ascii="IRANSansWeb(FaNum)" w:hAnsi="IRANSansWeb(FaNum)" w:cs="IRANSansWeb(FaNum)"/>
            <w:sz w:val="18"/>
            <w:szCs w:val="18"/>
            <w:rtl/>
            <w:rPrChange w:id="509" w:author="Saleh Abedinezhad" w:date="2023-11-25T12:17:00Z">
              <w:rPr>
                <w:rtl/>
              </w:rPr>
            </w:rPrChange>
          </w:rPr>
          <w:t>گره شروع (</w:t>
        </w:r>
        <w:r w:rsidRPr="001E2C1F">
          <w:rPr>
            <w:rFonts w:ascii="IRANSansWeb(FaNum)" w:hAnsi="IRANSansWeb(FaNum)" w:cs="IRANSansWeb(FaNum)"/>
            <w:sz w:val="18"/>
            <w:szCs w:val="18"/>
            <w:rPrChange w:id="510" w:author="Saleh Abedinezhad" w:date="2023-11-25T12:17:00Z">
              <w:rPr/>
            </w:rPrChange>
          </w:rPr>
          <w:t>Initial Node</w:t>
        </w:r>
        <w:r w:rsidRPr="001E2C1F">
          <w:rPr>
            <w:rFonts w:ascii="IRANSansWeb(FaNum)" w:hAnsi="IRANSansWeb(FaNum)" w:cs="IRANSansWeb(FaNum)"/>
            <w:sz w:val="18"/>
            <w:szCs w:val="18"/>
            <w:rtl/>
            <w:rPrChange w:id="511" w:author="Saleh Abedinezhad" w:date="2023-11-25T12:17:00Z">
              <w:rPr>
                <w:rtl/>
              </w:rPr>
            </w:rPrChange>
          </w:rPr>
          <w:t>): نما</w:t>
        </w:r>
        <w:r w:rsidRPr="001E2C1F">
          <w:rPr>
            <w:rFonts w:ascii="IRANSansWeb(FaNum)" w:hAnsi="IRANSansWeb(FaNum)" w:cs="IRANSansWeb(FaNum)" w:hint="cs"/>
            <w:sz w:val="18"/>
            <w:szCs w:val="18"/>
            <w:rtl/>
            <w:rPrChange w:id="512" w:author="Saleh Abedinezhad" w:date="2023-11-25T12:17:00Z">
              <w:rPr>
                <w:rFonts w:hint="cs"/>
                <w:rtl/>
              </w:rPr>
            </w:rPrChange>
          </w:rPr>
          <w:t>ی</w:t>
        </w:r>
        <w:r w:rsidRPr="001E2C1F">
          <w:rPr>
            <w:rFonts w:ascii="IRANSansWeb(FaNum)" w:hAnsi="IRANSansWeb(FaNum)" w:cs="IRANSansWeb(FaNum)" w:hint="eastAsia"/>
            <w:sz w:val="18"/>
            <w:szCs w:val="18"/>
            <w:rtl/>
            <w:rPrChange w:id="513" w:author="Saleh Abedinezhad" w:date="2023-11-25T12:17:00Z">
              <w:rPr>
                <w:rFonts w:hint="eastAsia"/>
                <w:rtl/>
              </w:rPr>
            </w:rPrChange>
          </w:rPr>
          <w:t>انگر</w:t>
        </w:r>
        <w:r w:rsidRPr="001E2C1F">
          <w:rPr>
            <w:rFonts w:ascii="IRANSansWeb(FaNum)" w:hAnsi="IRANSansWeb(FaNum)" w:cs="IRANSansWeb(FaNum)"/>
            <w:sz w:val="18"/>
            <w:szCs w:val="18"/>
            <w:rtl/>
            <w:rPrChange w:id="514" w:author="Saleh Abedinezhad" w:date="2023-11-25T12:17:00Z">
              <w:rPr>
                <w:rtl/>
              </w:rPr>
            </w:rPrChange>
          </w:rPr>
          <w:t xml:space="preserve"> آغاز فرآ</w:t>
        </w:r>
        <w:r w:rsidRPr="001E2C1F">
          <w:rPr>
            <w:rFonts w:ascii="IRANSansWeb(FaNum)" w:hAnsi="IRANSansWeb(FaNum)" w:cs="IRANSansWeb(FaNum)" w:hint="cs"/>
            <w:sz w:val="18"/>
            <w:szCs w:val="18"/>
            <w:rtl/>
            <w:rPrChange w:id="515" w:author="Saleh Abedinezhad" w:date="2023-11-25T12:17:00Z">
              <w:rPr>
                <w:rFonts w:hint="cs"/>
                <w:rtl/>
              </w:rPr>
            </w:rPrChange>
          </w:rPr>
          <w:t>ی</w:t>
        </w:r>
        <w:r w:rsidRPr="001E2C1F">
          <w:rPr>
            <w:rFonts w:ascii="IRANSansWeb(FaNum)" w:hAnsi="IRANSansWeb(FaNum)" w:cs="IRANSansWeb(FaNum)" w:hint="eastAsia"/>
            <w:sz w:val="18"/>
            <w:szCs w:val="18"/>
            <w:rtl/>
            <w:rPrChange w:id="516" w:author="Saleh Abedinezhad" w:date="2023-11-25T12:17:00Z">
              <w:rPr>
                <w:rFonts w:hint="eastAsia"/>
                <w:rtl/>
              </w:rPr>
            </w:rPrChange>
          </w:rPr>
          <w:t>ند</w:t>
        </w:r>
        <w:r w:rsidRPr="001E2C1F">
          <w:rPr>
            <w:rFonts w:ascii="IRANSansWeb(FaNum)" w:hAnsi="IRANSansWeb(FaNum)" w:cs="IRANSansWeb(FaNum)"/>
            <w:sz w:val="18"/>
            <w:szCs w:val="18"/>
            <w:rtl/>
            <w:rPrChange w:id="517" w:author="Saleh Abedinezhad" w:date="2023-11-25T12:17:00Z">
              <w:rPr>
                <w:rtl/>
              </w:rPr>
            </w:rPrChange>
          </w:rPr>
          <w:t xml:space="preserve"> است و معمولاً با </w:t>
        </w:r>
        <w:r w:rsidRPr="001E2C1F">
          <w:rPr>
            <w:rFonts w:ascii="IRANSansWeb(FaNum)" w:hAnsi="IRANSansWeb(FaNum)" w:cs="IRANSansWeb(FaNum)" w:hint="cs"/>
            <w:sz w:val="18"/>
            <w:szCs w:val="18"/>
            <w:rtl/>
            <w:rPrChange w:id="518" w:author="Saleh Abedinezhad" w:date="2023-11-25T12:17:00Z">
              <w:rPr>
                <w:rFonts w:hint="cs"/>
                <w:rtl/>
              </w:rPr>
            </w:rPrChange>
          </w:rPr>
          <w:t>ی</w:t>
        </w:r>
        <w:r w:rsidRPr="001E2C1F">
          <w:rPr>
            <w:rFonts w:ascii="IRANSansWeb(FaNum)" w:hAnsi="IRANSansWeb(FaNum)" w:cs="IRANSansWeb(FaNum)" w:hint="eastAsia"/>
            <w:sz w:val="18"/>
            <w:szCs w:val="18"/>
            <w:rtl/>
            <w:rPrChange w:id="519" w:author="Saleh Abedinezhad" w:date="2023-11-25T12:17:00Z">
              <w:rPr>
                <w:rFonts w:hint="eastAsia"/>
                <w:rtl/>
              </w:rPr>
            </w:rPrChange>
          </w:rPr>
          <w:t>ک</w:t>
        </w:r>
        <w:r w:rsidRPr="001E2C1F">
          <w:rPr>
            <w:rFonts w:ascii="IRANSansWeb(FaNum)" w:hAnsi="IRANSansWeb(FaNum)" w:cs="IRANSansWeb(FaNum)"/>
            <w:sz w:val="18"/>
            <w:szCs w:val="18"/>
            <w:rtl/>
            <w:rPrChange w:id="520" w:author="Saleh Abedinezhad" w:date="2023-11-25T12:17:00Z">
              <w:rPr>
                <w:rtl/>
              </w:rPr>
            </w:rPrChange>
          </w:rPr>
          <w:t xml:space="preserve"> دا</w:t>
        </w:r>
        <w:r w:rsidRPr="001E2C1F">
          <w:rPr>
            <w:rFonts w:ascii="IRANSansWeb(FaNum)" w:hAnsi="IRANSansWeb(FaNum)" w:cs="IRANSansWeb(FaNum)" w:hint="cs"/>
            <w:sz w:val="18"/>
            <w:szCs w:val="18"/>
            <w:rtl/>
            <w:rPrChange w:id="521" w:author="Saleh Abedinezhad" w:date="2023-11-25T12:17:00Z">
              <w:rPr>
                <w:rFonts w:hint="cs"/>
                <w:rtl/>
              </w:rPr>
            </w:rPrChange>
          </w:rPr>
          <w:t>ی</w:t>
        </w:r>
        <w:r w:rsidRPr="001E2C1F">
          <w:rPr>
            <w:rFonts w:ascii="IRANSansWeb(FaNum)" w:hAnsi="IRANSansWeb(FaNum)" w:cs="IRANSansWeb(FaNum)" w:hint="eastAsia"/>
            <w:sz w:val="18"/>
            <w:szCs w:val="18"/>
            <w:rtl/>
            <w:rPrChange w:id="522" w:author="Saleh Abedinezhad" w:date="2023-11-25T12:17:00Z">
              <w:rPr>
                <w:rFonts w:hint="eastAsia"/>
                <w:rtl/>
              </w:rPr>
            </w:rPrChange>
          </w:rPr>
          <w:t>ره</w:t>
        </w:r>
        <w:r w:rsidRPr="001E2C1F">
          <w:rPr>
            <w:rFonts w:ascii="IRANSansWeb(FaNum)" w:hAnsi="IRANSansWeb(FaNum)" w:cs="IRANSansWeb(FaNum)"/>
            <w:sz w:val="18"/>
            <w:szCs w:val="18"/>
            <w:rtl/>
            <w:rPrChange w:id="523" w:author="Saleh Abedinezhad" w:date="2023-11-25T12:17:00Z">
              <w:rPr>
                <w:rtl/>
              </w:rPr>
            </w:rPrChange>
          </w:rPr>
          <w:t xml:space="preserve"> کوچک نشان داده م</w:t>
        </w:r>
        <w:r w:rsidRPr="001E2C1F">
          <w:rPr>
            <w:rFonts w:ascii="IRANSansWeb(FaNum)" w:hAnsi="IRANSansWeb(FaNum)" w:cs="IRANSansWeb(FaNum)" w:hint="cs"/>
            <w:sz w:val="18"/>
            <w:szCs w:val="18"/>
            <w:rtl/>
            <w:rPrChange w:id="524" w:author="Saleh Abedinezhad" w:date="2023-11-25T12:17:00Z">
              <w:rPr>
                <w:rFonts w:hint="cs"/>
                <w:rtl/>
              </w:rPr>
            </w:rPrChange>
          </w:rPr>
          <w:t>ی‌</w:t>
        </w:r>
        <w:r w:rsidRPr="001E2C1F">
          <w:rPr>
            <w:rFonts w:ascii="IRANSansWeb(FaNum)" w:hAnsi="IRANSansWeb(FaNum)" w:cs="IRANSansWeb(FaNum)" w:hint="eastAsia"/>
            <w:sz w:val="18"/>
            <w:szCs w:val="18"/>
            <w:rtl/>
            <w:rPrChange w:id="525" w:author="Saleh Abedinezhad" w:date="2023-11-25T12:17:00Z">
              <w:rPr>
                <w:rFonts w:hint="eastAsia"/>
                <w:rtl/>
              </w:rPr>
            </w:rPrChange>
          </w:rPr>
          <w:t>شود</w:t>
        </w:r>
        <w:r w:rsidRPr="001E2C1F">
          <w:rPr>
            <w:rFonts w:ascii="IRANSansWeb(FaNum)" w:hAnsi="IRANSansWeb(FaNum)" w:cs="IRANSansWeb(FaNum)"/>
            <w:sz w:val="18"/>
            <w:szCs w:val="18"/>
            <w:rtl/>
            <w:rPrChange w:id="526" w:author="Saleh Abedinezhad" w:date="2023-11-25T12:17:00Z">
              <w:rPr>
                <w:rtl/>
              </w:rPr>
            </w:rPrChange>
          </w:rPr>
          <w:t>.</w:t>
        </w:r>
      </w:ins>
    </w:p>
    <w:p w14:paraId="3CFEEFA9" w14:textId="6C7844E3" w:rsidR="00034B8F" w:rsidRPr="001E2C1F" w:rsidRDefault="00034B8F">
      <w:pPr>
        <w:pStyle w:val="ListParagraph"/>
        <w:numPr>
          <w:ilvl w:val="0"/>
          <w:numId w:val="4"/>
        </w:numPr>
        <w:jc w:val="both"/>
        <w:rPr>
          <w:ins w:id="527" w:author="Saleh Abedinezhad" w:date="2023-11-19T13:34:00Z"/>
          <w:rFonts w:ascii="IRANSansWeb(FaNum)" w:hAnsi="IRANSansWeb(FaNum)" w:cs="IRANSansWeb(FaNum)"/>
          <w:sz w:val="18"/>
          <w:szCs w:val="18"/>
          <w:rtl/>
          <w:rPrChange w:id="528" w:author="Saleh Abedinezhad" w:date="2023-11-25T12:17:00Z">
            <w:rPr>
              <w:ins w:id="529" w:author="Saleh Abedinezhad" w:date="2023-11-19T13:34:00Z"/>
              <w:rtl/>
            </w:rPr>
          </w:rPrChange>
        </w:rPr>
        <w:pPrChange w:id="530" w:author="Saleh Abedinezhad" w:date="2023-11-25T12:17:00Z">
          <w:pPr/>
        </w:pPrChange>
      </w:pPr>
      <w:ins w:id="531" w:author="Saleh Abedinezhad" w:date="2023-11-19T13:34:00Z">
        <w:r w:rsidRPr="001E2C1F">
          <w:rPr>
            <w:rFonts w:ascii="IRANSansWeb(FaNum)" w:hAnsi="IRANSansWeb(FaNum)" w:cs="IRANSansWeb(FaNum)"/>
            <w:sz w:val="18"/>
            <w:szCs w:val="18"/>
            <w:rtl/>
            <w:rPrChange w:id="532" w:author="Saleh Abedinezhad" w:date="2023-11-25T12:17:00Z">
              <w:rPr>
                <w:rtl/>
              </w:rPr>
            </w:rPrChange>
          </w:rPr>
          <w:t>گره پا</w:t>
        </w:r>
        <w:r w:rsidRPr="001E2C1F">
          <w:rPr>
            <w:rFonts w:ascii="IRANSansWeb(FaNum)" w:hAnsi="IRANSansWeb(FaNum)" w:cs="IRANSansWeb(FaNum)" w:hint="cs"/>
            <w:sz w:val="18"/>
            <w:szCs w:val="18"/>
            <w:rtl/>
            <w:rPrChange w:id="533" w:author="Saleh Abedinezhad" w:date="2023-11-25T12:17:00Z">
              <w:rPr>
                <w:rFonts w:hint="cs"/>
                <w:rtl/>
              </w:rPr>
            </w:rPrChange>
          </w:rPr>
          <w:t>ی</w:t>
        </w:r>
        <w:r w:rsidRPr="001E2C1F">
          <w:rPr>
            <w:rFonts w:ascii="IRANSansWeb(FaNum)" w:hAnsi="IRANSansWeb(FaNum)" w:cs="IRANSansWeb(FaNum)" w:hint="eastAsia"/>
            <w:sz w:val="18"/>
            <w:szCs w:val="18"/>
            <w:rtl/>
            <w:rPrChange w:id="534" w:author="Saleh Abedinezhad" w:date="2023-11-25T12:17:00Z">
              <w:rPr>
                <w:rFonts w:hint="eastAsia"/>
                <w:rtl/>
              </w:rPr>
            </w:rPrChange>
          </w:rPr>
          <w:t>ان</w:t>
        </w:r>
        <w:r w:rsidRPr="001E2C1F">
          <w:rPr>
            <w:rFonts w:ascii="IRANSansWeb(FaNum)" w:hAnsi="IRANSansWeb(FaNum)" w:cs="IRANSansWeb(FaNum)"/>
            <w:sz w:val="18"/>
            <w:szCs w:val="18"/>
            <w:rtl/>
            <w:rPrChange w:id="535" w:author="Saleh Abedinezhad" w:date="2023-11-25T12:17:00Z">
              <w:rPr>
                <w:rtl/>
              </w:rPr>
            </w:rPrChange>
          </w:rPr>
          <w:t xml:space="preserve"> (</w:t>
        </w:r>
        <w:r w:rsidRPr="001E2C1F">
          <w:rPr>
            <w:rFonts w:ascii="IRANSansWeb(FaNum)" w:hAnsi="IRANSansWeb(FaNum)" w:cs="IRANSansWeb(FaNum)"/>
            <w:sz w:val="18"/>
            <w:szCs w:val="18"/>
            <w:rPrChange w:id="536" w:author="Saleh Abedinezhad" w:date="2023-11-25T12:17:00Z">
              <w:rPr/>
            </w:rPrChange>
          </w:rPr>
          <w:t>Final Node</w:t>
        </w:r>
        <w:r w:rsidRPr="001E2C1F">
          <w:rPr>
            <w:rFonts w:ascii="IRANSansWeb(FaNum)" w:hAnsi="IRANSansWeb(FaNum)" w:cs="IRANSansWeb(FaNum)"/>
            <w:sz w:val="18"/>
            <w:szCs w:val="18"/>
            <w:rtl/>
            <w:rPrChange w:id="537" w:author="Saleh Abedinezhad" w:date="2023-11-25T12:17:00Z">
              <w:rPr>
                <w:rtl/>
              </w:rPr>
            </w:rPrChange>
          </w:rPr>
          <w:t>): نما</w:t>
        </w:r>
        <w:r w:rsidRPr="001E2C1F">
          <w:rPr>
            <w:rFonts w:ascii="IRANSansWeb(FaNum)" w:hAnsi="IRANSansWeb(FaNum)" w:cs="IRANSansWeb(FaNum)" w:hint="cs"/>
            <w:sz w:val="18"/>
            <w:szCs w:val="18"/>
            <w:rtl/>
            <w:rPrChange w:id="538" w:author="Saleh Abedinezhad" w:date="2023-11-25T12:17:00Z">
              <w:rPr>
                <w:rFonts w:hint="cs"/>
                <w:rtl/>
              </w:rPr>
            </w:rPrChange>
          </w:rPr>
          <w:t>ی</w:t>
        </w:r>
        <w:r w:rsidRPr="001E2C1F">
          <w:rPr>
            <w:rFonts w:ascii="IRANSansWeb(FaNum)" w:hAnsi="IRANSansWeb(FaNum)" w:cs="IRANSansWeb(FaNum)" w:hint="eastAsia"/>
            <w:sz w:val="18"/>
            <w:szCs w:val="18"/>
            <w:rtl/>
            <w:rPrChange w:id="539" w:author="Saleh Abedinezhad" w:date="2023-11-25T12:17:00Z">
              <w:rPr>
                <w:rFonts w:hint="eastAsia"/>
                <w:rtl/>
              </w:rPr>
            </w:rPrChange>
          </w:rPr>
          <w:t>انگر</w:t>
        </w:r>
        <w:r w:rsidRPr="001E2C1F">
          <w:rPr>
            <w:rFonts w:ascii="IRANSansWeb(FaNum)" w:hAnsi="IRANSansWeb(FaNum)" w:cs="IRANSansWeb(FaNum)"/>
            <w:sz w:val="18"/>
            <w:szCs w:val="18"/>
            <w:rtl/>
            <w:rPrChange w:id="540" w:author="Saleh Abedinezhad" w:date="2023-11-25T12:17:00Z">
              <w:rPr>
                <w:rtl/>
              </w:rPr>
            </w:rPrChange>
          </w:rPr>
          <w:t xml:space="preserve"> پا</w:t>
        </w:r>
        <w:r w:rsidRPr="001E2C1F">
          <w:rPr>
            <w:rFonts w:ascii="IRANSansWeb(FaNum)" w:hAnsi="IRANSansWeb(FaNum)" w:cs="IRANSansWeb(FaNum)" w:hint="cs"/>
            <w:sz w:val="18"/>
            <w:szCs w:val="18"/>
            <w:rtl/>
            <w:rPrChange w:id="541" w:author="Saleh Abedinezhad" w:date="2023-11-25T12:17:00Z">
              <w:rPr>
                <w:rFonts w:hint="cs"/>
                <w:rtl/>
              </w:rPr>
            </w:rPrChange>
          </w:rPr>
          <w:t>ی</w:t>
        </w:r>
        <w:r w:rsidRPr="001E2C1F">
          <w:rPr>
            <w:rFonts w:ascii="IRANSansWeb(FaNum)" w:hAnsi="IRANSansWeb(FaNum)" w:cs="IRANSansWeb(FaNum)" w:hint="eastAsia"/>
            <w:sz w:val="18"/>
            <w:szCs w:val="18"/>
            <w:rtl/>
            <w:rPrChange w:id="542" w:author="Saleh Abedinezhad" w:date="2023-11-25T12:17:00Z">
              <w:rPr>
                <w:rFonts w:hint="eastAsia"/>
                <w:rtl/>
              </w:rPr>
            </w:rPrChange>
          </w:rPr>
          <w:t>ان</w:t>
        </w:r>
        <w:r w:rsidRPr="001E2C1F">
          <w:rPr>
            <w:rFonts w:ascii="IRANSansWeb(FaNum)" w:hAnsi="IRANSansWeb(FaNum)" w:cs="IRANSansWeb(FaNum)"/>
            <w:sz w:val="18"/>
            <w:szCs w:val="18"/>
            <w:rtl/>
            <w:rPrChange w:id="543" w:author="Saleh Abedinezhad" w:date="2023-11-25T12:17:00Z">
              <w:rPr>
                <w:rtl/>
              </w:rPr>
            </w:rPrChange>
          </w:rPr>
          <w:t xml:space="preserve"> فرآ</w:t>
        </w:r>
        <w:r w:rsidRPr="001E2C1F">
          <w:rPr>
            <w:rFonts w:ascii="IRANSansWeb(FaNum)" w:hAnsi="IRANSansWeb(FaNum)" w:cs="IRANSansWeb(FaNum)" w:hint="cs"/>
            <w:sz w:val="18"/>
            <w:szCs w:val="18"/>
            <w:rtl/>
            <w:rPrChange w:id="544" w:author="Saleh Abedinezhad" w:date="2023-11-25T12:17:00Z">
              <w:rPr>
                <w:rFonts w:hint="cs"/>
                <w:rtl/>
              </w:rPr>
            </w:rPrChange>
          </w:rPr>
          <w:t>ی</w:t>
        </w:r>
        <w:r w:rsidRPr="001E2C1F">
          <w:rPr>
            <w:rFonts w:ascii="IRANSansWeb(FaNum)" w:hAnsi="IRANSansWeb(FaNum)" w:cs="IRANSansWeb(FaNum)" w:hint="eastAsia"/>
            <w:sz w:val="18"/>
            <w:szCs w:val="18"/>
            <w:rtl/>
            <w:rPrChange w:id="545" w:author="Saleh Abedinezhad" w:date="2023-11-25T12:17:00Z">
              <w:rPr>
                <w:rFonts w:hint="eastAsia"/>
                <w:rtl/>
              </w:rPr>
            </w:rPrChange>
          </w:rPr>
          <w:t>ند</w:t>
        </w:r>
        <w:r w:rsidRPr="001E2C1F">
          <w:rPr>
            <w:rFonts w:ascii="IRANSansWeb(FaNum)" w:hAnsi="IRANSansWeb(FaNum)" w:cs="IRANSansWeb(FaNum)"/>
            <w:sz w:val="18"/>
            <w:szCs w:val="18"/>
            <w:rtl/>
            <w:rPrChange w:id="546" w:author="Saleh Abedinezhad" w:date="2023-11-25T12:17:00Z">
              <w:rPr>
                <w:rtl/>
              </w:rPr>
            </w:rPrChange>
          </w:rPr>
          <w:t xml:space="preserve"> است و معمولاً با </w:t>
        </w:r>
        <w:r w:rsidRPr="001E2C1F">
          <w:rPr>
            <w:rFonts w:ascii="IRANSansWeb(FaNum)" w:hAnsi="IRANSansWeb(FaNum)" w:cs="IRANSansWeb(FaNum)" w:hint="cs"/>
            <w:sz w:val="18"/>
            <w:szCs w:val="18"/>
            <w:rtl/>
            <w:rPrChange w:id="547" w:author="Saleh Abedinezhad" w:date="2023-11-25T12:17:00Z">
              <w:rPr>
                <w:rFonts w:hint="cs"/>
                <w:rtl/>
              </w:rPr>
            </w:rPrChange>
          </w:rPr>
          <w:t>ی</w:t>
        </w:r>
        <w:r w:rsidRPr="001E2C1F">
          <w:rPr>
            <w:rFonts w:ascii="IRANSansWeb(FaNum)" w:hAnsi="IRANSansWeb(FaNum)" w:cs="IRANSansWeb(FaNum)" w:hint="eastAsia"/>
            <w:sz w:val="18"/>
            <w:szCs w:val="18"/>
            <w:rtl/>
            <w:rPrChange w:id="548" w:author="Saleh Abedinezhad" w:date="2023-11-25T12:17:00Z">
              <w:rPr>
                <w:rFonts w:hint="eastAsia"/>
                <w:rtl/>
              </w:rPr>
            </w:rPrChange>
          </w:rPr>
          <w:t>ک</w:t>
        </w:r>
        <w:r w:rsidRPr="001E2C1F">
          <w:rPr>
            <w:rFonts w:ascii="IRANSansWeb(FaNum)" w:hAnsi="IRANSansWeb(FaNum)" w:cs="IRANSansWeb(FaNum)"/>
            <w:sz w:val="18"/>
            <w:szCs w:val="18"/>
            <w:rtl/>
            <w:rPrChange w:id="549" w:author="Saleh Abedinezhad" w:date="2023-11-25T12:17:00Z">
              <w:rPr>
                <w:rtl/>
              </w:rPr>
            </w:rPrChange>
          </w:rPr>
          <w:t xml:space="preserve"> دا</w:t>
        </w:r>
        <w:r w:rsidRPr="001E2C1F">
          <w:rPr>
            <w:rFonts w:ascii="IRANSansWeb(FaNum)" w:hAnsi="IRANSansWeb(FaNum)" w:cs="IRANSansWeb(FaNum)" w:hint="cs"/>
            <w:sz w:val="18"/>
            <w:szCs w:val="18"/>
            <w:rtl/>
            <w:rPrChange w:id="550" w:author="Saleh Abedinezhad" w:date="2023-11-25T12:17:00Z">
              <w:rPr>
                <w:rFonts w:hint="cs"/>
                <w:rtl/>
              </w:rPr>
            </w:rPrChange>
          </w:rPr>
          <w:t>ی</w:t>
        </w:r>
        <w:r w:rsidRPr="001E2C1F">
          <w:rPr>
            <w:rFonts w:ascii="IRANSansWeb(FaNum)" w:hAnsi="IRANSansWeb(FaNum)" w:cs="IRANSansWeb(FaNum)" w:hint="eastAsia"/>
            <w:sz w:val="18"/>
            <w:szCs w:val="18"/>
            <w:rtl/>
            <w:rPrChange w:id="551" w:author="Saleh Abedinezhad" w:date="2023-11-25T12:17:00Z">
              <w:rPr>
                <w:rFonts w:hint="eastAsia"/>
                <w:rtl/>
              </w:rPr>
            </w:rPrChange>
          </w:rPr>
          <w:t>ره</w:t>
        </w:r>
        <w:r w:rsidRPr="001E2C1F">
          <w:rPr>
            <w:rFonts w:ascii="IRANSansWeb(FaNum)" w:hAnsi="IRANSansWeb(FaNum)" w:cs="IRANSansWeb(FaNum)"/>
            <w:sz w:val="18"/>
            <w:szCs w:val="18"/>
            <w:rtl/>
            <w:rPrChange w:id="552" w:author="Saleh Abedinezhad" w:date="2023-11-25T12:17:00Z">
              <w:rPr>
                <w:rtl/>
              </w:rPr>
            </w:rPrChange>
          </w:rPr>
          <w:t xml:space="preserve"> د</w:t>
        </w:r>
        <w:r w:rsidRPr="001E2C1F">
          <w:rPr>
            <w:rFonts w:ascii="IRANSansWeb(FaNum)" w:hAnsi="IRANSansWeb(FaNum)" w:cs="IRANSansWeb(FaNum)" w:hint="cs"/>
            <w:sz w:val="18"/>
            <w:szCs w:val="18"/>
            <w:rtl/>
            <w:rPrChange w:id="553" w:author="Saleh Abedinezhad" w:date="2023-11-25T12:17:00Z">
              <w:rPr>
                <w:rFonts w:hint="cs"/>
                <w:rtl/>
              </w:rPr>
            </w:rPrChange>
          </w:rPr>
          <w:t>ی</w:t>
        </w:r>
        <w:r w:rsidRPr="001E2C1F">
          <w:rPr>
            <w:rFonts w:ascii="IRANSansWeb(FaNum)" w:hAnsi="IRANSansWeb(FaNum)" w:cs="IRANSansWeb(FaNum)" w:hint="eastAsia"/>
            <w:sz w:val="18"/>
            <w:szCs w:val="18"/>
            <w:rtl/>
            <w:rPrChange w:id="554" w:author="Saleh Abedinezhad" w:date="2023-11-25T12:17:00Z">
              <w:rPr>
                <w:rFonts w:hint="eastAsia"/>
                <w:rtl/>
              </w:rPr>
            </w:rPrChange>
          </w:rPr>
          <w:t>گر</w:t>
        </w:r>
        <w:r w:rsidRPr="001E2C1F">
          <w:rPr>
            <w:rFonts w:ascii="IRANSansWeb(FaNum)" w:hAnsi="IRANSansWeb(FaNum)" w:cs="IRANSansWeb(FaNum)"/>
            <w:sz w:val="18"/>
            <w:szCs w:val="18"/>
            <w:rtl/>
            <w:rPrChange w:id="555" w:author="Saleh Abedinezhad" w:date="2023-11-25T12:17:00Z">
              <w:rPr>
                <w:rtl/>
              </w:rPr>
            </w:rPrChange>
          </w:rPr>
          <w:t xml:space="preserve"> </w:t>
        </w:r>
        <w:r w:rsidRPr="001E2C1F">
          <w:rPr>
            <w:rFonts w:ascii="IRANSansWeb(FaNum)" w:hAnsi="IRANSansWeb(FaNum)" w:cs="IRANSansWeb(FaNum)" w:hint="cs"/>
            <w:sz w:val="18"/>
            <w:szCs w:val="18"/>
            <w:rtl/>
            <w:rPrChange w:id="556" w:author="Saleh Abedinezhad" w:date="2023-11-25T12:17:00Z">
              <w:rPr>
                <w:rFonts w:hint="cs"/>
                <w:rtl/>
              </w:rPr>
            </w:rPrChange>
          </w:rPr>
          <w:t>ی</w:t>
        </w:r>
        <w:r w:rsidRPr="001E2C1F">
          <w:rPr>
            <w:rFonts w:ascii="IRANSansWeb(FaNum)" w:hAnsi="IRANSansWeb(FaNum)" w:cs="IRANSansWeb(FaNum)" w:hint="eastAsia"/>
            <w:sz w:val="18"/>
            <w:szCs w:val="18"/>
            <w:rtl/>
            <w:rPrChange w:id="557" w:author="Saleh Abedinezhad" w:date="2023-11-25T12:17:00Z">
              <w:rPr>
                <w:rFonts w:hint="eastAsia"/>
                <w:rtl/>
              </w:rPr>
            </w:rPrChange>
          </w:rPr>
          <w:t>ا</w:t>
        </w:r>
        <w:r w:rsidRPr="001E2C1F">
          <w:rPr>
            <w:rFonts w:ascii="IRANSansWeb(FaNum)" w:hAnsi="IRANSansWeb(FaNum)" w:cs="IRANSansWeb(FaNum)"/>
            <w:sz w:val="18"/>
            <w:szCs w:val="18"/>
            <w:rtl/>
            <w:rPrChange w:id="558" w:author="Saleh Abedinezhad" w:date="2023-11-25T12:17:00Z">
              <w:rPr>
                <w:rtl/>
              </w:rPr>
            </w:rPrChange>
          </w:rPr>
          <w:t xml:space="preserve"> </w:t>
        </w:r>
        <w:r w:rsidRPr="001E2C1F">
          <w:rPr>
            <w:rFonts w:ascii="IRANSansWeb(FaNum)" w:hAnsi="IRANSansWeb(FaNum)" w:cs="IRANSansWeb(FaNum)" w:hint="cs"/>
            <w:sz w:val="18"/>
            <w:szCs w:val="18"/>
            <w:rtl/>
            <w:rPrChange w:id="559" w:author="Saleh Abedinezhad" w:date="2023-11-25T12:17:00Z">
              <w:rPr>
                <w:rFonts w:hint="cs"/>
                <w:rtl/>
              </w:rPr>
            </w:rPrChange>
          </w:rPr>
          <w:t>ی</w:t>
        </w:r>
        <w:r w:rsidRPr="001E2C1F">
          <w:rPr>
            <w:rFonts w:ascii="IRANSansWeb(FaNum)" w:hAnsi="IRANSansWeb(FaNum)" w:cs="IRANSansWeb(FaNum)" w:hint="eastAsia"/>
            <w:sz w:val="18"/>
            <w:szCs w:val="18"/>
            <w:rtl/>
            <w:rPrChange w:id="560" w:author="Saleh Abedinezhad" w:date="2023-11-25T12:17:00Z">
              <w:rPr>
                <w:rFonts w:hint="eastAsia"/>
                <w:rtl/>
              </w:rPr>
            </w:rPrChange>
          </w:rPr>
          <w:t>ک</w:t>
        </w:r>
        <w:r w:rsidRPr="001E2C1F">
          <w:rPr>
            <w:rFonts w:ascii="IRANSansWeb(FaNum)" w:hAnsi="IRANSansWeb(FaNum)" w:cs="IRANSansWeb(FaNum)"/>
            <w:sz w:val="18"/>
            <w:szCs w:val="18"/>
            <w:rtl/>
            <w:rPrChange w:id="561" w:author="Saleh Abedinezhad" w:date="2023-11-25T12:17:00Z">
              <w:rPr>
                <w:rtl/>
              </w:rPr>
            </w:rPrChange>
          </w:rPr>
          <w:t xml:space="preserve"> مستط</w:t>
        </w:r>
        <w:r w:rsidRPr="001E2C1F">
          <w:rPr>
            <w:rFonts w:ascii="IRANSansWeb(FaNum)" w:hAnsi="IRANSansWeb(FaNum)" w:cs="IRANSansWeb(FaNum)" w:hint="cs"/>
            <w:sz w:val="18"/>
            <w:szCs w:val="18"/>
            <w:rtl/>
            <w:rPrChange w:id="562" w:author="Saleh Abedinezhad" w:date="2023-11-25T12:17:00Z">
              <w:rPr>
                <w:rFonts w:hint="cs"/>
                <w:rtl/>
              </w:rPr>
            </w:rPrChange>
          </w:rPr>
          <w:t>ی</w:t>
        </w:r>
        <w:r w:rsidRPr="001E2C1F">
          <w:rPr>
            <w:rFonts w:ascii="IRANSansWeb(FaNum)" w:hAnsi="IRANSansWeb(FaNum)" w:cs="IRANSansWeb(FaNum)" w:hint="eastAsia"/>
            <w:sz w:val="18"/>
            <w:szCs w:val="18"/>
            <w:rtl/>
            <w:rPrChange w:id="563" w:author="Saleh Abedinezhad" w:date="2023-11-25T12:17:00Z">
              <w:rPr>
                <w:rFonts w:hint="eastAsia"/>
                <w:rtl/>
              </w:rPr>
            </w:rPrChange>
          </w:rPr>
          <w:t>ل</w:t>
        </w:r>
        <w:r w:rsidRPr="001E2C1F">
          <w:rPr>
            <w:rFonts w:ascii="IRANSansWeb(FaNum)" w:hAnsi="IRANSansWeb(FaNum)" w:cs="IRANSansWeb(FaNum)"/>
            <w:sz w:val="18"/>
            <w:szCs w:val="18"/>
            <w:rtl/>
            <w:rPrChange w:id="564" w:author="Saleh Abedinezhad" w:date="2023-11-25T12:17:00Z">
              <w:rPr>
                <w:rtl/>
              </w:rPr>
            </w:rPrChange>
          </w:rPr>
          <w:t xml:space="preserve"> کوچک نما</w:t>
        </w:r>
        <w:r w:rsidRPr="001E2C1F">
          <w:rPr>
            <w:rFonts w:ascii="IRANSansWeb(FaNum)" w:hAnsi="IRANSansWeb(FaNum)" w:cs="IRANSansWeb(FaNum)" w:hint="cs"/>
            <w:sz w:val="18"/>
            <w:szCs w:val="18"/>
            <w:rtl/>
            <w:rPrChange w:id="565" w:author="Saleh Abedinezhad" w:date="2023-11-25T12:17:00Z">
              <w:rPr>
                <w:rFonts w:hint="cs"/>
                <w:rtl/>
              </w:rPr>
            </w:rPrChange>
          </w:rPr>
          <w:t>ی</w:t>
        </w:r>
        <w:r w:rsidRPr="001E2C1F">
          <w:rPr>
            <w:rFonts w:ascii="IRANSansWeb(FaNum)" w:hAnsi="IRANSansWeb(FaNum)" w:cs="IRANSansWeb(FaNum)" w:hint="eastAsia"/>
            <w:sz w:val="18"/>
            <w:szCs w:val="18"/>
            <w:rtl/>
            <w:rPrChange w:id="566" w:author="Saleh Abedinezhad" w:date="2023-11-25T12:17:00Z">
              <w:rPr>
                <w:rFonts w:hint="eastAsia"/>
                <w:rtl/>
              </w:rPr>
            </w:rPrChange>
          </w:rPr>
          <w:t>ش</w:t>
        </w:r>
        <w:r w:rsidRPr="001E2C1F">
          <w:rPr>
            <w:rFonts w:ascii="IRANSansWeb(FaNum)" w:hAnsi="IRANSansWeb(FaNum)" w:cs="IRANSansWeb(FaNum)"/>
            <w:sz w:val="18"/>
            <w:szCs w:val="18"/>
            <w:rtl/>
            <w:rPrChange w:id="567" w:author="Saleh Abedinezhad" w:date="2023-11-25T12:17:00Z">
              <w:rPr>
                <w:rtl/>
              </w:rPr>
            </w:rPrChange>
          </w:rPr>
          <w:t xml:space="preserve"> داده م</w:t>
        </w:r>
        <w:r w:rsidRPr="001E2C1F">
          <w:rPr>
            <w:rFonts w:ascii="IRANSansWeb(FaNum)" w:hAnsi="IRANSansWeb(FaNum)" w:cs="IRANSansWeb(FaNum)" w:hint="cs"/>
            <w:sz w:val="18"/>
            <w:szCs w:val="18"/>
            <w:rtl/>
            <w:rPrChange w:id="568" w:author="Saleh Abedinezhad" w:date="2023-11-25T12:17:00Z">
              <w:rPr>
                <w:rFonts w:hint="cs"/>
                <w:rtl/>
              </w:rPr>
            </w:rPrChange>
          </w:rPr>
          <w:t>ی‌</w:t>
        </w:r>
        <w:r w:rsidRPr="001E2C1F">
          <w:rPr>
            <w:rFonts w:ascii="IRANSansWeb(FaNum)" w:hAnsi="IRANSansWeb(FaNum)" w:cs="IRANSansWeb(FaNum)" w:hint="eastAsia"/>
            <w:sz w:val="18"/>
            <w:szCs w:val="18"/>
            <w:rtl/>
            <w:rPrChange w:id="569" w:author="Saleh Abedinezhad" w:date="2023-11-25T12:17:00Z">
              <w:rPr>
                <w:rFonts w:hint="eastAsia"/>
                <w:rtl/>
              </w:rPr>
            </w:rPrChange>
          </w:rPr>
          <w:t>شود</w:t>
        </w:r>
        <w:r w:rsidRPr="001E2C1F">
          <w:rPr>
            <w:rFonts w:ascii="IRANSansWeb(FaNum)" w:hAnsi="IRANSansWeb(FaNum)" w:cs="IRANSansWeb(FaNum)"/>
            <w:sz w:val="18"/>
            <w:szCs w:val="18"/>
            <w:rtl/>
            <w:rPrChange w:id="570" w:author="Saleh Abedinezhad" w:date="2023-11-25T12:17:00Z">
              <w:rPr>
                <w:rtl/>
              </w:rPr>
            </w:rPrChange>
          </w:rPr>
          <w:t>.</w:t>
        </w:r>
      </w:ins>
    </w:p>
    <w:p w14:paraId="0C534596" w14:textId="5B72B501" w:rsidR="00034B8F" w:rsidRPr="001E2C1F" w:rsidRDefault="00034B8F">
      <w:pPr>
        <w:pStyle w:val="ListParagraph"/>
        <w:numPr>
          <w:ilvl w:val="0"/>
          <w:numId w:val="4"/>
        </w:numPr>
        <w:jc w:val="both"/>
        <w:rPr>
          <w:ins w:id="571" w:author="Saleh Abedinezhad" w:date="2023-11-19T13:34:00Z"/>
          <w:rFonts w:ascii="IRANSansWeb(FaNum)" w:hAnsi="IRANSansWeb(FaNum)" w:cs="IRANSansWeb(FaNum)"/>
          <w:sz w:val="18"/>
          <w:szCs w:val="18"/>
          <w:rtl/>
          <w:rPrChange w:id="572" w:author="Saleh Abedinezhad" w:date="2023-11-25T12:17:00Z">
            <w:rPr>
              <w:ins w:id="573" w:author="Saleh Abedinezhad" w:date="2023-11-19T13:34:00Z"/>
              <w:rtl/>
            </w:rPr>
          </w:rPrChange>
        </w:rPr>
        <w:pPrChange w:id="574" w:author="Saleh Abedinezhad" w:date="2023-11-25T12:17:00Z">
          <w:pPr/>
        </w:pPrChange>
      </w:pPr>
      <w:ins w:id="575" w:author="Saleh Abedinezhad" w:date="2023-11-19T13:34:00Z">
        <w:r w:rsidRPr="001E2C1F">
          <w:rPr>
            <w:rFonts w:ascii="IRANSansWeb(FaNum)" w:hAnsi="IRANSansWeb(FaNum)" w:cs="IRANSansWeb(FaNum)"/>
            <w:sz w:val="18"/>
            <w:szCs w:val="18"/>
            <w:rtl/>
            <w:rPrChange w:id="576" w:author="Saleh Abedinezhad" w:date="2023-11-25T12:17:00Z">
              <w:rPr>
                <w:rtl/>
              </w:rPr>
            </w:rPrChange>
          </w:rPr>
          <w:t>تصم</w:t>
        </w:r>
        <w:r w:rsidRPr="001E2C1F">
          <w:rPr>
            <w:rFonts w:ascii="IRANSansWeb(FaNum)" w:hAnsi="IRANSansWeb(FaNum)" w:cs="IRANSansWeb(FaNum)" w:hint="cs"/>
            <w:sz w:val="18"/>
            <w:szCs w:val="18"/>
            <w:rtl/>
            <w:rPrChange w:id="577" w:author="Saleh Abedinezhad" w:date="2023-11-25T12:17:00Z">
              <w:rPr>
                <w:rFonts w:hint="cs"/>
                <w:rtl/>
              </w:rPr>
            </w:rPrChange>
          </w:rPr>
          <w:t>ی</w:t>
        </w:r>
        <w:r w:rsidRPr="001E2C1F">
          <w:rPr>
            <w:rFonts w:ascii="IRANSansWeb(FaNum)" w:hAnsi="IRANSansWeb(FaNum)" w:cs="IRANSansWeb(FaNum)" w:hint="eastAsia"/>
            <w:sz w:val="18"/>
            <w:szCs w:val="18"/>
            <w:rtl/>
            <w:rPrChange w:id="578" w:author="Saleh Abedinezhad" w:date="2023-11-25T12:17:00Z">
              <w:rPr>
                <w:rFonts w:hint="eastAsia"/>
                <w:rtl/>
              </w:rPr>
            </w:rPrChange>
          </w:rPr>
          <w:t>م</w:t>
        </w:r>
        <w:r w:rsidRPr="001E2C1F">
          <w:rPr>
            <w:rFonts w:ascii="IRANSansWeb(FaNum)" w:hAnsi="IRANSansWeb(FaNum)" w:cs="IRANSansWeb(FaNum)"/>
            <w:sz w:val="18"/>
            <w:szCs w:val="18"/>
            <w:rtl/>
            <w:rPrChange w:id="579" w:author="Saleh Abedinezhad" w:date="2023-11-25T12:17:00Z">
              <w:rPr>
                <w:rtl/>
              </w:rPr>
            </w:rPrChange>
          </w:rPr>
          <w:t xml:space="preserve"> (</w:t>
        </w:r>
        <w:r w:rsidRPr="001E2C1F">
          <w:rPr>
            <w:rFonts w:ascii="IRANSansWeb(FaNum)" w:hAnsi="IRANSansWeb(FaNum)" w:cs="IRANSansWeb(FaNum)"/>
            <w:sz w:val="18"/>
            <w:szCs w:val="18"/>
            <w:rPrChange w:id="580" w:author="Saleh Abedinezhad" w:date="2023-11-25T12:17:00Z">
              <w:rPr/>
            </w:rPrChange>
          </w:rPr>
          <w:t>Decision</w:t>
        </w:r>
        <w:r w:rsidRPr="001E2C1F">
          <w:rPr>
            <w:rFonts w:ascii="IRANSansWeb(FaNum)" w:hAnsi="IRANSansWeb(FaNum)" w:cs="IRANSansWeb(FaNum)"/>
            <w:sz w:val="18"/>
            <w:szCs w:val="18"/>
            <w:rtl/>
            <w:rPrChange w:id="581" w:author="Saleh Abedinezhad" w:date="2023-11-25T12:17:00Z">
              <w:rPr>
                <w:rtl/>
              </w:rPr>
            </w:rPrChange>
          </w:rPr>
          <w:t>): برا</w:t>
        </w:r>
        <w:r w:rsidRPr="001E2C1F">
          <w:rPr>
            <w:rFonts w:ascii="IRANSansWeb(FaNum)" w:hAnsi="IRANSansWeb(FaNum)" w:cs="IRANSansWeb(FaNum)" w:hint="cs"/>
            <w:sz w:val="18"/>
            <w:szCs w:val="18"/>
            <w:rtl/>
            <w:rPrChange w:id="582" w:author="Saleh Abedinezhad" w:date="2023-11-25T12:17:00Z">
              <w:rPr>
                <w:rFonts w:hint="cs"/>
                <w:rtl/>
              </w:rPr>
            </w:rPrChange>
          </w:rPr>
          <w:t>ی</w:t>
        </w:r>
        <w:r w:rsidRPr="001E2C1F">
          <w:rPr>
            <w:rFonts w:ascii="IRANSansWeb(FaNum)" w:hAnsi="IRANSansWeb(FaNum)" w:cs="IRANSansWeb(FaNum)"/>
            <w:sz w:val="18"/>
            <w:szCs w:val="18"/>
            <w:rtl/>
            <w:rPrChange w:id="583" w:author="Saleh Abedinezhad" w:date="2023-11-25T12:17:00Z">
              <w:rPr>
                <w:rtl/>
              </w:rPr>
            </w:rPrChange>
          </w:rPr>
          <w:t xml:space="preserve"> نما</w:t>
        </w:r>
        <w:r w:rsidRPr="001E2C1F">
          <w:rPr>
            <w:rFonts w:ascii="IRANSansWeb(FaNum)" w:hAnsi="IRANSansWeb(FaNum)" w:cs="IRANSansWeb(FaNum)" w:hint="cs"/>
            <w:sz w:val="18"/>
            <w:szCs w:val="18"/>
            <w:rtl/>
            <w:rPrChange w:id="584" w:author="Saleh Abedinezhad" w:date="2023-11-25T12:17:00Z">
              <w:rPr>
                <w:rFonts w:hint="cs"/>
                <w:rtl/>
              </w:rPr>
            </w:rPrChange>
          </w:rPr>
          <w:t>ی</w:t>
        </w:r>
        <w:r w:rsidRPr="001E2C1F">
          <w:rPr>
            <w:rFonts w:ascii="IRANSansWeb(FaNum)" w:hAnsi="IRANSansWeb(FaNum)" w:cs="IRANSansWeb(FaNum)" w:hint="eastAsia"/>
            <w:sz w:val="18"/>
            <w:szCs w:val="18"/>
            <w:rtl/>
            <w:rPrChange w:id="585" w:author="Saleh Abedinezhad" w:date="2023-11-25T12:17:00Z">
              <w:rPr>
                <w:rFonts w:hint="eastAsia"/>
                <w:rtl/>
              </w:rPr>
            </w:rPrChange>
          </w:rPr>
          <w:t>ش</w:t>
        </w:r>
        <w:r w:rsidRPr="001E2C1F">
          <w:rPr>
            <w:rFonts w:ascii="IRANSansWeb(FaNum)" w:hAnsi="IRANSansWeb(FaNum)" w:cs="IRANSansWeb(FaNum)"/>
            <w:sz w:val="18"/>
            <w:szCs w:val="18"/>
            <w:rtl/>
            <w:rPrChange w:id="586" w:author="Saleh Abedinezhad" w:date="2023-11-25T12:17:00Z">
              <w:rPr>
                <w:rtl/>
              </w:rPr>
            </w:rPrChange>
          </w:rPr>
          <w:t xml:space="preserve"> تصم</w:t>
        </w:r>
        <w:r w:rsidRPr="001E2C1F">
          <w:rPr>
            <w:rFonts w:ascii="IRANSansWeb(FaNum)" w:hAnsi="IRANSansWeb(FaNum)" w:cs="IRANSansWeb(FaNum)" w:hint="cs"/>
            <w:sz w:val="18"/>
            <w:szCs w:val="18"/>
            <w:rtl/>
            <w:rPrChange w:id="587" w:author="Saleh Abedinezhad" w:date="2023-11-25T12:17:00Z">
              <w:rPr>
                <w:rFonts w:hint="cs"/>
                <w:rtl/>
              </w:rPr>
            </w:rPrChange>
          </w:rPr>
          <w:t>ی</w:t>
        </w:r>
        <w:r w:rsidRPr="001E2C1F">
          <w:rPr>
            <w:rFonts w:ascii="IRANSansWeb(FaNum)" w:hAnsi="IRANSansWeb(FaNum)" w:cs="IRANSansWeb(FaNum)" w:hint="eastAsia"/>
            <w:sz w:val="18"/>
            <w:szCs w:val="18"/>
            <w:rtl/>
            <w:rPrChange w:id="588" w:author="Saleh Abedinezhad" w:date="2023-11-25T12:17:00Z">
              <w:rPr>
                <w:rFonts w:hint="eastAsia"/>
                <w:rtl/>
              </w:rPr>
            </w:rPrChange>
          </w:rPr>
          <w:t>م‌گ</w:t>
        </w:r>
        <w:r w:rsidRPr="001E2C1F">
          <w:rPr>
            <w:rFonts w:ascii="IRANSansWeb(FaNum)" w:hAnsi="IRANSansWeb(FaNum)" w:cs="IRANSansWeb(FaNum)" w:hint="cs"/>
            <w:sz w:val="18"/>
            <w:szCs w:val="18"/>
            <w:rtl/>
            <w:rPrChange w:id="589" w:author="Saleh Abedinezhad" w:date="2023-11-25T12:17:00Z">
              <w:rPr>
                <w:rFonts w:hint="cs"/>
                <w:rtl/>
              </w:rPr>
            </w:rPrChange>
          </w:rPr>
          <w:t>ی</w:t>
        </w:r>
        <w:r w:rsidRPr="001E2C1F">
          <w:rPr>
            <w:rFonts w:ascii="IRANSansWeb(FaNum)" w:hAnsi="IRANSansWeb(FaNum)" w:cs="IRANSansWeb(FaNum)" w:hint="eastAsia"/>
            <w:sz w:val="18"/>
            <w:szCs w:val="18"/>
            <w:rtl/>
            <w:rPrChange w:id="590" w:author="Saleh Abedinezhad" w:date="2023-11-25T12:17:00Z">
              <w:rPr>
                <w:rFonts w:hint="eastAsia"/>
                <w:rtl/>
              </w:rPr>
            </w:rPrChange>
          </w:rPr>
          <w:t>ر</w:t>
        </w:r>
        <w:r w:rsidRPr="001E2C1F">
          <w:rPr>
            <w:rFonts w:ascii="IRANSansWeb(FaNum)" w:hAnsi="IRANSansWeb(FaNum)" w:cs="IRANSansWeb(FaNum)" w:hint="cs"/>
            <w:sz w:val="18"/>
            <w:szCs w:val="18"/>
            <w:rtl/>
            <w:rPrChange w:id="591" w:author="Saleh Abedinezhad" w:date="2023-11-25T12:17:00Z">
              <w:rPr>
                <w:rFonts w:hint="cs"/>
                <w:rtl/>
              </w:rPr>
            </w:rPrChange>
          </w:rPr>
          <w:t>ی‌</w:t>
        </w:r>
        <w:r w:rsidRPr="001E2C1F">
          <w:rPr>
            <w:rFonts w:ascii="IRANSansWeb(FaNum)" w:hAnsi="IRANSansWeb(FaNum)" w:cs="IRANSansWeb(FaNum)" w:hint="eastAsia"/>
            <w:sz w:val="18"/>
            <w:szCs w:val="18"/>
            <w:rtl/>
            <w:rPrChange w:id="592" w:author="Saleh Abedinezhad" w:date="2023-11-25T12:17:00Z">
              <w:rPr>
                <w:rFonts w:hint="eastAsia"/>
                <w:rtl/>
              </w:rPr>
            </w:rPrChange>
          </w:rPr>
          <w:t>ها</w:t>
        </w:r>
        <w:r w:rsidRPr="001E2C1F">
          <w:rPr>
            <w:rFonts w:ascii="IRANSansWeb(FaNum)" w:hAnsi="IRANSansWeb(FaNum)" w:cs="IRANSansWeb(FaNum)"/>
            <w:sz w:val="18"/>
            <w:szCs w:val="18"/>
            <w:rtl/>
            <w:rPrChange w:id="593" w:author="Saleh Abedinezhad" w:date="2023-11-25T12:17:00Z">
              <w:rPr>
                <w:rtl/>
              </w:rPr>
            </w:rPrChange>
          </w:rPr>
          <w:t xml:space="preserve"> در فرآ</w:t>
        </w:r>
        <w:r w:rsidRPr="001E2C1F">
          <w:rPr>
            <w:rFonts w:ascii="IRANSansWeb(FaNum)" w:hAnsi="IRANSansWeb(FaNum)" w:cs="IRANSansWeb(FaNum)" w:hint="cs"/>
            <w:sz w:val="18"/>
            <w:szCs w:val="18"/>
            <w:rtl/>
            <w:rPrChange w:id="594" w:author="Saleh Abedinezhad" w:date="2023-11-25T12:17:00Z">
              <w:rPr>
                <w:rFonts w:hint="cs"/>
                <w:rtl/>
              </w:rPr>
            </w:rPrChange>
          </w:rPr>
          <w:t>ی</w:t>
        </w:r>
        <w:r w:rsidRPr="001E2C1F">
          <w:rPr>
            <w:rFonts w:ascii="IRANSansWeb(FaNum)" w:hAnsi="IRANSansWeb(FaNum)" w:cs="IRANSansWeb(FaNum)" w:hint="eastAsia"/>
            <w:sz w:val="18"/>
            <w:szCs w:val="18"/>
            <w:rtl/>
            <w:rPrChange w:id="595" w:author="Saleh Abedinezhad" w:date="2023-11-25T12:17:00Z">
              <w:rPr>
                <w:rFonts w:hint="eastAsia"/>
                <w:rtl/>
              </w:rPr>
            </w:rPrChange>
          </w:rPr>
          <w:t>ند</w:t>
        </w:r>
        <w:r w:rsidRPr="001E2C1F">
          <w:rPr>
            <w:rFonts w:ascii="IRANSansWeb(FaNum)" w:hAnsi="IRANSansWeb(FaNum)" w:cs="IRANSansWeb(FaNum)"/>
            <w:sz w:val="18"/>
            <w:szCs w:val="18"/>
            <w:rtl/>
            <w:rPrChange w:id="596" w:author="Saleh Abedinezhad" w:date="2023-11-25T12:17:00Z">
              <w:rPr>
                <w:rtl/>
              </w:rPr>
            </w:rPrChange>
          </w:rPr>
          <w:t xml:space="preserve"> و جر</w:t>
        </w:r>
        <w:r w:rsidRPr="001E2C1F">
          <w:rPr>
            <w:rFonts w:ascii="IRANSansWeb(FaNum)" w:hAnsi="IRANSansWeb(FaNum)" w:cs="IRANSansWeb(FaNum)" w:hint="cs"/>
            <w:sz w:val="18"/>
            <w:szCs w:val="18"/>
            <w:rtl/>
            <w:rPrChange w:id="597" w:author="Saleh Abedinezhad" w:date="2023-11-25T12:17:00Z">
              <w:rPr>
                <w:rFonts w:hint="cs"/>
                <w:rtl/>
              </w:rPr>
            </w:rPrChange>
          </w:rPr>
          <w:t>ی</w:t>
        </w:r>
        <w:r w:rsidRPr="001E2C1F">
          <w:rPr>
            <w:rFonts w:ascii="IRANSansWeb(FaNum)" w:hAnsi="IRANSansWeb(FaNum)" w:cs="IRANSansWeb(FaNum)" w:hint="eastAsia"/>
            <w:sz w:val="18"/>
            <w:szCs w:val="18"/>
            <w:rtl/>
            <w:rPrChange w:id="598" w:author="Saleh Abedinezhad" w:date="2023-11-25T12:17:00Z">
              <w:rPr>
                <w:rFonts w:hint="eastAsia"/>
                <w:rtl/>
              </w:rPr>
            </w:rPrChange>
          </w:rPr>
          <w:t>ان</w:t>
        </w:r>
        <w:r w:rsidRPr="001E2C1F">
          <w:rPr>
            <w:rFonts w:ascii="IRANSansWeb(FaNum)" w:hAnsi="IRANSansWeb(FaNum)" w:cs="IRANSansWeb(FaNum)"/>
            <w:sz w:val="18"/>
            <w:szCs w:val="18"/>
            <w:rtl/>
            <w:rPrChange w:id="599" w:author="Saleh Abedinezhad" w:date="2023-11-25T12:17:00Z">
              <w:rPr>
                <w:rtl/>
              </w:rPr>
            </w:rPrChange>
          </w:rPr>
          <w:t xml:space="preserve"> انتخاب ب</w:t>
        </w:r>
        <w:r w:rsidRPr="001E2C1F">
          <w:rPr>
            <w:rFonts w:ascii="IRANSansWeb(FaNum)" w:hAnsi="IRANSansWeb(FaNum)" w:cs="IRANSansWeb(FaNum)" w:hint="cs"/>
            <w:sz w:val="18"/>
            <w:szCs w:val="18"/>
            <w:rtl/>
            <w:rPrChange w:id="600" w:author="Saleh Abedinezhad" w:date="2023-11-25T12:17:00Z">
              <w:rPr>
                <w:rFonts w:hint="cs"/>
                <w:rtl/>
              </w:rPr>
            </w:rPrChange>
          </w:rPr>
          <w:t>ی</w:t>
        </w:r>
        <w:r w:rsidRPr="001E2C1F">
          <w:rPr>
            <w:rFonts w:ascii="IRANSansWeb(FaNum)" w:hAnsi="IRANSansWeb(FaNum)" w:cs="IRANSansWeb(FaNum)" w:hint="eastAsia"/>
            <w:sz w:val="18"/>
            <w:szCs w:val="18"/>
            <w:rtl/>
            <w:rPrChange w:id="601" w:author="Saleh Abedinezhad" w:date="2023-11-25T12:17:00Z">
              <w:rPr>
                <w:rFonts w:hint="eastAsia"/>
                <w:rtl/>
              </w:rPr>
            </w:rPrChange>
          </w:rPr>
          <w:t>ن</w:t>
        </w:r>
        <w:r w:rsidRPr="001E2C1F">
          <w:rPr>
            <w:rFonts w:ascii="IRANSansWeb(FaNum)" w:hAnsi="IRANSansWeb(FaNum)" w:cs="IRANSansWeb(FaNum)"/>
            <w:sz w:val="18"/>
            <w:szCs w:val="18"/>
            <w:rtl/>
            <w:rPrChange w:id="602" w:author="Saleh Abedinezhad" w:date="2023-11-25T12:17:00Z">
              <w:rPr>
                <w:rtl/>
              </w:rPr>
            </w:rPrChange>
          </w:rPr>
          <w:t xml:space="preserve"> مس</w:t>
        </w:r>
        <w:r w:rsidRPr="001E2C1F">
          <w:rPr>
            <w:rFonts w:ascii="IRANSansWeb(FaNum)" w:hAnsi="IRANSansWeb(FaNum)" w:cs="IRANSansWeb(FaNum)" w:hint="cs"/>
            <w:sz w:val="18"/>
            <w:szCs w:val="18"/>
            <w:rtl/>
            <w:rPrChange w:id="603" w:author="Saleh Abedinezhad" w:date="2023-11-25T12:17:00Z">
              <w:rPr>
                <w:rFonts w:hint="cs"/>
                <w:rtl/>
              </w:rPr>
            </w:rPrChange>
          </w:rPr>
          <w:t>ی</w:t>
        </w:r>
        <w:r w:rsidRPr="001E2C1F">
          <w:rPr>
            <w:rFonts w:ascii="IRANSansWeb(FaNum)" w:hAnsi="IRANSansWeb(FaNum)" w:cs="IRANSansWeb(FaNum)" w:hint="eastAsia"/>
            <w:sz w:val="18"/>
            <w:szCs w:val="18"/>
            <w:rtl/>
            <w:rPrChange w:id="604" w:author="Saleh Abedinezhad" w:date="2023-11-25T12:17:00Z">
              <w:rPr>
                <w:rFonts w:hint="eastAsia"/>
                <w:rtl/>
              </w:rPr>
            </w:rPrChange>
          </w:rPr>
          <w:t>رها</w:t>
        </w:r>
        <w:r w:rsidRPr="001E2C1F">
          <w:rPr>
            <w:rFonts w:ascii="IRANSansWeb(FaNum)" w:hAnsi="IRANSansWeb(FaNum)" w:cs="IRANSansWeb(FaNum)" w:hint="cs"/>
            <w:sz w:val="18"/>
            <w:szCs w:val="18"/>
            <w:rtl/>
            <w:rPrChange w:id="605" w:author="Saleh Abedinezhad" w:date="2023-11-25T12:17:00Z">
              <w:rPr>
                <w:rFonts w:hint="cs"/>
                <w:rtl/>
              </w:rPr>
            </w:rPrChange>
          </w:rPr>
          <w:t>ی</w:t>
        </w:r>
        <w:r w:rsidRPr="001E2C1F">
          <w:rPr>
            <w:rFonts w:ascii="IRANSansWeb(FaNum)" w:hAnsi="IRANSansWeb(FaNum)" w:cs="IRANSansWeb(FaNum)"/>
            <w:sz w:val="18"/>
            <w:szCs w:val="18"/>
            <w:rtl/>
            <w:rPrChange w:id="606" w:author="Saleh Abedinezhad" w:date="2023-11-25T12:17:00Z">
              <w:rPr>
                <w:rtl/>
              </w:rPr>
            </w:rPrChange>
          </w:rPr>
          <w:t xml:space="preserve"> مختلف.</w:t>
        </w:r>
      </w:ins>
    </w:p>
    <w:p w14:paraId="54078A19" w14:textId="1347C4B4" w:rsidR="00034B8F" w:rsidRPr="001E2C1F" w:rsidRDefault="00034B8F">
      <w:pPr>
        <w:pStyle w:val="ListParagraph"/>
        <w:numPr>
          <w:ilvl w:val="0"/>
          <w:numId w:val="4"/>
        </w:numPr>
        <w:jc w:val="both"/>
        <w:rPr>
          <w:ins w:id="607" w:author="Saleh Abedinezhad" w:date="2023-11-19T13:34:00Z"/>
          <w:rFonts w:ascii="IRANSansWeb(FaNum)" w:hAnsi="IRANSansWeb(FaNum)" w:cs="IRANSansWeb(FaNum)"/>
          <w:sz w:val="18"/>
          <w:szCs w:val="18"/>
          <w:rtl/>
          <w:rPrChange w:id="608" w:author="Saleh Abedinezhad" w:date="2023-11-25T12:17:00Z">
            <w:rPr>
              <w:ins w:id="609" w:author="Saleh Abedinezhad" w:date="2023-11-19T13:34:00Z"/>
              <w:rtl/>
            </w:rPr>
          </w:rPrChange>
        </w:rPr>
        <w:pPrChange w:id="610" w:author="Saleh Abedinezhad" w:date="2023-11-25T12:17:00Z">
          <w:pPr/>
        </w:pPrChange>
      </w:pPr>
      <w:ins w:id="611" w:author="Saleh Abedinezhad" w:date="2023-11-19T13:34:00Z">
        <w:r w:rsidRPr="001E2C1F">
          <w:rPr>
            <w:rFonts w:ascii="IRANSansWeb(FaNum)" w:hAnsi="IRANSansWeb(FaNum)" w:cs="IRANSansWeb(FaNum)"/>
            <w:sz w:val="18"/>
            <w:szCs w:val="18"/>
            <w:rtl/>
            <w:rPrChange w:id="612" w:author="Saleh Abedinezhad" w:date="2023-11-25T12:17:00Z">
              <w:rPr>
                <w:rtl/>
              </w:rPr>
            </w:rPrChange>
          </w:rPr>
          <w:t>گره ادغام (</w:t>
        </w:r>
        <w:r w:rsidRPr="001E2C1F">
          <w:rPr>
            <w:rFonts w:ascii="IRANSansWeb(FaNum)" w:hAnsi="IRANSansWeb(FaNum)" w:cs="IRANSansWeb(FaNum)"/>
            <w:sz w:val="18"/>
            <w:szCs w:val="18"/>
            <w:rPrChange w:id="613" w:author="Saleh Abedinezhad" w:date="2023-11-25T12:17:00Z">
              <w:rPr/>
            </w:rPrChange>
          </w:rPr>
          <w:t>Merge Node</w:t>
        </w:r>
        <w:r w:rsidRPr="001E2C1F">
          <w:rPr>
            <w:rFonts w:ascii="IRANSansWeb(FaNum)" w:hAnsi="IRANSansWeb(FaNum)" w:cs="IRANSansWeb(FaNum)"/>
            <w:sz w:val="18"/>
            <w:szCs w:val="18"/>
            <w:rtl/>
            <w:rPrChange w:id="614" w:author="Saleh Abedinezhad" w:date="2023-11-25T12:17:00Z">
              <w:rPr>
                <w:rtl/>
              </w:rPr>
            </w:rPrChange>
          </w:rPr>
          <w:t>): برا</w:t>
        </w:r>
        <w:r w:rsidRPr="001E2C1F">
          <w:rPr>
            <w:rFonts w:ascii="IRANSansWeb(FaNum)" w:hAnsi="IRANSansWeb(FaNum)" w:cs="IRANSansWeb(FaNum)" w:hint="cs"/>
            <w:sz w:val="18"/>
            <w:szCs w:val="18"/>
            <w:rtl/>
            <w:rPrChange w:id="615" w:author="Saleh Abedinezhad" w:date="2023-11-25T12:17:00Z">
              <w:rPr>
                <w:rFonts w:hint="cs"/>
                <w:rtl/>
              </w:rPr>
            </w:rPrChange>
          </w:rPr>
          <w:t>ی</w:t>
        </w:r>
        <w:r w:rsidRPr="001E2C1F">
          <w:rPr>
            <w:rFonts w:ascii="IRANSansWeb(FaNum)" w:hAnsi="IRANSansWeb(FaNum)" w:cs="IRANSansWeb(FaNum)"/>
            <w:sz w:val="18"/>
            <w:szCs w:val="18"/>
            <w:rtl/>
            <w:rPrChange w:id="616" w:author="Saleh Abedinezhad" w:date="2023-11-25T12:17:00Z">
              <w:rPr>
                <w:rtl/>
              </w:rPr>
            </w:rPrChange>
          </w:rPr>
          <w:t xml:space="preserve"> ادغام مس</w:t>
        </w:r>
        <w:r w:rsidRPr="001E2C1F">
          <w:rPr>
            <w:rFonts w:ascii="IRANSansWeb(FaNum)" w:hAnsi="IRANSansWeb(FaNum)" w:cs="IRANSansWeb(FaNum)" w:hint="cs"/>
            <w:sz w:val="18"/>
            <w:szCs w:val="18"/>
            <w:rtl/>
            <w:rPrChange w:id="617" w:author="Saleh Abedinezhad" w:date="2023-11-25T12:17:00Z">
              <w:rPr>
                <w:rFonts w:hint="cs"/>
                <w:rtl/>
              </w:rPr>
            </w:rPrChange>
          </w:rPr>
          <w:t>ی</w:t>
        </w:r>
        <w:r w:rsidRPr="001E2C1F">
          <w:rPr>
            <w:rFonts w:ascii="IRANSansWeb(FaNum)" w:hAnsi="IRANSansWeb(FaNum)" w:cs="IRANSansWeb(FaNum)" w:hint="eastAsia"/>
            <w:sz w:val="18"/>
            <w:szCs w:val="18"/>
            <w:rtl/>
            <w:rPrChange w:id="618" w:author="Saleh Abedinezhad" w:date="2023-11-25T12:17:00Z">
              <w:rPr>
                <w:rFonts w:hint="eastAsia"/>
                <w:rtl/>
              </w:rPr>
            </w:rPrChange>
          </w:rPr>
          <w:t>رها</w:t>
        </w:r>
        <w:r w:rsidRPr="001E2C1F">
          <w:rPr>
            <w:rFonts w:ascii="IRANSansWeb(FaNum)" w:hAnsi="IRANSansWeb(FaNum)" w:cs="IRANSansWeb(FaNum)" w:hint="cs"/>
            <w:sz w:val="18"/>
            <w:szCs w:val="18"/>
            <w:rtl/>
            <w:rPrChange w:id="619" w:author="Saleh Abedinezhad" w:date="2023-11-25T12:17:00Z">
              <w:rPr>
                <w:rFonts w:hint="cs"/>
                <w:rtl/>
              </w:rPr>
            </w:rPrChange>
          </w:rPr>
          <w:t>ی</w:t>
        </w:r>
        <w:r w:rsidRPr="001E2C1F">
          <w:rPr>
            <w:rFonts w:ascii="IRANSansWeb(FaNum)" w:hAnsi="IRANSansWeb(FaNum)" w:cs="IRANSansWeb(FaNum)"/>
            <w:sz w:val="18"/>
            <w:szCs w:val="18"/>
            <w:rtl/>
            <w:rPrChange w:id="620" w:author="Saleh Abedinezhad" w:date="2023-11-25T12:17:00Z">
              <w:rPr>
                <w:rtl/>
              </w:rPr>
            </w:rPrChange>
          </w:rPr>
          <w:t xml:space="preserve"> مختلف جر</w:t>
        </w:r>
        <w:r w:rsidRPr="001E2C1F">
          <w:rPr>
            <w:rFonts w:ascii="IRANSansWeb(FaNum)" w:hAnsi="IRANSansWeb(FaNum)" w:cs="IRANSansWeb(FaNum)" w:hint="cs"/>
            <w:sz w:val="18"/>
            <w:szCs w:val="18"/>
            <w:rtl/>
            <w:rPrChange w:id="621" w:author="Saleh Abedinezhad" w:date="2023-11-25T12:17:00Z">
              <w:rPr>
                <w:rFonts w:hint="cs"/>
                <w:rtl/>
              </w:rPr>
            </w:rPrChange>
          </w:rPr>
          <w:t>ی</w:t>
        </w:r>
        <w:r w:rsidRPr="001E2C1F">
          <w:rPr>
            <w:rFonts w:ascii="IRANSansWeb(FaNum)" w:hAnsi="IRANSansWeb(FaNum)" w:cs="IRANSansWeb(FaNum)" w:hint="eastAsia"/>
            <w:sz w:val="18"/>
            <w:szCs w:val="18"/>
            <w:rtl/>
            <w:rPrChange w:id="622" w:author="Saleh Abedinezhad" w:date="2023-11-25T12:17:00Z">
              <w:rPr>
                <w:rFonts w:hint="eastAsia"/>
                <w:rtl/>
              </w:rPr>
            </w:rPrChange>
          </w:rPr>
          <w:t>ان</w:t>
        </w:r>
        <w:r w:rsidRPr="001E2C1F">
          <w:rPr>
            <w:rFonts w:ascii="IRANSansWeb(FaNum)" w:hAnsi="IRANSansWeb(FaNum)" w:cs="IRANSansWeb(FaNum)"/>
            <w:sz w:val="18"/>
            <w:szCs w:val="18"/>
            <w:rtl/>
            <w:rPrChange w:id="623" w:author="Saleh Abedinezhad" w:date="2023-11-25T12:17:00Z">
              <w:rPr>
                <w:rtl/>
              </w:rPr>
            </w:rPrChange>
          </w:rPr>
          <w:t xml:space="preserve"> کار به </w:t>
        </w:r>
        <w:r w:rsidRPr="001E2C1F">
          <w:rPr>
            <w:rFonts w:ascii="IRANSansWeb(FaNum)" w:hAnsi="IRANSansWeb(FaNum)" w:cs="IRANSansWeb(FaNum)" w:hint="cs"/>
            <w:sz w:val="18"/>
            <w:szCs w:val="18"/>
            <w:rtl/>
            <w:rPrChange w:id="624" w:author="Saleh Abedinezhad" w:date="2023-11-25T12:17:00Z">
              <w:rPr>
                <w:rFonts w:hint="cs"/>
                <w:rtl/>
              </w:rPr>
            </w:rPrChange>
          </w:rPr>
          <w:t>ی</w:t>
        </w:r>
        <w:r w:rsidRPr="001E2C1F">
          <w:rPr>
            <w:rFonts w:ascii="IRANSansWeb(FaNum)" w:hAnsi="IRANSansWeb(FaNum)" w:cs="IRANSansWeb(FaNum)" w:hint="eastAsia"/>
            <w:sz w:val="18"/>
            <w:szCs w:val="18"/>
            <w:rtl/>
            <w:rPrChange w:id="625" w:author="Saleh Abedinezhad" w:date="2023-11-25T12:17:00Z">
              <w:rPr>
                <w:rFonts w:hint="eastAsia"/>
                <w:rtl/>
              </w:rPr>
            </w:rPrChange>
          </w:rPr>
          <w:t>کد</w:t>
        </w:r>
        <w:r w:rsidRPr="001E2C1F">
          <w:rPr>
            <w:rFonts w:ascii="IRANSansWeb(FaNum)" w:hAnsi="IRANSansWeb(FaNum)" w:cs="IRANSansWeb(FaNum)" w:hint="cs"/>
            <w:sz w:val="18"/>
            <w:szCs w:val="18"/>
            <w:rtl/>
            <w:rPrChange w:id="626" w:author="Saleh Abedinezhad" w:date="2023-11-25T12:17:00Z">
              <w:rPr>
                <w:rFonts w:hint="cs"/>
                <w:rtl/>
              </w:rPr>
            </w:rPrChange>
          </w:rPr>
          <w:t>ی</w:t>
        </w:r>
        <w:r w:rsidRPr="001E2C1F">
          <w:rPr>
            <w:rFonts w:ascii="IRANSansWeb(FaNum)" w:hAnsi="IRANSansWeb(FaNum)" w:cs="IRANSansWeb(FaNum)" w:hint="eastAsia"/>
            <w:sz w:val="18"/>
            <w:szCs w:val="18"/>
            <w:rtl/>
            <w:rPrChange w:id="627" w:author="Saleh Abedinezhad" w:date="2023-11-25T12:17:00Z">
              <w:rPr>
                <w:rFonts w:hint="eastAsia"/>
                <w:rtl/>
              </w:rPr>
            </w:rPrChange>
          </w:rPr>
          <w:t>گر</w:t>
        </w:r>
        <w:r w:rsidRPr="001E2C1F">
          <w:rPr>
            <w:rFonts w:ascii="IRANSansWeb(FaNum)" w:hAnsi="IRANSansWeb(FaNum)" w:cs="IRANSansWeb(FaNum)"/>
            <w:sz w:val="18"/>
            <w:szCs w:val="18"/>
            <w:rtl/>
            <w:rPrChange w:id="628" w:author="Saleh Abedinezhad" w:date="2023-11-25T12:17:00Z">
              <w:rPr>
                <w:rtl/>
              </w:rPr>
            </w:rPrChange>
          </w:rPr>
          <w:t>.</w:t>
        </w:r>
      </w:ins>
    </w:p>
    <w:p w14:paraId="08F06ABB" w14:textId="1B355606" w:rsidR="000942B7" w:rsidRDefault="00034B8F" w:rsidP="00B5478C">
      <w:pPr>
        <w:pStyle w:val="ListParagraph"/>
        <w:numPr>
          <w:ilvl w:val="0"/>
          <w:numId w:val="4"/>
        </w:numPr>
        <w:jc w:val="both"/>
        <w:rPr>
          <w:ins w:id="629" w:author="Saleh Abedinezhad" w:date="2023-11-25T12:18:00Z"/>
          <w:rFonts w:ascii="IRANSansWeb(FaNum)" w:hAnsi="IRANSansWeb(FaNum)" w:cs="IRANSansWeb(FaNum)"/>
          <w:sz w:val="18"/>
          <w:szCs w:val="18"/>
          <w:rtl/>
        </w:rPr>
      </w:pPr>
      <w:ins w:id="630" w:author="Saleh Abedinezhad" w:date="2023-11-19T13:34:00Z">
        <w:r w:rsidRPr="001E2C1F">
          <w:rPr>
            <w:rFonts w:ascii="IRANSansWeb(FaNum)" w:hAnsi="IRANSansWeb(FaNum)" w:cs="IRANSansWeb(FaNum)"/>
            <w:sz w:val="18"/>
            <w:szCs w:val="18"/>
            <w:rtl/>
            <w:rPrChange w:id="631" w:author="Saleh Abedinezhad" w:date="2023-11-25T12:17:00Z">
              <w:rPr>
                <w:rtl/>
              </w:rPr>
            </w:rPrChange>
          </w:rPr>
          <w:t>شعاع جر</w:t>
        </w:r>
        <w:r w:rsidRPr="001E2C1F">
          <w:rPr>
            <w:rFonts w:ascii="IRANSansWeb(FaNum)" w:hAnsi="IRANSansWeb(FaNum)" w:cs="IRANSansWeb(FaNum)" w:hint="cs"/>
            <w:sz w:val="18"/>
            <w:szCs w:val="18"/>
            <w:rtl/>
            <w:rPrChange w:id="632" w:author="Saleh Abedinezhad" w:date="2023-11-25T12:17:00Z">
              <w:rPr>
                <w:rFonts w:hint="cs"/>
                <w:rtl/>
              </w:rPr>
            </w:rPrChange>
          </w:rPr>
          <w:t>ی</w:t>
        </w:r>
        <w:r w:rsidRPr="001E2C1F">
          <w:rPr>
            <w:rFonts w:ascii="IRANSansWeb(FaNum)" w:hAnsi="IRANSansWeb(FaNum)" w:cs="IRANSansWeb(FaNum)" w:hint="eastAsia"/>
            <w:sz w:val="18"/>
            <w:szCs w:val="18"/>
            <w:rtl/>
            <w:rPrChange w:id="633" w:author="Saleh Abedinezhad" w:date="2023-11-25T12:17:00Z">
              <w:rPr>
                <w:rFonts w:hint="eastAsia"/>
                <w:rtl/>
              </w:rPr>
            </w:rPrChange>
          </w:rPr>
          <w:t>ان</w:t>
        </w:r>
        <w:r w:rsidRPr="001E2C1F">
          <w:rPr>
            <w:rFonts w:ascii="IRANSansWeb(FaNum)" w:hAnsi="IRANSansWeb(FaNum)" w:cs="IRANSansWeb(FaNum)"/>
            <w:sz w:val="18"/>
            <w:szCs w:val="18"/>
            <w:rtl/>
            <w:rPrChange w:id="634" w:author="Saleh Abedinezhad" w:date="2023-11-25T12:17:00Z">
              <w:rPr>
                <w:rtl/>
              </w:rPr>
            </w:rPrChange>
          </w:rPr>
          <w:t xml:space="preserve"> (</w:t>
        </w:r>
        <w:r w:rsidRPr="001E2C1F">
          <w:rPr>
            <w:rFonts w:ascii="IRANSansWeb(FaNum)" w:hAnsi="IRANSansWeb(FaNum)" w:cs="IRANSansWeb(FaNum)"/>
            <w:sz w:val="18"/>
            <w:szCs w:val="18"/>
            <w:rPrChange w:id="635" w:author="Saleh Abedinezhad" w:date="2023-11-25T12:17:00Z">
              <w:rPr/>
            </w:rPrChange>
          </w:rPr>
          <w:t>Flow Edge</w:t>
        </w:r>
        <w:r w:rsidRPr="001E2C1F">
          <w:rPr>
            <w:rFonts w:ascii="IRANSansWeb(FaNum)" w:hAnsi="IRANSansWeb(FaNum)" w:cs="IRANSansWeb(FaNum)"/>
            <w:sz w:val="18"/>
            <w:szCs w:val="18"/>
            <w:rtl/>
            <w:rPrChange w:id="636" w:author="Saleh Abedinezhad" w:date="2023-11-25T12:17:00Z">
              <w:rPr>
                <w:rtl/>
              </w:rPr>
            </w:rPrChange>
          </w:rPr>
          <w:t>): نشان‌دهنده جر</w:t>
        </w:r>
        <w:r w:rsidRPr="001E2C1F">
          <w:rPr>
            <w:rFonts w:ascii="IRANSansWeb(FaNum)" w:hAnsi="IRANSansWeb(FaNum)" w:cs="IRANSansWeb(FaNum)" w:hint="cs"/>
            <w:sz w:val="18"/>
            <w:szCs w:val="18"/>
            <w:rtl/>
            <w:rPrChange w:id="637" w:author="Saleh Abedinezhad" w:date="2023-11-25T12:17:00Z">
              <w:rPr>
                <w:rFonts w:hint="cs"/>
                <w:rtl/>
              </w:rPr>
            </w:rPrChange>
          </w:rPr>
          <w:t>ی</w:t>
        </w:r>
        <w:r w:rsidRPr="001E2C1F">
          <w:rPr>
            <w:rFonts w:ascii="IRANSansWeb(FaNum)" w:hAnsi="IRANSansWeb(FaNum)" w:cs="IRANSansWeb(FaNum)" w:hint="eastAsia"/>
            <w:sz w:val="18"/>
            <w:szCs w:val="18"/>
            <w:rtl/>
            <w:rPrChange w:id="638" w:author="Saleh Abedinezhad" w:date="2023-11-25T12:17:00Z">
              <w:rPr>
                <w:rFonts w:hint="eastAsia"/>
                <w:rtl/>
              </w:rPr>
            </w:rPrChange>
          </w:rPr>
          <w:t>ان</w:t>
        </w:r>
        <w:r w:rsidRPr="001E2C1F">
          <w:rPr>
            <w:rFonts w:ascii="IRANSansWeb(FaNum)" w:hAnsi="IRANSansWeb(FaNum)" w:cs="IRANSansWeb(FaNum)"/>
            <w:sz w:val="18"/>
            <w:szCs w:val="18"/>
            <w:rtl/>
            <w:rPrChange w:id="639" w:author="Saleh Abedinezhad" w:date="2023-11-25T12:17:00Z">
              <w:rPr>
                <w:rtl/>
              </w:rPr>
            </w:rPrChange>
          </w:rPr>
          <w:t xml:space="preserve"> فعال</w:t>
        </w:r>
        <w:r w:rsidRPr="001E2C1F">
          <w:rPr>
            <w:rFonts w:ascii="IRANSansWeb(FaNum)" w:hAnsi="IRANSansWeb(FaNum)" w:cs="IRANSansWeb(FaNum)" w:hint="cs"/>
            <w:sz w:val="18"/>
            <w:szCs w:val="18"/>
            <w:rtl/>
            <w:rPrChange w:id="640" w:author="Saleh Abedinezhad" w:date="2023-11-25T12:17:00Z">
              <w:rPr>
                <w:rFonts w:hint="cs"/>
                <w:rtl/>
              </w:rPr>
            </w:rPrChange>
          </w:rPr>
          <w:t>ی</w:t>
        </w:r>
        <w:r w:rsidRPr="001E2C1F">
          <w:rPr>
            <w:rFonts w:ascii="IRANSansWeb(FaNum)" w:hAnsi="IRANSansWeb(FaNum)" w:cs="IRANSansWeb(FaNum)" w:hint="eastAsia"/>
            <w:sz w:val="18"/>
            <w:szCs w:val="18"/>
            <w:rtl/>
            <w:rPrChange w:id="641" w:author="Saleh Abedinezhad" w:date="2023-11-25T12:17:00Z">
              <w:rPr>
                <w:rFonts w:hint="eastAsia"/>
                <w:rtl/>
              </w:rPr>
            </w:rPrChange>
          </w:rPr>
          <w:t>ت</w:t>
        </w:r>
        <w:r w:rsidRPr="001E2C1F">
          <w:rPr>
            <w:rFonts w:ascii="IRANSansWeb(FaNum)" w:hAnsi="IRANSansWeb(FaNum)" w:cs="IRANSansWeb(FaNum)"/>
            <w:sz w:val="18"/>
            <w:szCs w:val="18"/>
            <w:rtl/>
            <w:rPrChange w:id="642" w:author="Saleh Abedinezhad" w:date="2023-11-25T12:17:00Z">
              <w:rPr>
                <w:rtl/>
              </w:rPr>
            </w:rPrChange>
          </w:rPr>
          <w:t xml:space="preserve"> از </w:t>
        </w:r>
        <w:r w:rsidRPr="001E2C1F">
          <w:rPr>
            <w:rFonts w:ascii="IRANSansWeb(FaNum)" w:hAnsi="IRANSansWeb(FaNum)" w:cs="IRANSansWeb(FaNum)" w:hint="cs"/>
            <w:sz w:val="18"/>
            <w:szCs w:val="18"/>
            <w:rtl/>
            <w:rPrChange w:id="643" w:author="Saleh Abedinezhad" w:date="2023-11-25T12:17:00Z">
              <w:rPr>
                <w:rFonts w:hint="cs"/>
                <w:rtl/>
              </w:rPr>
            </w:rPrChange>
          </w:rPr>
          <w:t>ی</w:t>
        </w:r>
        <w:r w:rsidRPr="001E2C1F">
          <w:rPr>
            <w:rFonts w:ascii="IRANSansWeb(FaNum)" w:hAnsi="IRANSansWeb(FaNum)" w:cs="IRANSansWeb(FaNum)" w:hint="eastAsia"/>
            <w:sz w:val="18"/>
            <w:szCs w:val="18"/>
            <w:rtl/>
            <w:rPrChange w:id="644" w:author="Saleh Abedinezhad" w:date="2023-11-25T12:17:00Z">
              <w:rPr>
                <w:rFonts w:hint="eastAsia"/>
                <w:rtl/>
              </w:rPr>
            </w:rPrChange>
          </w:rPr>
          <w:t>ک</w:t>
        </w:r>
        <w:r w:rsidRPr="001E2C1F">
          <w:rPr>
            <w:rFonts w:ascii="IRANSansWeb(FaNum)" w:hAnsi="IRANSansWeb(FaNum)" w:cs="IRANSansWeb(FaNum)"/>
            <w:sz w:val="18"/>
            <w:szCs w:val="18"/>
            <w:rtl/>
            <w:rPrChange w:id="645" w:author="Saleh Abedinezhad" w:date="2023-11-25T12:17:00Z">
              <w:rPr>
                <w:rtl/>
              </w:rPr>
            </w:rPrChange>
          </w:rPr>
          <w:t xml:space="preserve"> فعال</w:t>
        </w:r>
        <w:r w:rsidRPr="001E2C1F">
          <w:rPr>
            <w:rFonts w:ascii="IRANSansWeb(FaNum)" w:hAnsi="IRANSansWeb(FaNum)" w:cs="IRANSansWeb(FaNum)" w:hint="cs"/>
            <w:sz w:val="18"/>
            <w:szCs w:val="18"/>
            <w:rtl/>
            <w:rPrChange w:id="646" w:author="Saleh Abedinezhad" w:date="2023-11-25T12:17:00Z">
              <w:rPr>
                <w:rFonts w:hint="cs"/>
                <w:rtl/>
              </w:rPr>
            </w:rPrChange>
          </w:rPr>
          <w:t>ی</w:t>
        </w:r>
        <w:r w:rsidRPr="001E2C1F">
          <w:rPr>
            <w:rFonts w:ascii="IRANSansWeb(FaNum)" w:hAnsi="IRANSansWeb(FaNum)" w:cs="IRANSansWeb(FaNum)" w:hint="eastAsia"/>
            <w:sz w:val="18"/>
            <w:szCs w:val="18"/>
            <w:rtl/>
            <w:rPrChange w:id="647" w:author="Saleh Abedinezhad" w:date="2023-11-25T12:17:00Z">
              <w:rPr>
                <w:rFonts w:hint="eastAsia"/>
                <w:rtl/>
              </w:rPr>
            </w:rPrChange>
          </w:rPr>
          <w:t>ت</w:t>
        </w:r>
        <w:r w:rsidRPr="001E2C1F">
          <w:rPr>
            <w:rFonts w:ascii="IRANSansWeb(FaNum)" w:hAnsi="IRANSansWeb(FaNum)" w:cs="IRANSansWeb(FaNum)"/>
            <w:sz w:val="18"/>
            <w:szCs w:val="18"/>
            <w:rtl/>
            <w:rPrChange w:id="648" w:author="Saleh Abedinezhad" w:date="2023-11-25T12:17:00Z">
              <w:rPr>
                <w:rtl/>
              </w:rPr>
            </w:rPrChange>
          </w:rPr>
          <w:t xml:space="preserve"> به فعال</w:t>
        </w:r>
        <w:r w:rsidRPr="001E2C1F">
          <w:rPr>
            <w:rFonts w:ascii="IRANSansWeb(FaNum)" w:hAnsi="IRANSansWeb(FaNum)" w:cs="IRANSansWeb(FaNum)" w:hint="cs"/>
            <w:sz w:val="18"/>
            <w:szCs w:val="18"/>
            <w:rtl/>
            <w:rPrChange w:id="649" w:author="Saleh Abedinezhad" w:date="2023-11-25T12:17:00Z">
              <w:rPr>
                <w:rFonts w:hint="cs"/>
                <w:rtl/>
              </w:rPr>
            </w:rPrChange>
          </w:rPr>
          <w:t>ی</w:t>
        </w:r>
        <w:r w:rsidRPr="001E2C1F">
          <w:rPr>
            <w:rFonts w:ascii="IRANSansWeb(FaNum)" w:hAnsi="IRANSansWeb(FaNum)" w:cs="IRANSansWeb(FaNum)" w:hint="eastAsia"/>
            <w:sz w:val="18"/>
            <w:szCs w:val="18"/>
            <w:rtl/>
            <w:rPrChange w:id="650" w:author="Saleh Abedinezhad" w:date="2023-11-25T12:17:00Z">
              <w:rPr>
                <w:rFonts w:hint="eastAsia"/>
                <w:rtl/>
              </w:rPr>
            </w:rPrChange>
          </w:rPr>
          <w:t>ت</w:t>
        </w:r>
        <w:r w:rsidRPr="001E2C1F">
          <w:rPr>
            <w:rFonts w:ascii="IRANSansWeb(FaNum)" w:hAnsi="IRANSansWeb(FaNum)" w:cs="IRANSansWeb(FaNum)"/>
            <w:sz w:val="18"/>
            <w:szCs w:val="18"/>
            <w:rtl/>
            <w:rPrChange w:id="651" w:author="Saleh Abedinezhad" w:date="2023-11-25T12:17:00Z">
              <w:rPr>
                <w:rtl/>
              </w:rPr>
            </w:rPrChange>
          </w:rPr>
          <w:t xml:space="preserve"> د</w:t>
        </w:r>
        <w:r w:rsidRPr="001E2C1F">
          <w:rPr>
            <w:rFonts w:ascii="IRANSansWeb(FaNum)" w:hAnsi="IRANSansWeb(FaNum)" w:cs="IRANSansWeb(FaNum)" w:hint="cs"/>
            <w:sz w:val="18"/>
            <w:szCs w:val="18"/>
            <w:rtl/>
            <w:rPrChange w:id="652" w:author="Saleh Abedinezhad" w:date="2023-11-25T12:17:00Z">
              <w:rPr>
                <w:rFonts w:hint="cs"/>
                <w:rtl/>
              </w:rPr>
            </w:rPrChange>
          </w:rPr>
          <w:t>ی</w:t>
        </w:r>
        <w:r w:rsidRPr="001E2C1F">
          <w:rPr>
            <w:rFonts w:ascii="IRANSansWeb(FaNum)" w:hAnsi="IRANSansWeb(FaNum)" w:cs="IRANSansWeb(FaNum)" w:hint="eastAsia"/>
            <w:sz w:val="18"/>
            <w:szCs w:val="18"/>
            <w:rtl/>
            <w:rPrChange w:id="653" w:author="Saleh Abedinezhad" w:date="2023-11-25T12:17:00Z">
              <w:rPr>
                <w:rFonts w:hint="eastAsia"/>
                <w:rtl/>
              </w:rPr>
            </w:rPrChange>
          </w:rPr>
          <w:t>گر</w:t>
        </w:r>
        <w:r w:rsidRPr="001E2C1F">
          <w:rPr>
            <w:rFonts w:ascii="IRANSansWeb(FaNum)" w:hAnsi="IRANSansWeb(FaNum)" w:cs="IRANSansWeb(FaNum)"/>
            <w:sz w:val="18"/>
            <w:szCs w:val="18"/>
            <w:rtl/>
            <w:rPrChange w:id="654" w:author="Saleh Abedinezhad" w:date="2023-11-25T12:17:00Z">
              <w:rPr>
                <w:rtl/>
              </w:rPr>
            </w:rPrChange>
          </w:rPr>
          <w:t xml:space="preserve"> است.</w:t>
        </w:r>
      </w:ins>
    </w:p>
    <w:p w14:paraId="4563A81E" w14:textId="0493A776" w:rsidR="00490463" w:rsidRPr="000942B7" w:rsidRDefault="000942B7">
      <w:pPr>
        <w:pStyle w:val="Heading2"/>
        <w:jc w:val="center"/>
        <w:rPr>
          <w:ins w:id="655" w:author="Saleh Abedinezhad" w:date="2023-11-25T12:19:00Z"/>
          <w:rFonts w:ascii="IRANSansWeb(FaNum)" w:hAnsi="IRANSansWeb(FaNum)" w:cs="IRANSansWeb(FaNum)"/>
          <w:b/>
          <w:bCs/>
          <w:sz w:val="40"/>
          <w:szCs w:val="40"/>
          <w:rPrChange w:id="656" w:author="Saleh Abedinezhad" w:date="2023-11-25T12:19:00Z">
            <w:rPr>
              <w:ins w:id="657" w:author="Saleh Abedinezhad" w:date="2023-11-25T12:19:00Z"/>
              <w:rFonts w:ascii="IRANSansWeb(FaNum)" w:hAnsi="IRANSansWeb(FaNum)" w:cs="IRANSansWeb(FaNum)"/>
              <w:sz w:val="18"/>
              <w:szCs w:val="18"/>
            </w:rPr>
          </w:rPrChange>
        </w:rPr>
        <w:pPrChange w:id="658" w:author="Saleh Abedinezhad" w:date="2023-11-25T20:41:00Z">
          <w:pPr>
            <w:jc w:val="center"/>
          </w:pPr>
        </w:pPrChange>
      </w:pPr>
      <w:bookmarkStart w:id="659" w:name="_Toc153222483"/>
      <w:ins w:id="660" w:author="Saleh Abedinezhad" w:date="2023-11-25T12:19:00Z">
        <w:r w:rsidRPr="000942B7">
          <w:rPr>
            <w:rFonts w:ascii="IRANSansWeb(FaNum)" w:hAnsi="IRANSansWeb(FaNum)" w:cs="IRANSansWeb(FaNum)"/>
            <w:b/>
            <w:bCs/>
            <w:sz w:val="40"/>
            <w:szCs w:val="40"/>
            <w:rPrChange w:id="661" w:author="Saleh Abedinezhad" w:date="2023-11-25T12:19:00Z">
              <w:rPr>
                <w:rFonts w:ascii="IRANSansWeb(FaNum)" w:hAnsi="IRANSansWeb(FaNum)" w:cs="IRANSansWeb(FaNum)"/>
                <w:sz w:val="18"/>
                <w:szCs w:val="18"/>
              </w:rPr>
            </w:rPrChange>
          </w:rPr>
          <w:lastRenderedPageBreak/>
          <w:t>Class Diagram</w:t>
        </w:r>
        <w:bookmarkEnd w:id="659"/>
      </w:ins>
    </w:p>
    <w:p w14:paraId="08B2946D" w14:textId="5D51CC3C" w:rsidR="000942B7" w:rsidRDefault="004B0C7B" w:rsidP="004B0C7B">
      <w:pPr>
        <w:jc w:val="center"/>
        <w:rPr>
          <w:ins w:id="662" w:author="Saleh Abedinezhad" w:date="2023-11-25T20:36:00Z"/>
          <w:rFonts w:ascii="IRANSansWeb(FaNum)" w:hAnsi="IRANSansWeb(FaNum)" w:cs="IRANSansWeb(FaNum)"/>
          <w:sz w:val="18"/>
          <w:szCs w:val="18"/>
          <w:rtl/>
        </w:rPr>
      </w:pPr>
      <w:ins w:id="663" w:author="Saleh Abedinezhad" w:date="2023-11-25T20:35:00Z">
        <w:r>
          <w:rPr>
            <w:rFonts w:ascii="IRANSansWeb(FaNum)" w:hAnsi="IRANSansWeb(FaNum)" w:cs="IRANSansWeb(FaNum)" w:hint="cs"/>
            <w:noProof/>
            <w:sz w:val="18"/>
            <w:szCs w:val="18"/>
          </w:rPr>
          <w:drawing>
            <wp:inline distT="0" distB="0" distL="0" distR="0" wp14:anchorId="0C2FFA67" wp14:editId="7A408BEF">
              <wp:extent cx="5214208" cy="6191250"/>
              <wp:effectExtent l="0" t="0" r="5715" b="0"/>
              <wp:docPr id="18712280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30022" cy="6210027"/>
                      </a:xfrm>
                      <a:prstGeom prst="rect">
                        <a:avLst/>
                      </a:prstGeom>
                      <a:noFill/>
                      <a:ln>
                        <a:noFill/>
                      </a:ln>
                    </pic:spPr>
                  </pic:pic>
                </a:graphicData>
              </a:graphic>
            </wp:inline>
          </w:drawing>
        </w:r>
      </w:ins>
    </w:p>
    <w:p w14:paraId="734853A9" w14:textId="77777777" w:rsidR="004B0C7B" w:rsidRPr="004B0C7B" w:rsidRDefault="004B0C7B" w:rsidP="004B0C7B">
      <w:pPr>
        <w:jc w:val="lowKashida"/>
        <w:rPr>
          <w:ins w:id="664" w:author="Saleh Abedinezhad" w:date="2023-11-25T20:36:00Z"/>
          <w:rFonts w:ascii="IRANSansWeb(FaNum)" w:hAnsi="IRANSansWeb(FaNum)" w:cs="IRANSansWeb(FaNum)"/>
          <w:sz w:val="18"/>
          <w:szCs w:val="18"/>
          <w:rtl/>
        </w:rPr>
      </w:pPr>
      <w:ins w:id="665" w:author="Saleh Abedinezhad" w:date="2023-11-25T20:36:00Z">
        <w:r w:rsidRPr="004B0C7B">
          <w:rPr>
            <w:rFonts w:ascii="IRANSansWeb(FaNum)" w:hAnsi="IRANSansWeb(FaNum)" w:cs="IRANSansWeb(FaNum)"/>
            <w:sz w:val="18"/>
            <w:szCs w:val="18"/>
            <w:rtl/>
          </w:rPr>
          <w:t xml:space="preserve">نمودار کلاس </w:t>
        </w:r>
        <w:r w:rsidRPr="004B0C7B">
          <w:rPr>
            <w:rFonts w:ascii="IRANSansWeb(FaNum)" w:hAnsi="IRANSansWeb(FaNum)" w:cs="IRANSansWeb(FaNum)" w:hint="cs"/>
            <w:sz w:val="18"/>
            <w:szCs w:val="18"/>
            <w:rtl/>
          </w:rPr>
          <w:t>ی</w:t>
        </w:r>
        <w:r w:rsidRPr="004B0C7B">
          <w:rPr>
            <w:rFonts w:ascii="IRANSansWeb(FaNum)" w:hAnsi="IRANSansWeb(FaNum)" w:cs="IRANSansWeb(FaNum)" w:hint="eastAsia"/>
            <w:sz w:val="18"/>
            <w:szCs w:val="18"/>
            <w:rtl/>
          </w:rPr>
          <w:t>ک</w:t>
        </w:r>
        <w:r w:rsidRPr="004B0C7B">
          <w:rPr>
            <w:rFonts w:ascii="IRANSansWeb(FaNum)" w:hAnsi="IRANSansWeb(FaNum)" w:cs="IRANSansWeb(FaNum)" w:hint="cs"/>
            <w:sz w:val="18"/>
            <w:szCs w:val="18"/>
            <w:rtl/>
          </w:rPr>
          <w:t>ی</w:t>
        </w:r>
        <w:r w:rsidRPr="004B0C7B">
          <w:rPr>
            <w:rFonts w:ascii="IRANSansWeb(FaNum)" w:hAnsi="IRANSansWeb(FaNum)" w:cs="IRANSansWeb(FaNum)"/>
            <w:sz w:val="18"/>
            <w:szCs w:val="18"/>
            <w:rtl/>
          </w:rPr>
          <w:t xml:space="preserve"> د</w:t>
        </w:r>
        <w:r w:rsidRPr="004B0C7B">
          <w:rPr>
            <w:rFonts w:ascii="IRANSansWeb(FaNum)" w:hAnsi="IRANSansWeb(FaNum)" w:cs="IRANSansWeb(FaNum)" w:hint="cs"/>
            <w:sz w:val="18"/>
            <w:szCs w:val="18"/>
            <w:rtl/>
          </w:rPr>
          <w:t>ی</w:t>
        </w:r>
        <w:r w:rsidRPr="004B0C7B">
          <w:rPr>
            <w:rFonts w:ascii="IRANSansWeb(FaNum)" w:hAnsi="IRANSansWeb(FaNum)" w:cs="IRANSansWeb(FaNum)" w:hint="eastAsia"/>
            <w:sz w:val="18"/>
            <w:szCs w:val="18"/>
            <w:rtl/>
          </w:rPr>
          <w:t>گر</w:t>
        </w:r>
        <w:r w:rsidRPr="004B0C7B">
          <w:rPr>
            <w:rFonts w:ascii="IRANSansWeb(FaNum)" w:hAnsi="IRANSansWeb(FaNum)" w:cs="IRANSansWeb(FaNum)"/>
            <w:sz w:val="18"/>
            <w:szCs w:val="18"/>
            <w:rtl/>
          </w:rPr>
          <w:t xml:space="preserve"> از نمودارها</w:t>
        </w:r>
        <w:r w:rsidRPr="004B0C7B">
          <w:rPr>
            <w:rFonts w:ascii="IRANSansWeb(FaNum)" w:hAnsi="IRANSansWeb(FaNum)" w:cs="IRANSansWeb(FaNum)" w:hint="cs"/>
            <w:sz w:val="18"/>
            <w:szCs w:val="18"/>
            <w:rtl/>
          </w:rPr>
          <w:t>ی</w:t>
        </w:r>
        <w:r w:rsidRPr="004B0C7B">
          <w:rPr>
            <w:rFonts w:ascii="IRANSansWeb(FaNum)" w:hAnsi="IRANSansWeb(FaNum)" w:cs="IRANSansWeb(FaNum)"/>
            <w:sz w:val="18"/>
            <w:szCs w:val="18"/>
            <w:rtl/>
          </w:rPr>
          <w:t xml:space="preserve"> مهم </w:t>
        </w:r>
        <w:r w:rsidRPr="004B0C7B">
          <w:rPr>
            <w:rFonts w:ascii="IRANSansWeb(FaNum)" w:hAnsi="IRANSansWeb(FaNum)" w:cs="IRANSansWeb(FaNum)"/>
            <w:sz w:val="18"/>
            <w:szCs w:val="18"/>
          </w:rPr>
          <w:t>UML (Unified Modeling Language)</w:t>
        </w:r>
        <w:r w:rsidRPr="004B0C7B">
          <w:rPr>
            <w:rFonts w:ascii="IRANSansWeb(FaNum)" w:hAnsi="IRANSansWeb(FaNum)" w:cs="IRANSansWeb(FaNum)"/>
            <w:sz w:val="18"/>
            <w:szCs w:val="18"/>
            <w:rtl/>
          </w:rPr>
          <w:t xml:space="preserve"> است که برا</w:t>
        </w:r>
        <w:r w:rsidRPr="004B0C7B">
          <w:rPr>
            <w:rFonts w:ascii="IRANSansWeb(FaNum)" w:hAnsi="IRANSansWeb(FaNum)" w:cs="IRANSansWeb(FaNum)" w:hint="cs"/>
            <w:sz w:val="18"/>
            <w:szCs w:val="18"/>
            <w:rtl/>
          </w:rPr>
          <w:t>ی</w:t>
        </w:r>
        <w:r w:rsidRPr="004B0C7B">
          <w:rPr>
            <w:rFonts w:ascii="IRANSansWeb(FaNum)" w:hAnsi="IRANSansWeb(FaNum)" w:cs="IRANSansWeb(FaNum)"/>
            <w:sz w:val="18"/>
            <w:szCs w:val="18"/>
            <w:rtl/>
          </w:rPr>
          <w:t xml:space="preserve"> نما</w:t>
        </w:r>
        <w:r w:rsidRPr="004B0C7B">
          <w:rPr>
            <w:rFonts w:ascii="IRANSansWeb(FaNum)" w:hAnsi="IRANSansWeb(FaNum)" w:cs="IRANSansWeb(FaNum)" w:hint="cs"/>
            <w:sz w:val="18"/>
            <w:szCs w:val="18"/>
            <w:rtl/>
          </w:rPr>
          <w:t>ی</w:t>
        </w:r>
        <w:r w:rsidRPr="004B0C7B">
          <w:rPr>
            <w:rFonts w:ascii="IRANSansWeb(FaNum)" w:hAnsi="IRANSansWeb(FaNum)" w:cs="IRANSansWeb(FaNum)" w:hint="eastAsia"/>
            <w:sz w:val="18"/>
            <w:szCs w:val="18"/>
            <w:rtl/>
          </w:rPr>
          <w:t>ش</w:t>
        </w:r>
        <w:r w:rsidRPr="004B0C7B">
          <w:rPr>
            <w:rFonts w:ascii="IRANSansWeb(FaNum)" w:hAnsi="IRANSansWeb(FaNum)" w:cs="IRANSansWeb(FaNum)"/>
            <w:sz w:val="18"/>
            <w:szCs w:val="18"/>
            <w:rtl/>
          </w:rPr>
          <w:t xml:space="preserve"> ساختارها</w:t>
        </w:r>
        <w:r w:rsidRPr="004B0C7B">
          <w:rPr>
            <w:rFonts w:ascii="IRANSansWeb(FaNum)" w:hAnsi="IRANSansWeb(FaNum)" w:cs="IRANSansWeb(FaNum)" w:hint="cs"/>
            <w:sz w:val="18"/>
            <w:szCs w:val="18"/>
            <w:rtl/>
          </w:rPr>
          <w:t>ی</w:t>
        </w:r>
        <w:r w:rsidRPr="004B0C7B">
          <w:rPr>
            <w:rFonts w:ascii="IRANSansWeb(FaNum)" w:hAnsi="IRANSansWeb(FaNum)" w:cs="IRANSansWeb(FaNum)"/>
            <w:sz w:val="18"/>
            <w:szCs w:val="18"/>
            <w:rtl/>
          </w:rPr>
          <w:t xml:space="preserve"> مختلف </w:t>
        </w:r>
        <w:r w:rsidRPr="004B0C7B">
          <w:rPr>
            <w:rFonts w:ascii="IRANSansWeb(FaNum)" w:hAnsi="IRANSansWeb(FaNum)" w:cs="IRANSansWeb(FaNum)" w:hint="cs"/>
            <w:sz w:val="18"/>
            <w:szCs w:val="18"/>
            <w:rtl/>
          </w:rPr>
          <w:t>ی</w:t>
        </w:r>
        <w:r w:rsidRPr="004B0C7B">
          <w:rPr>
            <w:rFonts w:ascii="IRANSansWeb(FaNum)" w:hAnsi="IRANSansWeb(FaNum)" w:cs="IRANSansWeb(FaNum)" w:hint="eastAsia"/>
            <w:sz w:val="18"/>
            <w:szCs w:val="18"/>
            <w:rtl/>
          </w:rPr>
          <w:t>ک</w:t>
        </w:r>
        <w:r w:rsidRPr="004B0C7B">
          <w:rPr>
            <w:rFonts w:ascii="IRANSansWeb(FaNum)" w:hAnsi="IRANSansWeb(FaNum)" w:cs="IRANSansWeb(FaNum)"/>
            <w:sz w:val="18"/>
            <w:szCs w:val="18"/>
            <w:rtl/>
          </w:rPr>
          <w:t xml:space="preserve"> س</w:t>
        </w:r>
        <w:r w:rsidRPr="004B0C7B">
          <w:rPr>
            <w:rFonts w:ascii="IRANSansWeb(FaNum)" w:hAnsi="IRANSansWeb(FaNum)" w:cs="IRANSansWeb(FaNum)" w:hint="cs"/>
            <w:sz w:val="18"/>
            <w:szCs w:val="18"/>
            <w:rtl/>
          </w:rPr>
          <w:t>ی</w:t>
        </w:r>
        <w:r w:rsidRPr="004B0C7B">
          <w:rPr>
            <w:rFonts w:ascii="IRANSansWeb(FaNum)" w:hAnsi="IRANSansWeb(FaNum)" w:cs="IRANSansWeb(FaNum)" w:hint="eastAsia"/>
            <w:sz w:val="18"/>
            <w:szCs w:val="18"/>
            <w:rtl/>
          </w:rPr>
          <w:t>ستم،</w:t>
        </w:r>
        <w:r w:rsidRPr="004B0C7B">
          <w:rPr>
            <w:rFonts w:ascii="IRANSansWeb(FaNum)" w:hAnsi="IRANSansWeb(FaNum)" w:cs="IRANSansWeb(FaNum)"/>
            <w:sz w:val="18"/>
            <w:szCs w:val="18"/>
            <w:rtl/>
          </w:rPr>
          <w:t xml:space="preserve"> اعم از کلاس‌ها، ارتباطات، و و</w:t>
        </w:r>
        <w:r w:rsidRPr="004B0C7B">
          <w:rPr>
            <w:rFonts w:ascii="IRANSansWeb(FaNum)" w:hAnsi="IRANSansWeb(FaNum)" w:cs="IRANSansWeb(FaNum)" w:hint="cs"/>
            <w:sz w:val="18"/>
            <w:szCs w:val="18"/>
            <w:rtl/>
          </w:rPr>
          <w:t>ی</w:t>
        </w:r>
        <w:r w:rsidRPr="004B0C7B">
          <w:rPr>
            <w:rFonts w:ascii="IRANSansWeb(FaNum)" w:hAnsi="IRANSansWeb(FaNum)" w:cs="IRANSansWeb(FaNum)" w:hint="eastAsia"/>
            <w:sz w:val="18"/>
            <w:szCs w:val="18"/>
            <w:rtl/>
          </w:rPr>
          <w:t>ژگ</w:t>
        </w:r>
        <w:r w:rsidRPr="004B0C7B">
          <w:rPr>
            <w:rFonts w:ascii="IRANSansWeb(FaNum)" w:hAnsi="IRANSansWeb(FaNum)" w:cs="IRANSansWeb(FaNum)" w:hint="cs"/>
            <w:sz w:val="18"/>
            <w:szCs w:val="18"/>
            <w:rtl/>
          </w:rPr>
          <w:t>ی‌</w:t>
        </w:r>
        <w:r w:rsidRPr="004B0C7B">
          <w:rPr>
            <w:rFonts w:ascii="IRANSansWeb(FaNum)" w:hAnsi="IRANSansWeb(FaNum)" w:cs="IRANSansWeb(FaNum)" w:hint="eastAsia"/>
            <w:sz w:val="18"/>
            <w:szCs w:val="18"/>
            <w:rtl/>
          </w:rPr>
          <w:t>ها</w:t>
        </w:r>
        <w:r w:rsidRPr="004B0C7B">
          <w:rPr>
            <w:rFonts w:ascii="IRANSansWeb(FaNum)" w:hAnsi="IRANSansWeb(FaNum)" w:cs="IRANSansWeb(FaNum)"/>
            <w:sz w:val="18"/>
            <w:szCs w:val="18"/>
            <w:rtl/>
          </w:rPr>
          <w:t xml:space="preserve"> استفاده م</w:t>
        </w:r>
        <w:r w:rsidRPr="004B0C7B">
          <w:rPr>
            <w:rFonts w:ascii="IRANSansWeb(FaNum)" w:hAnsi="IRANSansWeb(FaNum)" w:cs="IRANSansWeb(FaNum)" w:hint="cs"/>
            <w:sz w:val="18"/>
            <w:szCs w:val="18"/>
            <w:rtl/>
          </w:rPr>
          <w:t>ی‌</w:t>
        </w:r>
        <w:r w:rsidRPr="004B0C7B">
          <w:rPr>
            <w:rFonts w:ascii="IRANSansWeb(FaNum)" w:hAnsi="IRANSansWeb(FaNum)" w:cs="IRANSansWeb(FaNum)" w:hint="eastAsia"/>
            <w:sz w:val="18"/>
            <w:szCs w:val="18"/>
            <w:rtl/>
          </w:rPr>
          <w:t>شود</w:t>
        </w:r>
        <w:r w:rsidRPr="004B0C7B">
          <w:rPr>
            <w:rFonts w:ascii="IRANSansWeb(FaNum)" w:hAnsi="IRANSansWeb(FaNum)" w:cs="IRANSansWeb(FaNum)"/>
            <w:sz w:val="18"/>
            <w:szCs w:val="18"/>
            <w:rtl/>
          </w:rPr>
          <w:t>. ا</w:t>
        </w:r>
        <w:r w:rsidRPr="004B0C7B">
          <w:rPr>
            <w:rFonts w:ascii="IRANSansWeb(FaNum)" w:hAnsi="IRANSansWeb(FaNum)" w:cs="IRANSansWeb(FaNum)" w:hint="cs"/>
            <w:sz w:val="18"/>
            <w:szCs w:val="18"/>
            <w:rtl/>
          </w:rPr>
          <w:t>ی</w:t>
        </w:r>
        <w:r w:rsidRPr="004B0C7B">
          <w:rPr>
            <w:rFonts w:ascii="IRANSansWeb(FaNum)" w:hAnsi="IRANSansWeb(FaNum)" w:cs="IRANSansWeb(FaNum)" w:hint="eastAsia"/>
            <w:sz w:val="18"/>
            <w:szCs w:val="18"/>
            <w:rtl/>
          </w:rPr>
          <w:t>ن</w:t>
        </w:r>
        <w:r w:rsidRPr="004B0C7B">
          <w:rPr>
            <w:rFonts w:ascii="IRANSansWeb(FaNum)" w:hAnsi="IRANSansWeb(FaNum)" w:cs="IRANSansWeb(FaNum)"/>
            <w:sz w:val="18"/>
            <w:szCs w:val="18"/>
            <w:rtl/>
          </w:rPr>
          <w:t xml:space="preserve"> نمودار به ت</w:t>
        </w:r>
        <w:r w:rsidRPr="004B0C7B">
          <w:rPr>
            <w:rFonts w:ascii="IRANSansWeb(FaNum)" w:hAnsi="IRANSansWeb(FaNum)" w:cs="IRANSansWeb(FaNum)" w:hint="cs"/>
            <w:sz w:val="18"/>
            <w:szCs w:val="18"/>
            <w:rtl/>
          </w:rPr>
          <w:t>ی</w:t>
        </w:r>
        <w:r w:rsidRPr="004B0C7B">
          <w:rPr>
            <w:rFonts w:ascii="IRANSansWeb(FaNum)" w:hAnsi="IRANSansWeb(FaNum)" w:cs="IRANSansWeb(FaNum)" w:hint="eastAsia"/>
            <w:sz w:val="18"/>
            <w:szCs w:val="18"/>
            <w:rtl/>
          </w:rPr>
          <w:t>م‌ها</w:t>
        </w:r>
        <w:r w:rsidRPr="004B0C7B">
          <w:rPr>
            <w:rFonts w:ascii="IRANSansWeb(FaNum)" w:hAnsi="IRANSansWeb(FaNum)" w:cs="IRANSansWeb(FaNum)" w:hint="cs"/>
            <w:sz w:val="18"/>
            <w:szCs w:val="18"/>
            <w:rtl/>
          </w:rPr>
          <w:t>ی</w:t>
        </w:r>
        <w:r w:rsidRPr="004B0C7B">
          <w:rPr>
            <w:rFonts w:ascii="IRANSansWeb(FaNum)" w:hAnsi="IRANSansWeb(FaNum)" w:cs="IRANSansWeb(FaNum)"/>
            <w:sz w:val="18"/>
            <w:szCs w:val="18"/>
            <w:rtl/>
          </w:rPr>
          <w:t xml:space="preserve"> تحل</w:t>
        </w:r>
        <w:r w:rsidRPr="004B0C7B">
          <w:rPr>
            <w:rFonts w:ascii="IRANSansWeb(FaNum)" w:hAnsi="IRANSansWeb(FaNum)" w:cs="IRANSansWeb(FaNum)" w:hint="cs"/>
            <w:sz w:val="18"/>
            <w:szCs w:val="18"/>
            <w:rtl/>
          </w:rPr>
          <w:t>ی</w:t>
        </w:r>
        <w:r w:rsidRPr="004B0C7B">
          <w:rPr>
            <w:rFonts w:ascii="IRANSansWeb(FaNum)" w:hAnsi="IRANSansWeb(FaNum)" w:cs="IRANSansWeb(FaNum)" w:hint="eastAsia"/>
            <w:sz w:val="18"/>
            <w:szCs w:val="18"/>
            <w:rtl/>
          </w:rPr>
          <w:t>ل</w:t>
        </w:r>
        <w:r w:rsidRPr="004B0C7B">
          <w:rPr>
            <w:rFonts w:ascii="IRANSansWeb(FaNum)" w:hAnsi="IRANSansWeb(FaNum)" w:cs="IRANSansWeb(FaNum)"/>
            <w:sz w:val="18"/>
            <w:szCs w:val="18"/>
            <w:rtl/>
          </w:rPr>
          <w:t xml:space="preserve"> و طراح</w:t>
        </w:r>
        <w:r w:rsidRPr="004B0C7B">
          <w:rPr>
            <w:rFonts w:ascii="IRANSansWeb(FaNum)" w:hAnsi="IRANSansWeb(FaNum)" w:cs="IRANSansWeb(FaNum)" w:hint="cs"/>
            <w:sz w:val="18"/>
            <w:szCs w:val="18"/>
            <w:rtl/>
          </w:rPr>
          <w:t>ی</w:t>
        </w:r>
        <w:r w:rsidRPr="004B0C7B">
          <w:rPr>
            <w:rFonts w:ascii="IRANSansWeb(FaNum)" w:hAnsi="IRANSansWeb(FaNum)" w:cs="IRANSansWeb(FaNum)"/>
            <w:sz w:val="18"/>
            <w:szCs w:val="18"/>
            <w:rtl/>
          </w:rPr>
          <w:t xml:space="preserve"> س</w:t>
        </w:r>
        <w:r w:rsidRPr="004B0C7B">
          <w:rPr>
            <w:rFonts w:ascii="IRANSansWeb(FaNum)" w:hAnsi="IRANSansWeb(FaNum)" w:cs="IRANSansWeb(FaNum)" w:hint="cs"/>
            <w:sz w:val="18"/>
            <w:szCs w:val="18"/>
            <w:rtl/>
          </w:rPr>
          <w:t>ی</w:t>
        </w:r>
        <w:r w:rsidRPr="004B0C7B">
          <w:rPr>
            <w:rFonts w:ascii="IRANSansWeb(FaNum)" w:hAnsi="IRANSansWeb(FaNum)" w:cs="IRANSansWeb(FaNum)" w:hint="eastAsia"/>
            <w:sz w:val="18"/>
            <w:szCs w:val="18"/>
            <w:rtl/>
          </w:rPr>
          <w:t>ستم</w:t>
        </w:r>
        <w:r w:rsidRPr="004B0C7B">
          <w:rPr>
            <w:rFonts w:ascii="IRANSansWeb(FaNum)" w:hAnsi="IRANSansWeb(FaNum)" w:cs="IRANSansWeb(FaNum)"/>
            <w:sz w:val="18"/>
            <w:szCs w:val="18"/>
            <w:rtl/>
          </w:rPr>
          <w:t xml:space="preserve"> کمک م</w:t>
        </w:r>
        <w:r w:rsidRPr="004B0C7B">
          <w:rPr>
            <w:rFonts w:ascii="IRANSansWeb(FaNum)" w:hAnsi="IRANSansWeb(FaNum)" w:cs="IRANSansWeb(FaNum)" w:hint="cs"/>
            <w:sz w:val="18"/>
            <w:szCs w:val="18"/>
            <w:rtl/>
          </w:rPr>
          <w:t>ی‌</w:t>
        </w:r>
        <w:r w:rsidRPr="004B0C7B">
          <w:rPr>
            <w:rFonts w:ascii="IRANSansWeb(FaNum)" w:hAnsi="IRANSansWeb(FaNum)" w:cs="IRANSansWeb(FaNum)" w:hint="eastAsia"/>
            <w:sz w:val="18"/>
            <w:szCs w:val="18"/>
            <w:rtl/>
          </w:rPr>
          <w:t>کند</w:t>
        </w:r>
        <w:r w:rsidRPr="004B0C7B">
          <w:rPr>
            <w:rFonts w:ascii="IRANSansWeb(FaNum)" w:hAnsi="IRANSansWeb(FaNum)" w:cs="IRANSansWeb(FaNum)"/>
            <w:sz w:val="18"/>
            <w:szCs w:val="18"/>
            <w:rtl/>
          </w:rPr>
          <w:t xml:space="preserve"> تا به شکل گراف</w:t>
        </w:r>
        <w:r w:rsidRPr="004B0C7B">
          <w:rPr>
            <w:rFonts w:ascii="IRANSansWeb(FaNum)" w:hAnsi="IRANSansWeb(FaNum)" w:cs="IRANSansWeb(FaNum)" w:hint="cs"/>
            <w:sz w:val="18"/>
            <w:szCs w:val="18"/>
            <w:rtl/>
          </w:rPr>
          <w:t>ی</w:t>
        </w:r>
        <w:r w:rsidRPr="004B0C7B">
          <w:rPr>
            <w:rFonts w:ascii="IRANSansWeb(FaNum)" w:hAnsi="IRANSansWeb(FaNum)" w:cs="IRANSansWeb(FaNum)" w:hint="eastAsia"/>
            <w:sz w:val="18"/>
            <w:szCs w:val="18"/>
            <w:rtl/>
          </w:rPr>
          <w:t>ک</w:t>
        </w:r>
        <w:r w:rsidRPr="004B0C7B">
          <w:rPr>
            <w:rFonts w:ascii="IRANSansWeb(FaNum)" w:hAnsi="IRANSansWeb(FaNum)" w:cs="IRANSansWeb(FaNum)" w:hint="cs"/>
            <w:sz w:val="18"/>
            <w:szCs w:val="18"/>
            <w:rtl/>
          </w:rPr>
          <w:t>ی</w:t>
        </w:r>
        <w:r w:rsidRPr="004B0C7B">
          <w:rPr>
            <w:rFonts w:ascii="IRANSansWeb(FaNum)" w:hAnsi="IRANSansWeb(FaNum)" w:cs="IRANSansWeb(FaNum)"/>
            <w:sz w:val="18"/>
            <w:szCs w:val="18"/>
            <w:rtl/>
          </w:rPr>
          <w:t xml:space="preserve"> و قابل فهم، اجزا</w:t>
        </w:r>
        <w:r w:rsidRPr="004B0C7B">
          <w:rPr>
            <w:rFonts w:ascii="IRANSansWeb(FaNum)" w:hAnsi="IRANSansWeb(FaNum)" w:cs="IRANSansWeb(FaNum)" w:hint="cs"/>
            <w:sz w:val="18"/>
            <w:szCs w:val="18"/>
            <w:rtl/>
          </w:rPr>
          <w:t>ی</w:t>
        </w:r>
        <w:r w:rsidRPr="004B0C7B">
          <w:rPr>
            <w:rFonts w:ascii="IRANSansWeb(FaNum)" w:hAnsi="IRANSansWeb(FaNum)" w:cs="IRANSansWeb(FaNum)"/>
            <w:sz w:val="18"/>
            <w:szCs w:val="18"/>
            <w:rtl/>
          </w:rPr>
          <w:t xml:space="preserve"> </w:t>
        </w:r>
        <w:r w:rsidRPr="004B0C7B">
          <w:rPr>
            <w:rFonts w:ascii="IRANSansWeb(FaNum)" w:hAnsi="IRANSansWeb(FaNum)" w:cs="IRANSansWeb(FaNum)" w:hint="eastAsia"/>
            <w:sz w:val="18"/>
            <w:szCs w:val="18"/>
            <w:rtl/>
          </w:rPr>
          <w:t>اصل</w:t>
        </w:r>
        <w:r w:rsidRPr="004B0C7B">
          <w:rPr>
            <w:rFonts w:ascii="IRANSansWeb(FaNum)" w:hAnsi="IRANSansWeb(FaNum)" w:cs="IRANSansWeb(FaNum)" w:hint="cs"/>
            <w:sz w:val="18"/>
            <w:szCs w:val="18"/>
            <w:rtl/>
          </w:rPr>
          <w:t>ی</w:t>
        </w:r>
        <w:r w:rsidRPr="004B0C7B">
          <w:rPr>
            <w:rFonts w:ascii="IRANSansWeb(FaNum)" w:hAnsi="IRANSansWeb(FaNum)" w:cs="IRANSansWeb(FaNum)"/>
            <w:sz w:val="18"/>
            <w:szCs w:val="18"/>
            <w:rtl/>
          </w:rPr>
          <w:t xml:space="preserve"> ساختار س</w:t>
        </w:r>
        <w:r w:rsidRPr="004B0C7B">
          <w:rPr>
            <w:rFonts w:ascii="IRANSansWeb(FaNum)" w:hAnsi="IRANSansWeb(FaNum)" w:cs="IRANSansWeb(FaNum)" w:hint="cs"/>
            <w:sz w:val="18"/>
            <w:szCs w:val="18"/>
            <w:rtl/>
          </w:rPr>
          <w:t>ی</w:t>
        </w:r>
        <w:r w:rsidRPr="004B0C7B">
          <w:rPr>
            <w:rFonts w:ascii="IRANSansWeb(FaNum)" w:hAnsi="IRANSansWeb(FaNum)" w:cs="IRANSansWeb(FaNum)" w:hint="eastAsia"/>
            <w:sz w:val="18"/>
            <w:szCs w:val="18"/>
            <w:rtl/>
          </w:rPr>
          <w:t>ستم</w:t>
        </w:r>
        <w:r w:rsidRPr="004B0C7B">
          <w:rPr>
            <w:rFonts w:ascii="IRANSansWeb(FaNum)" w:hAnsi="IRANSansWeb(FaNum)" w:cs="IRANSansWeb(FaNum)"/>
            <w:sz w:val="18"/>
            <w:szCs w:val="18"/>
            <w:rtl/>
          </w:rPr>
          <w:t xml:space="preserve"> را نما</w:t>
        </w:r>
        <w:r w:rsidRPr="004B0C7B">
          <w:rPr>
            <w:rFonts w:ascii="IRANSansWeb(FaNum)" w:hAnsi="IRANSansWeb(FaNum)" w:cs="IRANSansWeb(FaNum)" w:hint="cs"/>
            <w:sz w:val="18"/>
            <w:szCs w:val="18"/>
            <w:rtl/>
          </w:rPr>
          <w:t>ی</w:t>
        </w:r>
        <w:r w:rsidRPr="004B0C7B">
          <w:rPr>
            <w:rFonts w:ascii="IRANSansWeb(FaNum)" w:hAnsi="IRANSansWeb(FaNum)" w:cs="IRANSansWeb(FaNum)" w:hint="eastAsia"/>
            <w:sz w:val="18"/>
            <w:szCs w:val="18"/>
            <w:rtl/>
          </w:rPr>
          <w:t>ش</w:t>
        </w:r>
        <w:r w:rsidRPr="004B0C7B">
          <w:rPr>
            <w:rFonts w:ascii="IRANSansWeb(FaNum)" w:hAnsi="IRANSansWeb(FaNum)" w:cs="IRANSansWeb(FaNum)"/>
            <w:sz w:val="18"/>
            <w:szCs w:val="18"/>
            <w:rtl/>
          </w:rPr>
          <w:t xml:space="preserve"> دهند.</w:t>
        </w:r>
      </w:ins>
    </w:p>
    <w:p w14:paraId="38BE79ED" w14:textId="77777777" w:rsidR="004B0C7B" w:rsidRPr="00BB3A5E" w:rsidRDefault="004B0C7B" w:rsidP="004B0C7B">
      <w:pPr>
        <w:jc w:val="lowKashida"/>
        <w:rPr>
          <w:ins w:id="666" w:author="Saleh Abedinezhad" w:date="2023-11-25T20:36:00Z"/>
          <w:rFonts w:ascii="IRANSansWeb(FaNum)" w:hAnsi="IRANSansWeb(FaNum)" w:cs="IRANSansWeb(FaNum)"/>
          <w:b/>
          <w:bCs/>
          <w:sz w:val="18"/>
          <w:szCs w:val="18"/>
          <w:rtl/>
        </w:rPr>
      </w:pPr>
      <w:ins w:id="667" w:author="Saleh Abedinezhad" w:date="2023-11-25T20:36:00Z">
        <w:r w:rsidRPr="00BB3A5E">
          <w:rPr>
            <w:rFonts w:ascii="IRANSansWeb(FaNum)" w:hAnsi="IRANSansWeb(FaNum)" w:cs="IRANSansWeb(FaNum)" w:hint="eastAsia"/>
            <w:b/>
            <w:bCs/>
            <w:sz w:val="18"/>
            <w:szCs w:val="18"/>
            <w:rtl/>
          </w:rPr>
          <w:t>تعداد</w:t>
        </w:r>
        <w:r w:rsidRPr="00BB3A5E">
          <w:rPr>
            <w:rFonts w:ascii="IRANSansWeb(FaNum)" w:hAnsi="IRANSansWeb(FaNum)" w:cs="IRANSansWeb(FaNum)" w:hint="cs"/>
            <w:b/>
            <w:bCs/>
            <w:sz w:val="18"/>
            <w:szCs w:val="18"/>
            <w:rtl/>
          </w:rPr>
          <w:t>ی</w:t>
        </w:r>
        <w:r w:rsidRPr="00BB3A5E">
          <w:rPr>
            <w:rFonts w:ascii="IRANSansWeb(FaNum)" w:hAnsi="IRANSansWeb(FaNum)" w:cs="IRANSansWeb(FaNum)"/>
            <w:b/>
            <w:bCs/>
            <w:sz w:val="18"/>
            <w:szCs w:val="18"/>
            <w:rtl/>
          </w:rPr>
          <w:t xml:space="preserve"> از عناصر اصل</w:t>
        </w:r>
        <w:r w:rsidRPr="00BB3A5E">
          <w:rPr>
            <w:rFonts w:ascii="IRANSansWeb(FaNum)" w:hAnsi="IRANSansWeb(FaNum)" w:cs="IRANSansWeb(FaNum)" w:hint="cs"/>
            <w:b/>
            <w:bCs/>
            <w:sz w:val="18"/>
            <w:szCs w:val="18"/>
            <w:rtl/>
          </w:rPr>
          <w:t>ی</w:t>
        </w:r>
        <w:r w:rsidRPr="00BB3A5E">
          <w:rPr>
            <w:rFonts w:ascii="IRANSansWeb(FaNum)" w:hAnsi="IRANSansWeb(FaNum)" w:cs="IRANSansWeb(FaNum)"/>
            <w:b/>
            <w:bCs/>
            <w:sz w:val="18"/>
            <w:szCs w:val="18"/>
            <w:rtl/>
          </w:rPr>
          <w:t xml:space="preserve"> که در نمودار کلاس استفاده م</w:t>
        </w:r>
        <w:r w:rsidRPr="00BB3A5E">
          <w:rPr>
            <w:rFonts w:ascii="IRANSansWeb(FaNum)" w:hAnsi="IRANSansWeb(FaNum)" w:cs="IRANSansWeb(FaNum)" w:hint="cs"/>
            <w:b/>
            <w:bCs/>
            <w:sz w:val="18"/>
            <w:szCs w:val="18"/>
            <w:rtl/>
          </w:rPr>
          <w:t>ی‌</w:t>
        </w:r>
        <w:r w:rsidRPr="00BB3A5E">
          <w:rPr>
            <w:rFonts w:ascii="IRANSansWeb(FaNum)" w:hAnsi="IRANSansWeb(FaNum)" w:cs="IRANSansWeb(FaNum)" w:hint="eastAsia"/>
            <w:b/>
            <w:bCs/>
            <w:sz w:val="18"/>
            <w:szCs w:val="18"/>
            <w:rtl/>
          </w:rPr>
          <w:t>شوند</w:t>
        </w:r>
        <w:r w:rsidRPr="00BB3A5E">
          <w:rPr>
            <w:rFonts w:ascii="IRANSansWeb(FaNum)" w:hAnsi="IRANSansWeb(FaNum)" w:cs="IRANSansWeb(FaNum)"/>
            <w:b/>
            <w:bCs/>
            <w:sz w:val="18"/>
            <w:szCs w:val="18"/>
            <w:rtl/>
          </w:rPr>
          <w:t xml:space="preserve"> عبارتند از:</w:t>
        </w:r>
      </w:ins>
    </w:p>
    <w:p w14:paraId="7E583DF4" w14:textId="77777777" w:rsidR="004B0C7B" w:rsidRPr="00BB3A5E" w:rsidRDefault="004B0C7B" w:rsidP="004B0C7B">
      <w:pPr>
        <w:pStyle w:val="ListParagraph"/>
        <w:numPr>
          <w:ilvl w:val="0"/>
          <w:numId w:val="6"/>
        </w:numPr>
        <w:jc w:val="lowKashida"/>
        <w:rPr>
          <w:ins w:id="668" w:author="Saleh Abedinezhad" w:date="2023-11-25T20:36:00Z"/>
          <w:rFonts w:ascii="IRANSansWeb(FaNum)" w:hAnsi="IRANSansWeb(FaNum)" w:cs="IRANSansWeb(FaNum)"/>
          <w:sz w:val="18"/>
          <w:szCs w:val="18"/>
          <w:rtl/>
        </w:rPr>
      </w:pPr>
      <w:ins w:id="669" w:author="Saleh Abedinezhad" w:date="2023-11-25T20:36:00Z">
        <w:r w:rsidRPr="00BB3A5E">
          <w:rPr>
            <w:rFonts w:ascii="IRANSansWeb(FaNum)" w:hAnsi="IRANSansWeb(FaNum)" w:cs="IRANSansWeb(FaNum)"/>
            <w:sz w:val="18"/>
            <w:szCs w:val="18"/>
            <w:rtl/>
          </w:rPr>
          <w:t>کلاس (</w:t>
        </w:r>
        <w:r w:rsidRPr="00BB3A5E">
          <w:rPr>
            <w:rFonts w:ascii="IRANSansWeb(FaNum)" w:hAnsi="IRANSansWeb(FaNum)" w:cs="IRANSansWeb(FaNum)"/>
            <w:sz w:val="18"/>
            <w:szCs w:val="18"/>
          </w:rPr>
          <w:t>Class</w:t>
        </w:r>
        <w:r w:rsidRPr="00BB3A5E">
          <w:rPr>
            <w:rFonts w:ascii="IRANSansWeb(FaNum)" w:hAnsi="IRANSansWeb(FaNum)" w:cs="IRANSansWeb(FaNum)"/>
            <w:sz w:val="18"/>
            <w:szCs w:val="18"/>
            <w:rtl/>
          </w:rPr>
          <w:t>): نما</w:t>
        </w:r>
        <w:r w:rsidRPr="00BB3A5E">
          <w:rPr>
            <w:rFonts w:ascii="IRANSansWeb(FaNum)" w:hAnsi="IRANSansWeb(FaNum)" w:cs="IRANSansWeb(FaNum)" w:hint="cs"/>
            <w:sz w:val="18"/>
            <w:szCs w:val="18"/>
            <w:rtl/>
          </w:rPr>
          <w:t>ی</w:t>
        </w:r>
        <w:r w:rsidRPr="00BB3A5E">
          <w:rPr>
            <w:rFonts w:ascii="IRANSansWeb(FaNum)" w:hAnsi="IRANSansWeb(FaNum)" w:cs="IRANSansWeb(FaNum)" w:hint="eastAsia"/>
            <w:sz w:val="18"/>
            <w:szCs w:val="18"/>
            <w:rtl/>
          </w:rPr>
          <w:t>ش</w:t>
        </w:r>
        <w:r w:rsidRPr="00BB3A5E">
          <w:rPr>
            <w:rFonts w:ascii="IRANSansWeb(FaNum)" w:hAnsi="IRANSansWeb(FaNum)" w:cs="IRANSansWeb(FaNum)"/>
            <w:sz w:val="18"/>
            <w:szCs w:val="18"/>
            <w:rtl/>
          </w:rPr>
          <w:t xml:space="preserve"> </w:t>
        </w:r>
        <w:r w:rsidRPr="00BB3A5E">
          <w:rPr>
            <w:rFonts w:ascii="IRANSansWeb(FaNum)" w:hAnsi="IRANSansWeb(FaNum)" w:cs="IRANSansWeb(FaNum)" w:hint="cs"/>
            <w:sz w:val="18"/>
            <w:szCs w:val="18"/>
            <w:rtl/>
          </w:rPr>
          <w:t>ی</w:t>
        </w:r>
        <w:r w:rsidRPr="00BB3A5E">
          <w:rPr>
            <w:rFonts w:ascii="IRANSansWeb(FaNum)" w:hAnsi="IRANSansWeb(FaNum)" w:cs="IRANSansWeb(FaNum)" w:hint="eastAsia"/>
            <w:sz w:val="18"/>
            <w:szCs w:val="18"/>
            <w:rtl/>
          </w:rPr>
          <w:t>ک</w:t>
        </w:r>
        <w:r w:rsidRPr="00BB3A5E">
          <w:rPr>
            <w:rFonts w:ascii="IRANSansWeb(FaNum)" w:hAnsi="IRANSansWeb(FaNum)" w:cs="IRANSansWeb(FaNum)"/>
            <w:sz w:val="18"/>
            <w:szCs w:val="18"/>
            <w:rtl/>
          </w:rPr>
          <w:t xml:space="preserve"> نوع از اجسام </w:t>
        </w:r>
        <w:r w:rsidRPr="00BB3A5E">
          <w:rPr>
            <w:rFonts w:ascii="IRANSansWeb(FaNum)" w:hAnsi="IRANSansWeb(FaNum)" w:cs="IRANSansWeb(FaNum)" w:hint="cs"/>
            <w:sz w:val="18"/>
            <w:szCs w:val="18"/>
            <w:rtl/>
          </w:rPr>
          <w:t>ی</w:t>
        </w:r>
        <w:r w:rsidRPr="00BB3A5E">
          <w:rPr>
            <w:rFonts w:ascii="IRANSansWeb(FaNum)" w:hAnsi="IRANSansWeb(FaNum)" w:cs="IRANSansWeb(FaNum)" w:hint="eastAsia"/>
            <w:sz w:val="18"/>
            <w:szCs w:val="18"/>
            <w:rtl/>
          </w:rPr>
          <w:t>ا</w:t>
        </w:r>
        <w:r w:rsidRPr="00BB3A5E">
          <w:rPr>
            <w:rFonts w:ascii="IRANSansWeb(FaNum)" w:hAnsi="IRANSansWeb(FaNum)" w:cs="IRANSansWeb(FaNum)"/>
            <w:sz w:val="18"/>
            <w:szCs w:val="18"/>
            <w:rtl/>
          </w:rPr>
          <w:t xml:space="preserve"> دستگاه‌ها</w:t>
        </w:r>
        <w:r w:rsidRPr="00BB3A5E">
          <w:rPr>
            <w:rFonts w:ascii="IRANSansWeb(FaNum)" w:hAnsi="IRANSansWeb(FaNum)" w:cs="IRANSansWeb(FaNum)" w:hint="cs"/>
            <w:sz w:val="18"/>
            <w:szCs w:val="18"/>
            <w:rtl/>
          </w:rPr>
          <w:t>یی</w:t>
        </w:r>
        <w:r w:rsidRPr="00BB3A5E">
          <w:rPr>
            <w:rFonts w:ascii="IRANSansWeb(FaNum)" w:hAnsi="IRANSansWeb(FaNum)" w:cs="IRANSansWeb(FaNum)"/>
            <w:sz w:val="18"/>
            <w:szCs w:val="18"/>
            <w:rtl/>
          </w:rPr>
          <w:t xml:space="preserve"> که در س</w:t>
        </w:r>
        <w:r w:rsidRPr="00BB3A5E">
          <w:rPr>
            <w:rFonts w:ascii="IRANSansWeb(FaNum)" w:hAnsi="IRANSansWeb(FaNum)" w:cs="IRANSansWeb(FaNum)" w:hint="cs"/>
            <w:sz w:val="18"/>
            <w:szCs w:val="18"/>
            <w:rtl/>
          </w:rPr>
          <w:t>ی</w:t>
        </w:r>
        <w:r w:rsidRPr="00BB3A5E">
          <w:rPr>
            <w:rFonts w:ascii="IRANSansWeb(FaNum)" w:hAnsi="IRANSansWeb(FaNum)" w:cs="IRANSansWeb(FaNum)" w:hint="eastAsia"/>
            <w:sz w:val="18"/>
            <w:szCs w:val="18"/>
            <w:rtl/>
          </w:rPr>
          <w:t>ستم</w:t>
        </w:r>
        <w:r w:rsidRPr="00BB3A5E">
          <w:rPr>
            <w:rFonts w:ascii="IRANSansWeb(FaNum)" w:hAnsi="IRANSansWeb(FaNum)" w:cs="IRANSansWeb(FaNum)"/>
            <w:sz w:val="18"/>
            <w:szCs w:val="18"/>
            <w:rtl/>
          </w:rPr>
          <w:t xml:space="preserve"> وجود دارند. هر کلاس م</w:t>
        </w:r>
        <w:r w:rsidRPr="00BB3A5E">
          <w:rPr>
            <w:rFonts w:ascii="IRANSansWeb(FaNum)" w:hAnsi="IRANSansWeb(FaNum)" w:cs="IRANSansWeb(FaNum)" w:hint="cs"/>
            <w:sz w:val="18"/>
            <w:szCs w:val="18"/>
            <w:rtl/>
          </w:rPr>
          <w:t>ی‌</w:t>
        </w:r>
        <w:r w:rsidRPr="00BB3A5E">
          <w:rPr>
            <w:rFonts w:ascii="IRANSansWeb(FaNum)" w:hAnsi="IRANSansWeb(FaNum)" w:cs="IRANSansWeb(FaNum)" w:hint="eastAsia"/>
            <w:sz w:val="18"/>
            <w:szCs w:val="18"/>
            <w:rtl/>
          </w:rPr>
          <w:t>تواند</w:t>
        </w:r>
        <w:r w:rsidRPr="00BB3A5E">
          <w:rPr>
            <w:rFonts w:ascii="IRANSansWeb(FaNum)" w:hAnsi="IRANSansWeb(FaNum)" w:cs="IRANSansWeb(FaNum)"/>
            <w:sz w:val="18"/>
            <w:szCs w:val="18"/>
            <w:rtl/>
          </w:rPr>
          <w:t xml:space="preserve"> شامل و</w:t>
        </w:r>
        <w:r w:rsidRPr="00BB3A5E">
          <w:rPr>
            <w:rFonts w:ascii="IRANSansWeb(FaNum)" w:hAnsi="IRANSansWeb(FaNum)" w:cs="IRANSansWeb(FaNum)" w:hint="cs"/>
            <w:sz w:val="18"/>
            <w:szCs w:val="18"/>
            <w:rtl/>
          </w:rPr>
          <w:t>ی</w:t>
        </w:r>
        <w:r w:rsidRPr="00BB3A5E">
          <w:rPr>
            <w:rFonts w:ascii="IRANSansWeb(FaNum)" w:hAnsi="IRANSansWeb(FaNum)" w:cs="IRANSansWeb(FaNum)" w:hint="eastAsia"/>
            <w:sz w:val="18"/>
            <w:szCs w:val="18"/>
            <w:rtl/>
          </w:rPr>
          <w:t>ژگ</w:t>
        </w:r>
        <w:r w:rsidRPr="00BB3A5E">
          <w:rPr>
            <w:rFonts w:ascii="IRANSansWeb(FaNum)" w:hAnsi="IRANSansWeb(FaNum)" w:cs="IRANSansWeb(FaNum)" w:hint="cs"/>
            <w:sz w:val="18"/>
            <w:szCs w:val="18"/>
            <w:rtl/>
          </w:rPr>
          <w:t>ی‌</w:t>
        </w:r>
        <w:r w:rsidRPr="00BB3A5E">
          <w:rPr>
            <w:rFonts w:ascii="IRANSansWeb(FaNum)" w:hAnsi="IRANSansWeb(FaNum)" w:cs="IRANSansWeb(FaNum)" w:hint="eastAsia"/>
            <w:sz w:val="18"/>
            <w:szCs w:val="18"/>
            <w:rtl/>
          </w:rPr>
          <w:t>ها</w:t>
        </w:r>
        <w:r w:rsidRPr="00BB3A5E">
          <w:rPr>
            <w:rFonts w:ascii="IRANSansWeb(FaNum)" w:hAnsi="IRANSansWeb(FaNum)" w:cs="IRANSansWeb(FaNum)"/>
            <w:sz w:val="18"/>
            <w:szCs w:val="18"/>
            <w:rtl/>
          </w:rPr>
          <w:t xml:space="preserve"> (متغ</w:t>
        </w:r>
        <w:r w:rsidRPr="00BB3A5E">
          <w:rPr>
            <w:rFonts w:ascii="IRANSansWeb(FaNum)" w:hAnsi="IRANSansWeb(FaNum)" w:cs="IRANSansWeb(FaNum)" w:hint="cs"/>
            <w:sz w:val="18"/>
            <w:szCs w:val="18"/>
            <w:rtl/>
          </w:rPr>
          <w:t>ی</w:t>
        </w:r>
        <w:r w:rsidRPr="00BB3A5E">
          <w:rPr>
            <w:rFonts w:ascii="IRANSansWeb(FaNum)" w:hAnsi="IRANSansWeb(FaNum)" w:cs="IRANSansWeb(FaNum)" w:hint="eastAsia"/>
            <w:sz w:val="18"/>
            <w:szCs w:val="18"/>
            <w:rtl/>
          </w:rPr>
          <w:t>رها</w:t>
        </w:r>
        <w:r w:rsidRPr="00BB3A5E">
          <w:rPr>
            <w:rFonts w:ascii="IRANSansWeb(FaNum)" w:hAnsi="IRANSansWeb(FaNum)" w:cs="IRANSansWeb(FaNum)"/>
            <w:sz w:val="18"/>
            <w:szCs w:val="18"/>
            <w:rtl/>
          </w:rPr>
          <w:t>) و عمل</w:t>
        </w:r>
        <w:r w:rsidRPr="00BB3A5E">
          <w:rPr>
            <w:rFonts w:ascii="IRANSansWeb(FaNum)" w:hAnsi="IRANSansWeb(FaNum)" w:cs="IRANSansWeb(FaNum)" w:hint="cs"/>
            <w:sz w:val="18"/>
            <w:szCs w:val="18"/>
            <w:rtl/>
          </w:rPr>
          <w:t>ی</w:t>
        </w:r>
        <w:r w:rsidRPr="00BB3A5E">
          <w:rPr>
            <w:rFonts w:ascii="IRANSansWeb(FaNum)" w:hAnsi="IRANSansWeb(FaNum)" w:cs="IRANSansWeb(FaNum)" w:hint="eastAsia"/>
            <w:sz w:val="18"/>
            <w:szCs w:val="18"/>
            <w:rtl/>
          </w:rPr>
          <w:t>ات‌ها</w:t>
        </w:r>
        <w:r w:rsidRPr="00BB3A5E">
          <w:rPr>
            <w:rFonts w:ascii="IRANSansWeb(FaNum)" w:hAnsi="IRANSansWeb(FaNum)" w:cs="IRANSansWeb(FaNum)"/>
            <w:sz w:val="18"/>
            <w:szCs w:val="18"/>
            <w:rtl/>
          </w:rPr>
          <w:t xml:space="preserve"> (توابع </w:t>
        </w:r>
        <w:r w:rsidRPr="00BB3A5E">
          <w:rPr>
            <w:rFonts w:ascii="IRANSansWeb(FaNum)" w:hAnsi="IRANSansWeb(FaNum)" w:cs="IRANSansWeb(FaNum)" w:hint="cs"/>
            <w:sz w:val="18"/>
            <w:szCs w:val="18"/>
            <w:rtl/>
          </w:rPr>
          <w:t>ی</w:t>
        </w:r>
        <w:r w:rsidRPr="00BB3A5E">
          <w:rPr>
            <w:rFonts w:ascii="IRANSansWeb(FaNum)" w:hAnsi="IRANSansWeb(FaNum)" w:cs="IRANSansWeb(FaNum)" w:hint="eastAsia"/>
            <w:sz w:val="18"/>
            <w:szCs w:val="18"/>
            <w:rtl/>
          </w:rPr>
          <w:t>ا</w:t>
        </w:r>
        <w:r w:rsidRPr="00BB3A5E">
          <w:rPr>
            <w:rFonts w:ascii="IRANSansWeb(FaNum)" w:hAnsi="IRANSansWeb(FaNum)" w:cs="IRANSansWeb(FaNum)"/>
            <w:sz w:val="18"/>
            <w:szCs w:val="18"/>
            <w:rtl/>
          </w:rPr>
          <w:t xml:space="preserve"> متدها) باشد.</w:t>
        </w:r>
      </w:ins>
    </w:p>
    <w:p w14:paraId="1A4DB713" w14:textId="77777777" w:rsidR="004B0C7B" w:rsidRPr="00BB3A5E" w:rsidRDefault="004B0C7B" w:rsidP="004B0C7B">
      <w:pPr>
        <w:pStyle w:val="ListParagraph"/>
        <w:numPr>
          <w:ilvl w:val="0"/>
          <w:numId w:val="6"/>
        </w:numPr>
        <w:jc w:val="lowKashida"/>
        <w:rPr>
          <w:ins w:id="670" w:author="Saleh Abedinezhad" w:date="2023-11-25T20:36:00Z"/>
          <w:rFonts w:ascii="IRANSansWeb(FaNum)" w:hAnsi="IRANSansWeb(FaNum)" w:cs="IRANSansWeb(FaNum)"/>
          <w:sz w:val="18"/>
          <w:szCs w:val="18"/>
          <w:rtl/>
        </w:rPr>
      </w:pPr>
      <w:ins w:id="671" w:author="Saleh Abedinezhad" w:date="2023-11-25T20:36:00Z">
        <w:r w:rsidRPr="00BB3A5E">
          <w:rPr>
            <w:rFonts w:ascii="IRANSansWeb(FaNum)" w:hAnsi="IRANSansWeb(FaNum)" w:cs="IRANSansWeb(FaNum)"/>
            <w:sz w:val="18"/>
            <w:szCs w:val="18"/>
            <w:rtl/>
          </w:rPr>
          <w:t>و</w:t>
        </w:r>
        <w:r w:rsidRPr="00BB3A5E">
          <w:rPr>
            <w:rFonts w:ascii="IRANSansWeb(FaNum)" w:hAnsi="IRANSansWeb(FaNum)" w:cs="IRANSansWeb(FaNum)" w:hint="cs"/>
            <w:sz w:val="18"/>
            <w:szCs w:val="18"/>
            <w:rtl/>
          </w:rPr>
          <w:t>ی</w:t>
        </w:r>
        <w:r w:rsidRPr="00BB3A5E">
          <w:rPr>
            <w:rFonts w:ascii="IRANSansWeb(FaNum)" w:hAnsi="IRANSansWeb(FaNum)" w:cs="IRANSansWeb(FaNum)" w:hint="eastAsia"/>
            <w:sz w:val="18"/>
            <w:szCs w:val="18"/>
            <w:rtl/>
          </w:rPr>
          <w:t>ژگ</w:t>
        </w:r>
        <w:r w:rsidRPr="00BB3A5E">
          <w:rPr>
            <w:rFonts w:ascii="IRANSansWeb(FaNum)" w:hAnsi="IRANSansWeb(FaNum)" w:cs="IRANSansWeb(FaNum)" w:hint="cs"/>
            <w:sz w:val="18"/>
            <w:szCs w:val="18"/>
            <w:rtl/>
          </w:rPr>
          <w:t>ی</w:t>
        </w:r>
        <w:r w:rsidRPr="00BB3A5E">
          <w:rPr>
            <w:rFonts w:ascii="IRANSansWeb(FaNum)" w:hAnsi="IRANSansWeb(FaNum)" w:cs="IRANSansWeb(FaNum)"/>
            <w:sz w:val="18"/>
            <w:szCs w:val="18"/>
            <w:rtl/>
          </w:rPr>
          <w:t xml:space="preserve"> (</w:t>
        </w:r>
        <w:r w:rsidRPr="00BB3A5E">
          <w:rPr>
            <w:rFonts w:ascii="IRANSansWeb(FaNum)" w:hAnsi="IRANSansWeb(FaNum)" w:cs="IRANSansWeb(FaNum)"/>
            <w:sz w:val="18"/>
            <w:szCs w:val="18"/>
          </w:rPr>
          <w:t>Attribute</w:t>
        </w:r>
        <w:r w:rsidRPr="00BB3A5E">
          <w:rPr>
            <w:rFonts w:ascii="IRANSansWeb(FaNum)" w:hAnsi="IRANSansWeb(FaNum)" w:cs="IRANSansWeb(FaNum)"/>
            <w:sz w:val="18"/>
            <w:szCs w:val="18"/>
            <w:rtl/>
          </w:rPr>
          <w:t>): و</w:t>
        </w:r>
        <w:r w:rsidRPr="00BB3A5E">
          <w:rPr>
            <w:rFonts w:ascii="IRANSansWeb(FaNum)" w:hAnsi="IRANSansWeb(FaNum)" w:cs="IRANSansWeb(FaNum)" w:hint="cs"/>
            <w:sz w:val="18"/>
            <w:szCs w:val="18"/>
            <w:rtl/>
          </w:rPr>
          <w:t>ی</w:t>
        </w:r>
        <w:r w:rsidRPr="00BB3A5E">
          <w:rPr>
            <w:rFonts w:ascii="IRANSansWeb(FaNum)" w:hAnsi="IRANSansWeb(FaNum)" w:cs="IRANSansWeb(FaNum)" w:hint="eastAsia"/>
            <w:sz w:val="18"/>
            <w:szCs w:val="18"/>
            <w:rtl/>
          </w:rPr>
          <w:t>ژگ</w:t>
        </w:r>
        <w:r w:rsidRPr="00BB3A5E">
          <w:rPr>
            <w:rFonts w:ascii="IRANSansWeb(FaNum)" w:hAnsi="IRANSansWeb(FaNum)" w:cs="IRANSansWeb(FaNum)" w:hint="cs"/>
            <w:sz w:val="18"/>
            <w:szCs w:val="18"/>
            <w:rtl/>
          </w:rPr>
          <w:t>ی‌</w:t>
        </w:r>
        <w:r w:rsidRPr="00BB3A5E">
          <w:rPr>
            <w:rFonts w:ascii="IRANSansWeb(FaNum)" w:hAnsi="IRANSansWeb(FaNum)" w:cs="IRANSansWeb(FaNum)" w:hint="eastAsia"/>
            <w:sz w:val="18"/>
            <w:szCs w:val="18"/>
            <w:rtl/>
          </w:rPr>
          <w:t>ها</w:t>
        </w:r>
        <w:r w:rsidRPr="00BB3A5E">
          <w:rPr>
            <w:rFonts w:ascii="IRANSansWeb(FaNum)" w:hAnsi="IRANSansWeb(FaNum)" w:cs="IRANSansWeb(FaNum)"/>
            <w:sz w:val="18"/>
            <w:szCs w:val="18"/>
            <w:rtl/>
          </w:rPr>
          <w:t xml:space="preserve"> </w:t>
        </w:r>
        <w:r w:rsidRPr="00BB3A5E">
          <w:rPr>
            <w:rFonts w:ascii="IRANSansWeb(FaNum)" w:hAnsi="IRANSansWeb(FaNum)" w:cs="IRANSansWeb(FaNum)" w:hint="cs"/>
            <w:sz w:val="18"/>
            <w:szCs w:val="18"/>
            <w:rtl/>
          </w:rPr>
          <w:t>ی</w:t>
        </w:r>
        <w:r w:rsidRPr="00BB3A5E">
          <w:rPr>
            <w:rFonts w:ascii="IRANSansWeb(FaNum)" w:hAnsi="IRANSansWeb(FaNum)" w:cs="IRANSansWeb(FaNum)" w:hint="eastAsia"/>
            <w:sz w:val="18"/>
            <w:szCs w:val="18"/>
            <w:rtl/>
          </w:rPr>
          <w:t>ا</w:t>
        </w:r>
        <w:r w:rsidRPr="00BB3A5E">
          <w:rPr>
            <w:rFonts w:ascii="IRANSansWeb(FaNum)" w:hAnsi="IRANSansWeb(FaNum)" w:cs="IRANSansWeb(FaNum)"/>
            <w:sz w:val="18"/>
            <w:szCs w:val="18"/>
            <w:rtl/>
          </w:rPr>
          <w:t xml:space="preserve"> متغ</w:t>
        </w:r>
        <w:r w:rsidRPr="00BB3A5E">
          <w:rPr>
            <w:rFonts w:ascii="IRANSansWeb(FaNum)" w:hAnsi="IRANSansWeb(FaNum)" w:cs="IRANSansWeb(FaNum)" w:hint="cs"/>
            <w:sz w:val="18"/>
            <w:szCs w:val="18"/>
            <w:rtl/>
          </w:rPr>
          <w:t>ی</w:t>
        </w:r>
        <w:r w:rsidRPr="00BB3A5E">
          <w:rPr>
            <w:rFonts w:ascii="IRANSansWeb(FaNum)" w:hAnsi="IRANSansWeb(FaNum)" w:cs="IRANSansWeb(FaNum)" w:hint="eastAsia"/>
            <w:sz w:val="18"/>
            <w:szCs w:val="18"/>
            <w:rtl/>
          </w:rPr>
          <w:t>رها</w:t>
        </w:r>
        <w:r w:rsidRPr="00BB3A5E">
          <w:rPr>
            <w:rFonts w:ascii="IRANSansWeb(FaNum)" w:hAnsi="IRANSansWeb(FaNum)" w:cs="IRANSansWeb(FaNum)"/>
            <w:sz w:val="18"/>
            <w:szCs w:val="18"/>
            <w:rtl/>
          </w:rPr>
          <w:t xml:space="preserve"> نشان‌دهنده و</w:t>
        </w:r>
        <w:r w:rsidRPr="00BB3A5E">
          <w:rPr>
            <w:rFonts w:ascii="IRANSansWeb(FaNum)" w:hAnsi="IRANSansWeb(FaNum)" w:cs="IRANSansWeb(FaNum)" w:hint="cs"/>
            <w:sz w:val="18"/>
            <w:szCs w:val="18"/>
            <w:rtl/>
          </w:rPr>
          <w:t>ی</w:t>
        </w:r>
        <w:r w:rsidRPr="00BB3A5E">
          <w:rPr>
            <w:rFonts w:ascii="IRANSansWeb(FaNum)" w:hAnsi="IRANSansWeb(FaNum)" w:cs="IRANSansWeb(FaNum)" w:hint="eastAsia"/>
            <w:sz w:val="18"/>
            <w:szCs w:val="18"/>
            <w:rtl/>
          </w:rPr>
          <w:t>ژگ</w:t>
        </w:r>
        <w:r w:rsidRPr="00BB3A5E">
          <w:rPr>
            <w:rFonts w:ascii="IRANSansWeb(FaNum)" w:hAnsi="IRANSansWeb(FaNum)" w:cs="IRANSansWeb(FaNum)" w:hint="cs"/>
            <w:sz w:val="18"/>
            <w:szCs w:val="18"/>
            <w:rtl/>
          </w:rPr>
          <w:t>ی‌</w:t>
        </w:r>
        <w:r w:rsidRPr="00BB3A5E">
          <w:rPr>
            <w:rFonts w:ascii="IRANSansWeb(FaNum)" w:hAnsi="IRANSansWeb(FaNum)" w:cs="IRANSansWeb(FaNum)" w:hint="eastAsia"/>
            <w:sz w:val="18"/>
            <w:szCs w:val="18"/>
            <w:rtl/>
          </w:rPr>
          <w:t>ها</w:t>
        </w:r>
        <w:r w:rsidRPr="00BB3A5E">
          <w:rPr>
            <w:rFonts w:ascii="IRANSansWeb(FaNum)" w:hAnsi="IRANSansWeb(FaNum)" w:cs="IRANSansWeb(FaNum)" w:hint="cs"/>
            <w:sz w:val="18"/>
            <w:szCs w:val="18"/>
            <w:rtl/>
          </w:rPr>
          <w:t>ی</w:t>
        </w:r>
        <w:r w:rsidRPr="00BB3A5E">
          <w:rPr>
            <w:rFonts w:ascii="IRANSansWeb(FaNum)" w:hAnsi="IRANSansWeb(FaNum)" w:cs="IRANSansWeb(FaNum)"/>
            <w:sz w:val="18"/>
            <w:szCs w:val="18"/>
            <w:rtl/>
          </w:rPr>
          <w:t xml:space="preserve"> کلاس هستند.</w:t>
        </w:r>
      </w:ins>
    </w:p>
    <w:p w14:paraId="32750A14" w14:textId="77777777" w:rsidR="004B0C7B" w:rsidRPr="00BB3A5E" w:rsidRDefault="004B0C7B" w:rsidP="004B0C7B">
      <w:pPr>
        <w:pStyle w:val="ListParagraph"/>
        <w:numPr>
          <w:ilvl w:val="0"/>
          <w:numId w:val="6"/>
        </w:numPr>
        <w:jc w:val="lowKashida"/>
        <w:rPr>
          <w:ins w:id="672" w:author="Saleh Abedinezhad" w:date="2023-11-25T20:36:00Z"/>
          <w:rFonts w:ascii="IRANSansWeb(FaNum)" w:hAnsi="IRANSansWeb(FaNum)" w:cs="IRANSansWeb(FaNum)"/>
          <w:sz w:val="18"/>
          <w:szCs w:val="18"/>
          <w:rtl/>
        </w:rPr>
      </w:pPr>
      <w:ins w:id="673" w:author="Saleh Abedinezhad" w:date="2023-11-25T20:36:00Z">
        <w:r w:rsidRPr="00BB3A5E">
          <w:rPr>
            <w:rFonts w:ascii="IRANSansWeb(FaNum)" w:hAnsi="IRANSansWeb(FaNum)" w:cs="IRANSansWeb(FaNum)"/>
            <w:sz w:val="18"/>
            <w:szCs w:val="18"/>
            <w:rtl/>
          </w:rPr>
          <w:t>عمل</w:t>
        </w:r>
        <w:r w:rsidRPr="00BB3A5E">
          <w:rPr>
            <w:rFonts w:ascii="IRANSansWeb(FaNum)" w:hAnsi="IRANSansWeb(FaNum)" w:cs="IRANSansWeb(FaNum)" w:hint="cs"/>
            <w:sz w:val="18"/>
            <w:szCs w:val="18"/>
            <w:rtl/>
          </w:rPr>
          <w:t>ی</w:t>
        </w:r>
        <w:r w:rsidRPr="00BB3A5E">
          <w:rPr>
            <w:rFonts w:ascii="IRANSansWeb(FaNum)" w:hAnsi="IRANSansWeb(FaNum)" w:cs="IRANSansWeb(FaNum)" w:hint="eastAsia"/>
            <w:sz w:val="18"/>
            <w:szCs w:val="18"/>
            <w:rtl/>
          </w:rPr>
          <w:t>ات</w:t>
        </w:r>
        <w:r w:rsidRPr="00BB3A5E">
          <w:rPr>
            <w:rFonts w:ascii="IRANSansWeb(FaNum)" w:hAnsi="IRANSansWeb(FaNum)" w:cs="IRANSansWeb(FaNum)"/>
            <w:sz w:val="18"/>
            <w:szCs w:val="18"/>
            <w:rtl/>
          </w:rPr>
          <w:t xml:space="preserve"> (</w:t>
        </w:r>
        <w:r w:rsidRPr="00BB3A5E">
          <w:rPr>
            <w:rFonts w:ascii="IRANSansWeb(FaNum)" w:hAnsi="IRANSansWeb(FaNum)" w:cs="IRANSansWeb(FaNum)"/>
            <w:sz w:val="18"/>
            <w:szCs w:val="18"/>
          </w:rPr>
          <w:t>Operation</w:t>
        </w:r>
        <w:r w:rsidRPr="00BB3A5E">
          <w:rPr>
            <w:rFonts w:ascii="IRANSansWeb(FaNum)" w:hAnsi="IRANSansWeb(FaNum)" w:cs="IRANSansWeb(FaNum)"/>
            <w:sz w:val="18"/>
            <w:szCs w:val="18"/>
            <w:rtl/>
          </w:rPr>
          <w:t>): عمل</w:t>
        </w:r>
        <w:r w:rsidRPr="00BB3A5E">
          <w:rPr>
            <w:rFonts w:ascii="IRANSansWeb(FaNum)" w:hAnsi="IRANSansWeb(FaNum)" w:cs="IRANSansWeb(FaNum)" w:hint="cs"/>
            <w:sz w:val="18"/>
            <w:szCs w:val="18"/>
            <w:rtl/>
          </w:rPr>
          <w:t>ی</w:t>
        </w:r>
        <w:r w:rsidRPr="00BB3A5E">
          <w:rPr>
            <w:rFonts w:ascii="IRANSansWeb(FaNum)" w:hAnsi="IRANSansWeb(FaNum)" w:cs="IRANSansWeb(FaNum)" w:hint="eastAsia"/>
            <w:sz w:val="18"/>
            <w:szCs w:val="18"/>
            <w:rtl/>
          </w:rPr>
          <w:t>ات‌ها</w:t>
        </w:r>
        <w:r w:rsidRPr="00BB3A5E">
          <w:rPr>
            <w:rFonts w:ascii="IRANSansWeb(FaNum)" w:hAnsi="IRANSansWeb(FaNum)" w:cs="IRANSansWeb(FaNum)"/>
            <w:sz w:val="18"/>
            <w:szCs w:val="18"/>
            <w:rtl/>
          </w:rPr>
          <w:t xml:space="preserve"> </w:t>
        </w:r>
        <w:r w:rsidRPr="00BB3A5E">
          <w:rPr>
            <w:rFonts w:ascii="IRANSansWeb(FaNum)" w:hAnsi="IRANSansWeb(FaNum)" w:cs="IRANSansWeb(FaNum)" w:hint="cs"/>
            <w:sz w:val="18"/>
            <w:szCs w:val="18"/>
            <w:rtl/>
          </w:rPr>
          <w:t>ی</w:t>
        </w:r>
        <w:r w:rsidRPr="00BB3A5E">
          <w:rPr>
            <w:rFonts w:ascii="IRANSansWeb(FaNum)" w:hAnsi="IRANSansWeb(FaNum)" w:cs="IRANSansWeb(FaNum)" w:hint="eastAsia"/>
            <w:sz w:val="18"/>
            <w:szCs w:val="18"/>
            <w:rtl/>
          </w:rPr>
          <w:t>ا</w:t>
        </w:r>
        <w:r w:rsidRPr="00BB3A5E">
          <w:rPr>
            <w:rFonts w:ascii="IRANSansWeb(FaNum)" w:hAnsi="IRANSansWeb(FaNum)" w:cs="IRANSansWeb(FaNum)"/>
            <w:sz w:val="18"/>
            <w:szCs w:val="18"/>
            <w:rtl/>
          </w:rPr>
          <w:t xml:space="preserve"> متدها نشان‌دهنده عمل</w:t>
        </w:r>
        <w:r w:rsidRPr="00BB3A5E">
          <w:rPr>
            <w:rFonts w:ascii="IRANSansWeb(FaNum)" w:hAnsi="IRANSansWeb(FaNum)" w:cs="IRANSansWeb(FaNum)" w:hint="cs"/>
            <w:sz w:val="18"/>
            <w:szCs w:val="18"/>
            <w:rtl/>
          </w:rPr>
          <w:t>ی</w:t>
        </w:r>
        <w:r w:rsidRPr="00BB3A5E">
          <w:rPr>
            <w:rFonts w:ascii="IRANSansWeb(FaNum)" w:hAnsi="IRANSansWeb(FaNum)" w:cs="IRANSansWeb(FaNum)" w:hint="eastAsia"/>
            <w:sz w:val="18"/>
            <w:szCs w:val="18"/>
            <w:rtl/>
          </w:rPr>
          <w:t>ات‌ها</w:t>
        </w:r>
        <w:r w:rsidRPr="00BB3A5E">
          <w:rPr>
            <w:rFonts w:ascii="IRANSansWeb(FaNum)" w:hAnsi="IRANSansWeb(FaNum)" w:cs="IRANSansWeb(FaNum)" w:hint="cs"/>
            <w:sz w:val="18"/>
            <w:szCs w:val="18"/>
            <w:rtl/>
          </w:rPr>
          <w:t>یی</w:t>
        </w:r>
        <w:r w:rsidRPr="00BB3A5E">
          <w:rPr>
            <w:rFonts w:ascii="IRANSansWeb(FaNum)" w:hAnsi="IRANSansWeb(FaNum)" w:cs="IRANSansWeb(FaNum)"/>
            <w:sz w:val="18"/>
            <w:szCs w:val="18"/>
            <w:rtl/>
          </w:rPr>
          <w:t xml:space="preserve"> هستند که </w:t>
        </w:r>
        <w:r w:rsidRPr="00BB3A5E">
          <w:rPr>
            <w:rFonts w:ascii="IRANSansWeb(FaNum)" w:hAnsi="IRANSansWeb(FaNum)" w:cs="IRANSansWeb(FaNum)" w:hint="cs"/>
            <w:sz w:val="18"/>
            <w:szCs w:val="18"/>
            <w:rtl/>
          </w:rPr>
          <w:t>ی</w:t>
        </w:r>
        <w:r w:rsidRPr="00BB3A5E">
          <w:rPr>
            <w:rFonts w:ascii="IRANSansWeb(FaNum)" w:hAnsi="IRANSansWeb(FaNum)" w:cs="IRANSansWeb(FaNum)" w:hint="eastAsia"/>
            <w:sz w:val="18"/>
            <w:szCs w:val="18"/>
            <w:rtl/>
          </w:rPr>
          <w:t>ک</w:t>
        </w:r>
        <w:r w:rsidRPr="00BB3A5E">
          <w:rPr>
            <w:rFonts w:ascii="IRANSansWeb(FaNum)" w:hAnsi="IRANSansWeb(FaNum)" w:cs="IRANSansWeb(FaNum)"/>
            <w:sz w:val="18"/>
            <w:szCs w:val="18"/>
            <w:rtl/>
          </w:rPr>
          <w:t xml:space="preserve"> کلاس م</w:t>
        </w:r>
        <w:r w:rsidRPr="00BB3A5E">
          <w:rPr>
            <w:rFonts w:ascii="IRANSansWeb(FaNum)" w:hAnsi="IRANSansWeb(FaNum)" w:cs="IRANSansWeb(FaNum)" w:hint="cs"/>
            <w:sz w:val="18"/>
            <w:szCs w:val="18"/>
            <w:rtl/>
          </w:rPr>
          <w:t>ی‌</w:t>
        </w:r>
        <w:r w:rsidRPr="00BB3A5E">
          <w:rPr>
            <w:rFonts w:ascii="IRANSansWeb(FaNum)" w:hAnsi="IRANSansWeb(FaNum)" w:cs="IRANSansWeb(FaNum)" w:hint="eastAsia"/>
            <w:sz w:val="18"/>
            <w:szCs w:val="18"/>
            <w:rtl/>
          </w:rPr>
          <w:t>تواند</w:t>
        </w:r>
        <w:r w:rsidRPr="00BB3A5E">
          <w:rPr>
            <w:rFonts w:ascii="IRANSansWeb(FaNum)" w:hAnsi="IRANSansWeb(FaNum)" w:cs="IRANSansWeb(FaNum)"/>
            <w:sz w:val="18"/>
            <w:szCs w:val="18"/>
            <w:rtl/>
          </w:rPr>
          <w:t xml:space="preserve"> انجام دهد.</w:t>
        </w:r>
      </w:ins>
    </w:p>
    <w:p w14:paraId="4F106141" w14:textId="77777777" w:rsidR="004B0C7B" w:rsidRPr="00BB3A5E" w:rsidRDefault="004B0C7B" w:rsidP="004B0C7B">
      <w:pPr>
        <w:pStyle w:val="ListParagraph"/>
        <w:numPr>
          <w:ilvl w:val="0"/>
          <w:numId w:val="6"/>
        </w:numPr>
        <w:jc w:val="lowKashida"/>
        <w:rPr>
          <w:ins w:id="674" w:author="Saleh Abedinezhad" w:date="2023-11-25T20:36:00Z"/>
          <w:rFonts w:ascii="IRANSansWeb(FaNum)" w:hAnsi="IRANSansWeb(FaNum)" w:cs="IRANSansWeb(FaNum)"/>
          <w:sz w:val="18"/>
          <w:szCs w:val="18"/>
          <w:rtl/>
        </w:rPr>
      </w:pPr>
      <w:ins w:id="675" w:author="Saleh Abedinezhad" w:date="2023-11-25T20:36:00Z">
        <w:r w:rsidRPr="00BB3A5E">
          <w:rPr>
            <w:rFonts w:ascii="IRANSansWeb(FaNum)" w:hAnsi="IRANSansWeb(FaNum)" w:cs="IRANSansWeb(FaNum)"/>
            <w:sz w:val="18"/>
            <w:szCs w:val="18"/>
            <w:rtl/>
          </w:rPr>
          <w:t>ارتباط (</w:t>
        </w:r>
        <w:r w:rsidRPr="00BB3A5E">
          <w:rPr>
            <w:rFonts w:ascii="IRANSansWeb(FaNum)" w:hAnsi="IRANSansWeb(FaNum)" w:cs="IRANSansWeb(FaNum)"/>
            <w:sz w:val="18"/>
            <w:szCs w:val="18"/>
          </w:rPr>
          <w:t>Association</w:t>
        </w:r>
        <w:r w:rsidRPr="00BB3A5E">
          <w:rPr>
            <w:rFonts w:ascii="IRANSansWeb(FaNum)" w:hAnsi="IRANSansWeb(FaNum)" w:cs="IRANSansWeb(FaNum)"/>
            <w:sz w:val="18"/>
            <w:szCs w:val="18"/>
            <w:rtl/>
          </w:rPr>
          <w:t>): نشان‌دهنده ارتباط ب</w:t>
        </w:r>
        <w:r w:rsidRPr="00BB3A5E">
          <w:rPr>
            <w:rFonts w:ascii="IRANSansWeb(FaNum)" w:hAnsi="IRANSansWeb(FaNum)" w:cs="IRANSansWeb(FaNum)" w:hint="cs"/>
            <w:sz w:val="18"/>
            <w:szCs w:val="18"/>
            <w:rtl/>
          </w:rPr>
          <w:t>ی</w:t>
        </w:r>
        <w:r w:rsidRPr="00BB3A5E">
          <w:rPr>
            <w:rFonts w:ascii="IRANSansWeb(FaNum)" w:hAnsi="IRANSansWeb(FaNum)" w:cs="IRANSansWeb(FaNum)" w:hint="eastAsia"/>
            <w:sz w:val="18"/>
            <w:szCs w:val="18"/>
            <w:rtl/>
          </w:rPr>
          <w:t>ن</w:t>
        </w:r>
        <w:r w:rsidRPr="00BB3A5E">
          <w:rPr>
            <w:rFonts w:ascii="IRANSansWeb(FaNum)" w:hAnsi="IRANSansWeb(FaNum)" w:cs="IRANSansWeb(FaNum)"/>
            <w:sz w:val="18"/>
            <w:szCs w:val="18"/>
            <w:rtl/>
          </w:rPr>
          <w:t xml:space="preserve"> دو </w:t>
        </w:r>
        <w:r w:rsidRPr="00BB3A5E">
          <w:rPr>
            <w:rFonts w:ascii="IRANSansWeb(FaNum)" w:hAnsi="IRANSansWeb(FaNum)" w:cs="IRANSansWeb(FaNum)" w:hint="cs"/>
            <w:sz w:val="18"/>
            <w:szCs w:val="18"/>
            <w:rtl/>
          </w:rPr>
          <w:t>ی</w:t>
        </w:r>
        <w:r w:rsidRPr="00BB3A5E">
          <w:rPr>
            <w:rFonts w:ascii="IRANSansWeb(FaNum)" w:hAnsi="IRANSansWeb(FaNum)" w:cs="IRANSansWeb(FaNum)" w:hint="eastAsia"/>
            <w:sz w:val="18"/>
            <w:szCs w:val="18"/>
            <w:rtl/>
          </w:rPr>
          <w:t>ا</w:t>
        </w:r>
        <w:r w:rsidRPr="00BB3A5E">
          <w:rPr>
            <w:rFonts w:ascii="IRANSansWeb(FaNum)" w:hAnsi="IRANSansWeb(FaNum)" w:cs="IRANSansWeb(FaNum)"/>
            <w:sz w:val="18"/>
            <w:szCs w:val="18"/>
            <w:rtl/>
          </w:rPr>
          <w:t xml:space="preserve"> چند کلاس است. ا</w:t>
        </w:r>
        <w:r w:rsidRPr="00BB3A5E">
          <w:rPr>
            <w:rFonts w:ascii="IRANSansWeb(FaNum)" w:hAnsi="IRANSansWeb(FaNum)" w:cs="IRANSansWeb(FaNum)" w:hint="cs"/>
            <w:sz w:val="18"/>
            <w:szCs w:val="18"/>
            <w:rtl/>
          </w:rPr>
          <w:t>ی</w:t>
        </w:r>
        <w:r w:rsidRPr="00BB3A5E">
          <w:rPr>
            <w:rFonts w:ascii="IRANSansWeb(FaNum)" w:hAnsi="IRANSansWeb(FaNum)" w:cs="IRANSansWeb(FaNum)" w:hint="eastAsia"/>
            <w:sz w:val="18"/>
            <w:szCs w:val="18"/>
            <w:rtl/>
          </w:rPr>
          <w:t>ن</w:t>
        </w:r>
        <w:r w:rsidRPr="00BB3A5E">
          <w:rPr>
            <w:rFonts w:ascii="IRANSansWeb(FaNum)" w:hAnsi="IRANSansWeb(FaNum)" w:cs="IRANSansWeb(FaNum)"/>
            <w:sz w:val="18"/>
            <w:szCs w:val="18"/>
            <w:rtl/>
          </w:rPr>
          <w:t xml:space="preserve"> ارتباط ممکن است دارا</w:t>
        </w:r>
        <w:r w:rsidRPr="00BB3A5E">
          <w:rPr>
            <w:rFonts w:ascii="IRANSansWeb(FaNum)" w:hAnsi="IRANSansWeb(FaNum)" w:cs="IRANSansWeb(FaNum)" w:hint="cs"/>
            <w:sz w:val="18"/>
            <w:szCs w:val="18"/>
            <w:rtl/>
          </w:rPr>
          <w:t>ی</w:t>
        </w:r>
        <w:r w:rsidRPr="00BB3A5E">
          <w:rPr>
            <w:rFonts w:ascii="IRANSansWeb(FaNum)" w:hAnsi="IRANSansWeb(FaNum)" w:cs="IRANSansWeb(FaNum)"/>
            <w:sz w:val="18"/>
            <w:szCs w:val="18"/>
            <w:rtl/>
          </w:rPr>
          <w:t xml:space="preserve"> جهت (دوطرفه </w:t>
        </w:r>
        <w:r w:rsidRPr="00BB3A5E">
          <w:rPr>
            <w:rFonts w:ascii="IRANSansWeb(FaNum)" w:hAnsi="IRANSansWeb(FaNum)" w:cs="IRANSansWeb(FaNum)" w:hint="cs"/>
            <w:sz w:val="18"/>
            <w:szCs w:val="18"/>
            <w:rtl/>
          </w:rPr>
          <w:t>ی</w:t>
        </w:r>
        <w:r w:rsidRPr="00BB3A5E">
          <w:rPr>
            <w:rFonts w:ascii="IRANSansWeb(FaNum)" w:hAnsi="IRANSansWeb(FaNum)" w:cs="IRANSansWeb(FaNum)" w:hint="eastAsia"/>
            <w:sz w:val="18"/>
            <w:szCs w:val="18"/>
            <w:rtl/>
          </w:rPr>
          <w:t>ا</w:t>
        </w:r>
        <w:r w:rsidRPr="00BB3A5E">
          <w:rPr>
            <w:rFonts w:ascii="IRANSansWeb(FaNum)" w:hAnsi="IRANSansWeb(FaNum)" w:cs="IRANSansWeb(FaNum)"/>
            <w:sz w:val="18"/>
            <w:szCs w:val="18"/>
            <w:rtl/>
          </w:rPr>
          <w:t xml:space="preserve"> </w:t>
        </w:r>
        <w:r w:rsidRPr="00BB3A5E">
          <w:rPr>
            <w:rFonts w:ascii="IRANSansWeb(FaNum)" w:hAnsi="IRANSansWeb(FaNum)" w:cs="IRANSansWeb(FaNum)" w:hint="cs"/>
            <w:sz w:val="18"/>
            <w:szCs w:val="18"/>
            <w:rtl/>
          </w:rPr>
          <w:t>ی</w:t>
        </w:r>
        <w:r w:rsidRPr="00BB3A5E">
          <w:rPr>
            <w:rFonts w:ascii="IRANSansWeb(FaNum)" w:hAnsi="IRANSansWeb(FaNum)" w:cs="IRANSansWeb(FaNum)" w:hint="eastAsia"/>
            <w:sz w:val="18"/>
            <w:szCs w:val="18"/>
            <w:rtl/>
          </w:rPr>
          <w:t>کطرفه</w:t>
        </w:r>
        <w:r w:rsidRPr="00BB3A5E">
          <w:rPr>
            <w:rFonts w:ascii="IRANSansWeb(FaNum)" w:hAnsi="IRANSansWeb(FaNum)" w:cs="IRANSansWeb(FaNum)"/>
            <w:sz w:val="18"/>
            <w:szCs w:val="18"/>
            <w:rtl/>
          </w:rPr>
          <w:t>) باشد.</w:t>
        </w:r>
      </w:ins>
    </w:p>
    <w:p w14:paraId="426FD919" w14:textId="77777777" w:rsidR="004B0C7B" w:rsidRPr="00BB3A5E" w:rsidRDefault="004B0C7B" w:rsidP="004B0C7B">
      <w:pPr>
        <w:pStyle w:val="ListParagraph"/>
        <w:numPr>
          <w:ilvl w:val="0"/>
          <w:numId w:val="6"/>
        </w:numPr>
        <w:jc w:val="lowKashida"/>
        <w:rPr>
          <w:ins w:id="676" w:author="Saleh Abedinezhad" w:date="2023-11-25T20:36:00Z"/>
          <w:rFonts w:ascii="IRANSansWeb(FaNum)" w:hAnsi="IRANSansWeb(FaNum)" w:cs="IRANSansWeb(FaNum)"/>
          <w:sz w:val="18"/>
          <w:szCs w:val="18"/>
          <w:rtl/>
        </w:rPr>
      </w:pPr>
      <w:ins w:id="677" w:author="Saleh Abedinezhad" w:date="2023-11-25T20:36:00Z">
        <w:r w:rsidRPr="00BB3A5E">
          <w:rPr>
            <w:rFonts w:ascii="IRANSansWeb(FaNum)" w:hAnsi="IRANSansWeb(FaNum)" w:cs="IRANSansWeb(FaNum)"/>
            <w:sz w:val="18"/>
            <w:szCs w:val="18"/>
            <w:rtl/>
          </w:rPr>
          <w:t>وراثت (</w:t>
        </w:r>
        <w:r w:rsidRPr="00BB3A5E">
          <w:rPr>
            <w:rFonts w:ascii="IRANSansWeb(FaNum)" w:hAnsi="IRANSansWeb(FaNum)" w:cs="IRANSansWeb(FaNum)"/>
            <w:sz w:val="18"/>
            <w:szCs w:val="18"/>
          </w:rPr>
          <w:t>Inheritance</w:t>
        </w:r>
        <w:r w:rsidRPr="00BB3A5E">
          <w:rPr>
            <w:rFonts w:ascii="IRANSansWeb(FaNum)" w:hAnsi="IRANSansWeb(FaNum)" w:cs="IRANSansWeb(FaNum)"/>
            <w:sz w:val="18"/>
            <w:szCs w:val="18"/>
            <w:rtl/>
          </w:rPr>
          <w:t>): نما</w:t>
        </w:r>
        <w:r w:rsidRPr="00BB3A5E">
          <w:rPr>
            <w:rFonts w:ascii="IRANSansWeb(FaNum)" w:hAnsi="IRANSansWeb(FaNum)" w:cs="IRANSansWeb(FaNum)" w:hint="cs"/>
            <w:sz w:val="18"/>
            <w:szCs w:val="18"/>
            <w:rtl/>
          </w:rPr>
          <w:t>ی</w:t>
        </w:r>
        <w:r w:rsidRPr="00BB3A5E">
          <w:rPr>
            <w:rFonts w:ascii="IRANSansWeb(FaNum)" w:hAnsi="IRANSansWeb(FaNum)" w:cs="IRANSansWeb(FaNum)" w:hint="eastAsia"/>
            <w:sz w:val="18"/>
            <w:szCs w:val="18"/>
            <w:rtl/>
          </w:rPr>
          <w:t>ش</w:t>
        </w:r>
        <w:r w:rsidRPr="00BB3A5E">
          <w:rPr>
            <w:rFonts w:ascii="IRANSansWeb(FaNum)" w:hAnsi="IRANSansWeb(FaNum)" w:cs="IRANSansWeb(FaNum)"/>
            <w:sz w:val="18"/>
            <w:szCs w:val="18"/>
            <w:rtl/>
          </w:rPr>
          <w:t xml:space="preserve"> وابستگ</w:t>
        </w:r>
        <w:r w:rsidRPr="00BB3A5E">
          <w:rPr>
            <w:rFonts w:ascii="IRANSansWeb(FaNum)" w:hAnsi="IRANSansWeb(FaNum)" w:cs="IRANSansWeb(FaNum)" w:hint="cs"/>
            <w:sz w:val="18"/>
            <w:szCs w:val="18"/>
            <w:rtl/>
          </w:rPr>
          <w:t>ی</w:t>
        </w:r>
        <w:r w:rsidRPr="00BB3A5E">
          <w:rPr>
            <w:rFonts w:ascii="IRANSansWeb(FaNum)" w:hAnsi="IRANSansWeb(FaNum)" w:cs="IRANSansWeb(FaNum)"/>
            <w:sz w:val="18"/>
            <w:szCs w:val="18"/>
            <w:rtl/>
          </w:rPr>
          <w:t xml:space="preserve"> ب</w:t>
        </w:r>
        <w:r w:rsidRPr="00BB3A5E">
          <w:rPr>
            <w:rFonts w:ascii="IRANSansWeb(FaNum)" w:hAnsi="IRANSansWeb(FaNum)" w:cs="IRANSansWeb(FaNum)" w:hint="cs"/>
            <w:sz w:val="18"/>
            <w:szCs w:val="18"/>
            <w:rtl/>
          </w:rPr>
          <w:t>ی</w:t>
        </w:r>
        <w:r w:rsidRPr="00BB3A5E">
          <w:rPr>
            <w:rFonts w:ascii="IRANSansWeb(FaNum)" w:hAnsi="IRANSansWeb(FaNum)" w:cs="IRANSansWeb(FaNum)" w:hint="eastAsia"/>
            <w:sz w:val="18"/>
            <w:szCs w:val="18"/>
            <w:rtl/>
          </w:rPr>
          <w:t>ن</w:t>
        </w:r>
        <w:r w:rsidRPr="00BB3A5E">
          <w:rPr>
            <w:rFonts w:ascii="IRANSansWeb(FaNum)" w:hAnsi="IRANSansWeb(FaNum)" w:cs="IRANSansWeb(FaNum)"/>
            <w:sz w:val="18"/>
            <w:szCs w:val="18"/>
            <w:rtl/>
          </w:rPr>
          <w:t xml:space="preserve"> کلاس‌ها، که </w:t>
        </w:r>
        <w:r w:rsidRPr="00BB3A5E">
          <w:rPr>
            <w:rFonts w:ascii="IRANSansWeb(FaNum)" w:hAnsi="IRANSansWeb(FaNum)" w:cs="IRANSansWeb(FaNum)" w:hint="cs"/>
            <w:sz w:val="18"/>
            <w:szCs w:val="18"/>
            <w:rtl/>
          </w:rPr>
          <w:t>ی</w:t>
        </w:r>
        <w:r w:rsidRPr="00BB3A5E">
          <w:rPr>
            <w:rFonts w:ascii="IRANSansWeb(FaNum)" w:hAnsi="IRANSansWeb(FaNum)" w:cs="IRANSansWeb(FaNum)" w:hint="eastAsia"/>
            <w:sz w:val="18"/>
            <w:szCs w:val="18"/>
            <w:rtl/>
          </w:rPr>
          <w:t>ک</w:t>
        </w:r>
        <w:r w:rsidRPr="00BB3A5E">
          <w:rPr>
            <w:rFonts w:ascii="IRANSansWeb(FaNum)" w:hAnsi="IRANSansWeb(FaNum)" w:cs="IRANSansWeb(FaNum)"/>
            <w:sz w:val="18"/>
            <w:szCs w:val="18"/>
            <w:rtl/>
          </w:rPr>
          <w:t xml:space="preserve"> کلاس (کلاس فرزند) و</w:t>
        </w:r>
        <w:r w:rsidRPr="00BB3A5E">
          <w:rPr>
            <w:rFonts w:ascii="IRANSansWeb(FaNum)" w:hAnsi="IRANSansWeb(FaNum)" w:cs="IRANSansWeb(FaNum)" w:hint="cs"/>
            <w:sz w:val="18"/>
            <w:szCs w:val="18"/>
            <w:rtl/>
          </w:rPr>
          <w:t>ی</w:t>
        </w:r>
        <w:r w:rsidRPr="00BB3A5E">
          <w:rPr>
            <w:rFonts w:ascii="IRANSansWeb(FaNum)" w:hAnsi="IRANSansWeb(FaNum)" w:cs="IRANSansWeb(FaNum)" w:hint="eastAsia"/>
            <w:sz w:val="18"/>
            <w:szCs w:val="18"/>
            <w:rtl/>
          </w:rPr>
          <w:t>ژگ</w:t>
        </w:r>
        <w:r w:rsidRPr="00BB3A5E">
          <w:rPr>
            <w:rFonts w:ascii="IRANSansWeb(FaNum)" w:hAnsi="IRANSansWeb(FaNum)" w:cs="IRANSansWeb(FaNum)" w:hint="cs"/>
            <w:sz w:val="18"/>
            <w:szCs w:val="18"/>
            <w:rtl/>
          </w:rPr>
          <w:t>ی‌</w:t>
        </w:r>
        <w:r w:rsidRPr="00BB3A5E">
          <w:rPr>
            <w:rFonts w:ascii="IRANSansWeb(FaNum)" w:hAnsi="IRANSansWeb(FaNum)" w:cs="IRANSansWeb(FaNum)" w:hint="eastAsia"/>
            <w:sz w:val="18"/>
            <w:szCs w:val="18"/>
            <w:rtl/>
          </w:rPr>
          <w:t>ها</w:t>
        </w:r>
        <w:r w:rsidRPr="00BB3A5E">
          <w:rPr>
            <w:rFonts w:ascii="IRANSansWeb(FaNum)" w:hAnsi="IRANSansWeb(FaNum)" w:cs="IRANSansWeb(FaNum)"/>
            <w:sz w:val="18"/>
            <w:szCs w:val="18"/>
            <w:rtl/>
          </w:rPr>
          <w:t xml:space="preserve"> و عمل</w:t>
        </w:r>
        <w:r w:rsidRPr="00BB3A5E">
          <w:rPr>
            <w:rFonts w:ascii="IRANSansWeb(FaNum)" w:hAnsi="IRANSansWeb(FaNum)" w:cs="IRANSansWeb(FaNum)" w:hint="cs"/>
            <w:sz w:val="18"/>
            <w:szCs w:val="18"/>
            <w:rtl/>
          </w:rPr>
          <w:t>ی</w:t>
        </w:r>
        <w:r w:rsidRPr="00BB3A5E">
          <w:rPr>
            <w:rFonts w:ascii="IRANSansWeb(FaNum)" w:hAnsi="IRANSansWeb(FaNum)" w:cs="IRANSansWeb(FaNum)" w:hint="eastAsia"/>
            <w:sz w:val="18"/>
            <w:szCs w:val="18"/>
            <w:rtl/>
          </w:rPr>
          <w:t>ات‌ها</w:t>
        </w:r>
        <w:r w:rsidRPr="00BB3A5E">
          <w:rPr>
            <w:rFonts w:ascii="IRANSansWeb(FaNum)" w:hAnsi="IRANSansWeb(FaNum)" w:cs="IRANSansWeb(FaNum)" w:hint="cs"/>
            <w:sz w:val="18"/>
            <w:szCs w:val="18"/>
            <w:rtl/>
          </w:rPr>
          <w:t>ی</w:t>
        </w:r>
        <w:r w:rsidRPr="00BB3A5E">
          <w:rPr>
            <w:rFonts w:ascii="IRANSansWeb(FaNum)" w:hAnsi="IRANSansWeb(FaNum)" w:cs="IRANSansWeb(FaNum)"/>
            <w:sz w:val="18"/>
            <w:szCs w:val="18"/>
            <w:rtl/>
          </w:rPr>
          <w:t xml:space="preserve"> </w:t>
        </w:r>
        <w:r w:rsidRPr="00BB3A5E">
          <w:rPr>
            <w:rFonts w:ascii="IRANSansWeb(FaNum)" w:hAnsi="IRANSansWeb(FaNum)" w:cs="IRANSansWeb(FaNum)" w:hint="cs"/>
            <w:sz w:val="18"/>
            <w:szCs w:val="18"/>
            <w:rtl/>
          </w:rPr>
          <w:t>ی</w:t>
        </w:r>
        <w:r w:rsidRPr="00BB3A5E">
          <w:rPr>
            <w:rFonts w:ascii="IRANSansWeb(FaNum)" w:hAnsi="IRANSansWeb(FaNum)" w:cs="IRANSansWeb(FaNum)" w:hint="eastAsia"/>
            <w:sz w:val="18"/>
            <w:szCs w:val="18"/>
            <w:rtl/>
          </w:rPr>
          <w:t>ک</w:t>
        </w:r>
        <w:r w:rsidRPr="00BB3A5E">
          <w:rPr>
            <w:rFonts w:ascii="IRANSansWeb(FaNum)" w:hAnsi="IRANSansWeb(FaNum)" w:cs="IRANSansWeb(FaNum)"/>
            <w:sz w:val="18"/>
            <w:szCs w:val="18"/>
            <w:rtl/>
          </w:rPr>
          <w:t xml:space="preserve"> کلاس د</w:t>
        </w:r>
        <w:r w:rsidRPr="00BB3A5E">
          <w:rPr>
            <w:rFonts w:ascii="IRANSansWeb(FaNum)" w:hAnsi="IRANSansWeb(FaNum)" w:cs="IRANSansWeb(FaNum)" w:hint="cs"/>
            <w:sz w:val="18"/>
            <w:szCs w:val="18"/>
            <w:rtl/>
          </w:rPr>
          <w:t>ی</w:t>
        </w:r>
        <w:r w:rsidRPr="00BB3A5E">
          <w:rPr>
            <w:rFonts w:ascii="IRANSansWeb(FaNum)" w:hAnsi="IRANSansWeb(FaNum)" w:cs="IRANSansWeb(FaNum)" w:hint="eastAsia"/>
            <w:sz w:val="18"/>
            <w:szCs w:val="18"/>
            <w:rtl/>
          </w:rPr>
          <w:t>گر</w:t>
        </w:r>
        <w:r w:rsidRPr="00BB3A5E">
          <w:rPr>
            <w:rFonts w:ascii="IRANSansWeb(FaNum)" w:hAnsi="IRANSansWeb(FaNum)" w:cs="IRANSansWeb(FaNum)"/>
            <w:sz w:val="18"/>
            <w:szCs w:val="18"/>
            <w:rtl/>
          </w:rPr>
          <w:t xml:space="preserve"> (کلاس والد) را به ارث م</w:t>
        </w:r>
        <w:r w:rsidRPr="00BB3A5E">
          <w:rPr>
            <w:rFonts w:ascii="IRANSansWeb(FaNum)" w:hAnsi="IRANSansWeb(FaNum)" w:cs="IRANSansWeb(FaNum)" w:hint="cs"/>
            <w:sz w:val="18"/>
            <w:szCs w:val="18"/>
            <w:rtl/>
          </w:rPr>
          <w:t>ی‌</w:t>
        </w:r>
        <w:r w:rsidRPr="00BB3A5E">
          <w:rPr>
            <w:rFonts w:ascii="IRANSansWeb(FaNum)" w:hAnsi="IRANSansWeb(FaNum)" w:cs="IRANSansWeb(FaNum)" w:hint="eastAsia"/>
            <w:sz w:val="18"/>
            <w:szCs w:val="18"/>
            <w:rtl/>
          </w:rPr>
          <w:t>برد</w:t>
        </w:r>
        <w:r w:rsidRPr="00BB3A5E">
          <w:rPr>
            <w:rFonts w:ascii="IRANSansWeb(FaNum)" w:hAnsi="IRANSansWeb(FaNum)" w:cs="IRANSansWeb(FaNum)"/>
            <w:sz w:val="18"/>
            <w:szCs w:val="18"/>
            <w:rtl/>
          </w:rPr>
          <w:t>.</w:t>
        </w:r>
      </w:ins>
    </w:p>
    <w:p w14:paraId="2D97B51B" w14:textId="6A129BF9" w:rsidR="004B0C7B" w:rsidRDefault="004B0C7B" w:rsidP="004B0C7B">
      <w:pPr>
        <w:pStyle w:val="ListParagraph"/>
        <w:numPr>
          <w:ilvl w:val="0"/>
          <w:numId w:val="6"/>
        </w:numPr>
        <w:jc w:val="lowKashida"/>
        <w:rPr>
          <w:ins w:id="678" w:author="Saleh Abedinezhad" w:date="2023-11-25T20:40:00Z"/>
          <w:rFonts w:ascii="IRANSansWeb(FaNum)" w:hAnsi="IRANSansWeb(FaNum)" w:cs="IRANSansWeb(FaNum)"/>
          <w:sz w:val="18"/>
          <w:szCs w:val="18"/>
        </w:rPr>
      </w:pPr>
      <w:ins w:id="679" w:author="Saleh Abedinezhad" w:date="2023-11-25T20:36:00Z">
        <w:r w:rsidRPr="00BB3A5E">
          <w:rPr>
            <w:rFonts w:ascii="IRANSansWeb(FaNum)" w:hAnsi="IRANSansWeb(FaNum)" w:cs="IRANSansWeb(FaNum)"/>
            <w:sz w:val="18"/>
            <w:szCs w:val="18"/>
            <w:rtl/>
          </w:rPr>
          <w:t>رابطه (</w:t>
        </w:r>
        <w:r w:rsidRPr="00BB3A5E">
          <w:rPr>
            <w:rFonts w:ascii="IRANSansWeb(FaNum)" w:hAnsi="IRANSansWeb(FaNum)" w:cs="IRANSansWeb(FaNum)"/>
            <w:sz w:val="18"/>
            <w:szCs w:val="18"/>
          </w:rPr>
          <w:t>Interface</w:t>
        </w:r>
        <w:r w:rsidRPr="00BB3A5E">
          <w:rPr>
            <w:rFonts w:ascii="IRANSansWeb(FaNum)" w:hAnsi="IRANSansWeb(FaNum)" w:cs="IRANSansWeb(FaNum)"/>
            <w:sz w:val="18"/>
            <w:szCs w:val="18"/>
            <w:rtl/>
          </w:rPr>
          <w:t>): نما</w:t>
        </w:r>
        <w:r w:rsidRPr="00BB3A5E">
          <w:rPr>
            <w:rFonts w:ascii="IRANSansWeb(FaNum)" w:hAnsi="IRANSansWeb(FaNum)" w:cs="IRANSansWeb(FaNum)" w:hint="cs"/>
            <w:sz w:val="18"/>
            <w:szCs w:val="18"/>
            <w:rtl/>
          </w:rPr>
          <w:t>ی</w:t>
        </w:r>
        <w:r w:rsidRPr="00BB3A5E">
          <w:rPr>
            <w:rFonts w:ascii="IRANSansWeb(FaNum)" w:hAnsi="IRANSansWeb(FaNum)" w:cs="IRANSansWeb(FaNum)" w:hint="eastAsia"/>
            <w:sz w:val="18"/>
            <w:szCs w:val="18"/>
            <w:rtl/>
          </w:rPr>
          <w:t>ش</w:t>
        </w:r>
        <w:r w:rsidRPr="00BB3A5E">
          <w:rPr>
            <w:rFonts w:ascii="IRANSansWeb(FaNum)" w:hAnsi="IRANSansWeb(FaNum)" w:cs="IRANSansWeb(FaNum)"/>
            <w:sz w:val="18"/>
            <w:szCs w:val="18"/>
            <w:rtl/>
          </w:rPr>
          <w:t xml:space="preserve"> روابط م</w:t>
        </w:r>
        <w:r w:rsidRPr="00BB3A5E">
          <w:rPr>
            <w:rFonts w:ascii="IRANSansWeb(FaNum)" w:hAnsi="IRANSansWeb(FaNum)" w:cs="IRANSansWeb(FaNum)" w:hint="cs"/>
            <w:sz w:val="18"/>
            <w:szCs w:val="18"/>
            <w:rtl/>
          </w:rPr>
          <w:t>ی</w:t>
        </w:r>
        <w:r w:rsidRPr="00BB3A5E">
          <w:rPr>
            <w:rFonts w:ascii="IRANSansWeb(FaNum)" w:hAnsi="IRANSansWeb(FaNum)" w:cs="IRANSansWeb(FaNum)" w:hint="eastAsia"/>
            <w:sz w:val="18"/>
            <w:szCs w:val="18"/>
            <w:rtl/>
          </w:rPr>
          <w:t>ان</w:t>
        </w:r>
        <w:r w:rsidRPr="00BB3A5E">
          <w:rPr>
            <w:rFonts w:ascii="IRANSansWeb(FaNum)" w:hAnsi="IRANSansWeb(FaNum)" w:cs="IRANSansWeb(FaNum)"/>
            <w:sz w:val="18"/>
            <w:szCs w:val="18"/>
            <w:rtl/>
          </w:rPr>
          <w:t xml:space="preserve"> کلاس‌ها و </w:t>
        </w:r>
        <w:r w:rsidRPr="00BB3A5E">
          <w:rPr>
            <w:rFonts w:ascii="IRANSansWeb(FaNum)" w:hAnsi="IRANSansWeb(FaNum)" w:cs="IRANSansWeb(FaNum)" w:hint="cs"/>
            <w:sz w:val="18"/>
            <w:szCs w:val="18"/>
            <w:rtl/>
          </w:rPr>
          <w:t>ی</w:t>
        </w:r>
        <w:r w:rsidRPr="00BB3A5E">
          <w:rPr>
            <w:rFonts w:ascii="IRANSansWeb(FaNum)" w:hAnsi="IRANSansWeb(FaNum)" w:cs="IRANSansWeb(FaNum)" w:hint="eastAsia"/>
            <w:sz w:val="18"/>
            <w:szCs w:val="18"/>
            <w:rtl/>
          </w:rPr>
          <w:t>ک</w:t>
        </w:r>
        <w:r w:rsidRPr="00BB3A5E">
          <w:rPr>
            <w:rFonts w:ascii="IRANSansWeb(FaNum)" w:hAnsi="IRANSansWeb(FaNum)" w:cs="IRANSansWeb(FaNum)"/>
            <w:sz w:val="18"/>
            <w:szCs w:val="18"/>
            <w:rtl/>
          </w:rPr>
          <w:t xml:space="preserve"> رابط، که م</w:t>
        </w:r>
        <w:r w:rsidRPr="00BB3A5E">
          <w:rPr>
            <w:rFonts w:ascii="IRANSansWeb(FaNum)" w:hAnsi="IRANSansWeb(FaNum)" w:cs="IRANSansWeb(FaNum)" w:hint="cs"/>
            <w:sz w:val="18"/>
            <w:szCs w:val="18"/>
            <w:rtl/>
          </w:rPr>
          <w:t>ی‌</w:t>
        </w:r>
        <w:r w:rsidRPr="00BB3A5E">
          <w:rPr>
            <w:rFonts w:ascii="IRANSansWeb(FaNum)" w:hAnsi="IRANSansWeb(FaNum)" w:cs="IRANSansWeb(FaNum)" w:hint="eastAsia"/>
            <w:sz w:val="18"/>
            <w:szCs w:val="18"/>
            <w:rtl/>
          </w:rPr>
          <w:t>تواند</w:t>
        </w:r>
        <w:r w:rsidRPr="00BB3A5E">
          <w:rPr>
            <w:rFonts w:ascii="IRANSansWeb(FaNum)" w:hAnsi="IRANSansWeb(FaNum)" w:cs="IRANSansWeb(FaNum)"/>
            <w:sz w:val="18"/>
            <w:szCs w:val="18"/>
            <w:rtl/>
          </w:rPr>
          <w:t xml:space="preserve"> شامل تعداد</w:t>
        </w:r>
        <w:r w:rsidRPr="00BB3A5E">
          <w:rPr>
            <w:rFonts w:ascii="IRANSansWeb(FaNum)" w:hAnsi="IRANSansWeb(FaNum)" w:cs="IRANSansWeb(FaNum)" w:hint="cs"/>
            <w:sz w:val="18"/>
            <w:szCs w:val="18"/>
            <w:rtl/>
          </w:rPr>
          <w:t>ی</w:t>
        </w:r>
        <w:r w:rsidRPr="00BB3A5E">
          <w:rPr>
            <w:rFonts w:ascii="IRANSansWeb(FaNum)" w:hAnsi="IRANSansWeb(FaNum)" w:cs="IRANSansWeb(FaNum)"/>
            <w:sz w:val="18"/>
            <w:szCs w:val="18"/>
            <w:rtl/>
          </w:rPr>
          <w:t xml:space="preserve"> از عمل</w:t>
        </w:r>
        <w:r w:rsidRPr="00BB3A5E">
          <w:rPr>
            <w:rFonts w:ascii="IRANSansWeb(FaNum)" w:hAnsi="IRANSansWeb(FaNum)" w:cs="IRANSansWeb(FaNum)" w:hint="cs"/>
            <w:sz w:val="18"/>
            <w:szCs w:val="18"/>
            <w:rtl/>
          </w:rPr>
          <w:t>ی</w:t>
        </w:r>
        <w:r w:rsidRPr="00BB3A5E">
          <w:rPr>
            <w:rFonts w:ascii="IRANSansWeb(FaNum)" w:hAnsi="IRANSansWeb(FaNum)" w:cs="IRANSansWeb(FaNum)" w:hint="eastAsia"/>
            <w:sz w:val="18"/>
            <w:szCs w:val="18"/>
            <w:rtl/>
          </w:rPr>
          <w:t>ات</w:t>
        </w:r>
        <w:r w:rsidRPr="00BB3A5E">
          <w:rPr>
            <w:rFonts w:ascii="IRANSansWeb(FaNum)" w:hAnsi="IRANSansWeb(FaNum)" w:cs="IRANSansWeb(FaNum)"/>
            <w:sz w:val="18"/>
            <w:szCs w:val="18"/>
            <w:rtl/>
          </w:rPr>
          <w:t xml:space="preserve"> </w:t>
        </w:r>
        <w:r w:rsidRPr="00BB3A5E">
          <w:rPr>
            <w:rFonts w:ascii="IRANSansWeb(FaNum)" w:hAnsi="IRANSansWeb(FaNum)" w:cs="IRANSansWeb(FaNum)" w:hint="cs"/>
            <w:sz w:val="18"/>
            <w:szCs w:val="18"/>
            <w:rtl/>
          </w:rPr>
          <w:t>ی</w:t>
        </w:r>
        <w:r w:rsidRPr="00BB3A5E">
          <w:rPr>
            <w:rFonts w:ascii="IRANSansWeb(FaNum)" w:hAnsi="IRANSansWeb(FaNum)" w:cs="IRANSansWeb(FaNum)" w:hint="eastAsia"/>
            <w:sz w:val="18"/>
            <w:szCs w:val="18"/>
            <w:rtl/>
          </w:rPr>
          <w:t>ا</w:t>
        </w:r>
        <w:r w:rsidRPr="00BB3A5E">
          <w:rPr>
            <w:rFonts w:ascii="IRANSansWeb(FaNum)" w:hAnsi="IRANSansWeb(FaNum)" w:cs="IRANSansWeb(FaNum)"/>
            <w:sz w:val="18"/>
            <w:szCs w:val="18"/>
            <w:rtl/>
          </w:rPr>
          <w:t xml:space="preserve"> و</w:t>
        </w:r>
        <w:r w:rsidRPr="00BB3A5E">
          <w:rPr>
            <w:rFonts w:ascii="IRANSansWeb(FaNum)" w:hAnsi="IRANSansWeb(FaNum)" w:cs="IRANSansWeb(FaNum)" w:hint="cs"/>
            <w:sz w:val="18"/>
            <w:szCs w:val="18"/>
            <w:rtl/>
          </w:rPr>
          <w:t>ی</w:t>
        </w:r>
        <w:r w:rsidRPr="00BB3A5E">
          <w:rPr>
            <w:rFonts w:ascii="IRANSansWeb(FaNum)" w:hAnsi="IRANSansWeb(FaNum)" w:cs="IRANSansWeb(FaNum)" w:hint="eastAsia"/>
            <w:sz w:val="18"/>
            <w:szCs w:val="18"/>
            <w:rtl/>
          </w:rPr>
          <w:t>ژگ</w:t>
        </w:r>
        <w:r w:rsidRPr="00BB3A5E">
          <w:rPr>
            <w:rFonts w:ascii="IRANSansWeb(FaNum)" w:hAnsi="IRANSansWeb(FaNum)" w:cs="IRANSansWeb(FaNum)" w:hint="cs"/>
            <w:sz w:val="18"/>
            <w:szCs w:val="18"/>
            <w:rtl/>
          </w:rPr>
          <w:t>ی‌</w:t>
        </w:r>
        <w:r w:rsidRPr="00BB3A5E">
          <w:rPr>
            <w:rFonts w:ascii="IRANSansWeb(FaNum)" w:hAnsi="IRANSansWeb(FaNum)" w:cs="IRANSansWeb(FaNum)" w:hint="eastAsia"/>
            <w:sz w:val="18"/>
            <w:szCs w:val="18"/>
            <w:rtl/>
          </w:rPr>
          <w:t>ها</w:t>
        </w:r>
        <w:r w:rsidRPr="00BB3A5E">
          <w:rPr>
            <w:rFonts w:ascii="IRANSansWeb(FaNum)" w:hAnsi="IRANSansWeb(FaNum)" w:cs="IRANSansWeb(FaNum)"/>
            <w:sz w:val="18"/>
            <w:szCs w:val="18"/>
            <w:rtl/>
          </w:rPr>
          <w:t xml:space="preserve"> باشد</w:t>
        </w:r>
        <w:r>
          <w:rPr>
            <w:rFonts w:ascii="IRANSansWeb(FaNum)" w:hAnsi="IRANSansWeb(FaNum)" w:cs="IRANSansWeb(FaNum)" w:hint="cs"/>
            <w:sz w:val="18"/>
            <w:szCs w:val="18"/>
            <w:rtl/>
          </w:rPr>
          <w:t>.</w:t>
        </w:r>
      </w:ins>
    </w:p>
    <w:p w14:paraId="5173EAC6" w14:textId="015DE1EF" w:rsidR="00FD229D" w:rsidRPr="00BB3A5E" w:rsidRDefault="00FD229D">
      <w:pPr>
        <w:pStyle w:val="Heading2"/>
        <w:jc w:val="center"/>
        <w:rPr>
          <w:ins w:id="680" w:author="Saleh Abedinezhad" w:date="2023-11-25T20:41:00Z"/>
          <w:rFonts w:ascii="IRANSansWeb(FaNum)" w:hAnsi="IRANSansWeb(FaNum)" w:cs="IRANSansWeb(FaNum)"/>
          <w:b/>
          <w:bCs/>
          <w:sz w:val="40"/>
          <w:szCs w:val="40"/>
        </w:rPr>
        <w:pPrChange w:id="681" w:author="Saleh Abedinezhad" w:date="2023-11-25T20:42:00Z">
          <w:pPr>
            <w:pStyle w:val="Heading1"/>
            <w:jc w:val="center"/>
          </w:pPr>
        </w:pPrChange>
      </w:pPr>
      <w:bookmarkStart w:id="682" w:name="_Toc153222484"/>
      <w:ins w:id="683" w:author="Saleh Abedinezhad" w:date="2023-11-25T20:41:00Z">
        <w:r>
          <w:rPr>
            <w:rFonts w:ascii="IRANSansWeb(FaNum)" w:hAnsi="IRANSansWeb(FaNum)" w:cs="IRANSansWeb(FaNum)"/>
            <w:b/>
            <w:bCs/>
            <w:sz w:val="40"/>
            <w:szCs w:val="40"/>
          </w:rPr>
          <w:lastRenderedPageBreak/>
          <w:t>Sequence</w:t>
        </w:r>
        <w:r w:rsidRPr="00BB3A5E">
          <w:rPr>
            <w:rFonts w:ascii="IRANSansWeb(FaNum)" w:hAnsi="IRANSansWeb(FaNum)" w:cs="IRANSansWeb(FaNum)"/>
            <w:b/>
            <w:bCs/>
            <w:sz w:val="40"/>
            <w:szCs w:val="40"/>
          </w:rPr>
          <w:t xml:space="preserve"> Diagram</w:t>
        </w:r>
        <w:bookmarkEnd w:id="682"/>
      </w:ins>
    </w:p>
    <w:p w14:paraId="38324F87" w14:textId="32A87A81" w:rsidR="006C4BFC" w:rsidRPr="006C4BFC" w:rsidRDefault="006C4BFC">
      <w:pPr>
        <w:jc w:val="lowKashida"/>
        <w:rPr>
          <w:ins w:id="684" w:author="Saleh Abedinezhad" w:date="2023-12-11T21:17:00Z"/>
          <w:rFonts w:ascii="IRANSansWeb(FaNum)" w:hAnsi="IRANSansWeb(FaNum)" w:cs="IRANSansWeb(FaNum)"/>
          <w:sz w:val="18"/>
          <w:szCs w:val="18"/>
          <w:rtl/>
        </w:rPr>
        <w:pPrChange w:id="685" w:author="Saleh Abedinezhad" w:date="2023-12-11T21:18:00Z">
          <w:pPr/>
        </w:pPrChange>
      </w:pPr>
      <w:ins w:id="686" w:author="Saleh Abedinezhad" w:date="2023-12-11T21:15:00Z">
        <w:r>
          <w:rPr>
            <w:rFonts w:ascii="IRANSansWeb(FaNum)" w:hAnsi="IRANSansWeb(FaNum)" w:cs="IRANSansWeb(FaNum)"/>
            <w:noProof/>
            <w:sz w:val="18"/>
            <w:szCs w:val="18"/>
            <w:rtl/>
            <w:lang w:val="fa-IR"/>
          </w:rPr>
          <w:drawing>
            <wp:inline distT="0" distB="0" distL="0" distR="0" wp14:anchorId="2D553C26" wp14:editId="29D2CD9A">
              <wp:extent cx="6645910" cy="6383655"/>
              <wp:effectExtent l="0" t="0" r="2540" b="0"/>
              <wp:docPr id="16826679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667971" name="Picture 3"/>
                      <pic:cNvPicPr/>
                    </pic:nvPicPr>
                    <pic:blipFill>
                      <a:blip r:embed="rId28">
                        <a:extLst>
                          <a:ext uri="{28A0092B-C50C-407E-A947-70E740481C1C}">
                            <a14:useLocalDpi xmlns:a14="http://schemas.microsoft.com/office/drawing/2010/main" val="0"/>
                          </a:ext>
                        </a:extLst>
                      </a:blip>
                      <a:stretch>
                        <a:fillRect/>
                      </a:stretch>
                    </pic:blipFill>
                    <pic:spPr>
                      <a:xfrm>
                        <a:off x="0" y="0"/>
                        <a:ext cx="6645910" cy="6383655"/>
                      </a:xfrm>
                      <a:prstGeom prst="rect">
                        <a:avLst/>
                      </a:prstGeom>
                    </pic:spPr>
                  </pic:pic>
                </a:graphicData>
              </a:graphic>
            </wp:inline>
          </w:drawing>
        </w:r>
      </w:ins>
      <w:ins w:id="687" w:author="Saleh Abedinezhad" w:date="2023-12-11T21:17:00Z">
        <w:r w:rsidRPr="006C4BFC">
          <w:rPr>
            <w:rFonts w:ascii="IRANSansWeb(FaNum)" w:hAnsi="IRANSansWeb(FaNum)" w:cs="IRANSansWeb(FaNum)"/>
            <w:sz w:val="18"/>
            <w:szCs w:val="18"/>
            <w:rtl/>
          </w:rPr>
          <w:t>ا</w:t>
        </w:r>
        <w:r w:rsidRPr="006C4BFC">
          <w:rPr>
            <w:rFonts w:ascii="IRANSansWeb(FaNum)" w:hAnsi="IRANSansWeb(FaNum)" w:cs="IRANSansWeb(FaNum)" w:hint="cs"/>
            <w:sz w:val="18"/>
            <w:szCs w:val="18"/>
            <w:rtl/>
          </w:rPr>
          <w:t>ی</w:t>
        </w:r>
        <w:r w:rsidRPr="006C4BFC">
          <w:rPr>
            <w:rFonts w:ascii="IRANSansWeb(FaNum)" w:hAnsi="IRANSansWeb(FaNum)" w:cs="IRANSansWeb(FaNum)" w:hint="eastAsia"/>
            <w:sz w:val="18"/>
            <w:szCs w:val="18"/>
            <w:rtl/>
          </w:rPr>
          <w:t>ن</w:t>
        </w:r>
        <w:r w:rsidRPr="006C4BFC">
          <w:rPr>
            <w:rFonts w:ascii="IRANSansWeb(FaNum)" w:hAnsi="IRANSansWeb(FaNum)" w:cs="IRANSansWeb(FaNum)"/>
            <w:sz w:val="18"/>
            <w:szCs w:val="18"/>
            <w:rtl/>
          </w:rPr>
          <w:t xml:space="preserve"> د</w:t>
        </w:r>
        <w:r w:rsidRPr="006C4BFC">
          <w:rPr>
            <w:rFonts w:ascii="IRANSansWeb(FaNum)" w:hAnsi="IRANSansWeb(FaNum)" w:cs="IRANSansWeb(FaNum)" w:hint="cs"/>
            <w:sz w:val="18"/>
            <w:szCs w:val="18"/>
            <w:rtl/>
          </w:rPr>
          <w:t>ی</w:t>
        </w:r>
        <w:r w:rsidRPr="006C4BFC">
          <w:rPr>
            <w:rFonts w:ascii="IRANSansWeb(FaNum)" w:hAnsi="IRANSansWeb(FaNum)" w:cs="IRANSansWeb(FaNum)" w:hint="eastAsia"/>
            <w:sz w:val="18"/>
            <w:szCs w:val="18"/>
            <w:rtl/>
          </w:rPr>
          <w:t>اگرام</w:t>
        </w:r>
        <w:r w:rsidRPr="006C4BFC">
          <w:rPr>
            <w:rFonts w:ascii="IRANSansWeb(FaNum)" w:hAnsi="IRANSansWeb(FaNum)" w:cs="IRANSansWeb(FaNum)"/>
            <w:sz w:val="18"/>
            <w:szCs w:val="18"/>
            <w:rtl/>
          </w:rPr>
          <w:t xml:space="preserve"> نشان م</w:t>
        </w:r>
        <w:r w:rsidRPr="006C4BFC">
          <w:rPr>
            <w:rFonts w:ascii="IRANSansWeb(FaNum)" w:hAnsi="IRANSansWeb(FaNum)" w:cs="IRANSansWeb(FaNum)" w:hint="cs"/>
            <w:sz w:val="18"/>
            <w:szCs w:val="18"/>
            <w:rtl/>
          </w:rPr>
          <w:t>ی‌</w:t>
        </w:r>
        <w:r w:rsidRPr="006C4BFC">
          <w:rPr>
            <w:rFonts w:ascii="IRANSansWeb(FaNum)" w:hAnsi="IRANSansWeb(FaNum)" w:cs="IRANSansWeb(FaNum)" w:hint="eastAsia"/>
            <w:sz w:val="18"/>
            <w:szCs w:val="18"/>
            <w:rtl/>
          </w:rPr>
          <w:t>دهد</w:t>
        </w:r>
        <w:r w:rsidRPr="006C4BFC">
          <w:rPr>
            <w:rFonts w:ascii="IRANSansWeb(FaNum)" w:hAnsi="IRANSansWeb(FaNum)" w:cs="IRANSansWeb(FaNum)"/>
            <w:sz w:val="18"/>
            <w:szCs w:val="18"/>
            <w:rtl/>
          </w:rPr>
          <w:t xml:space="preserve"> که چگونه </w:t>
        </w:r>
        <w:r w:rsidRPr="006C4BFC">
          <w:rPr>
            <w:rFonts w:ascii="IRANSansWeb(FaNum)" w:hAnsi="IRANSansWeb(FaNum)" w:cs="IRANSansWeb(FaNum)" w:hint="cs"/>
            <w:sz w:val="18"/>
            <w:szCs w:val="18"/>
            <w:rtl/>
          </w:rPr>
          <w:t>ی</w:t>
        </w:r>
        <w:r w:rsidRPr="006C4BFC">
          <w:rPr>
            <w:rFonts w:ascii="IRANSansWeb(FaNum)" w:hAnsi="IRANSansWeb(FaNum)" w:cs="IRANSansWeb(FaNum)" w:hint="eastAsia"/>
            <w:sz w:val="18"/>
            <w:szCs w:val="18"/>
            <w:rtl/>
          </w:rPr>
          <w:t>ک</w:t>
        </w:r>
        <w:r w:rsidRPr="006C4BFC">
          <w:rPr>
            <w:rFonts w:ascii="IRANSansWeb(FaNum)" w:hAnsi="IRANSansWeb(FaNum)" w:cs="IRANSansWeb(FaNum)"/>
            <w:sz w:val="18"/>
            <w:szCs w:val="18"/>
            <w:rtl/>
          </w:rPr>
          <w:t xml:space="preserve"> مشتر</w:t>
        </w:r>
        <w:r w:rsidRPr="006C4BFC">
          <w:rPr>
            <w:rFonts w:ascii="IRANSansWeb(FaNum)" w:hAnsi="IRANSansWeb(FaNum)" w:cs="IRANSansWeb(FaNum)" w:hint="cs"/>
            <w:sz w:val="18"/>
            <w:szCs w:val="18"/>
            <w:rtl/>
          </w:rPr>
          <w:t>ی</w:t>
        </w:r>
        <w:r w:rsidRPr="006C4BFC">
          <w:rPr>
            <w:rFonts w:ascii="IRANSansWeb(FaNum)" w:hAnsi="IRANSansWeb(FaNum)" w:cs="IRANSansWeb(FaNum)"/>
            <w:sz w:val="18"/>
            <w:szCs w:val="18"/>
            <w:rtl/>
          </w:rPr>
          <w:t xml:space="preserve"> م</w:t>
        </w:r>
        <w:r w:rsidRPr="006C4BFC">
          <w:rPr>
            <w:rFonts w:ascii="IRANSansWeb(FaNum)" w:hAnsi="IRANSansWeb(FaNum)" w:cs="IRANSansWeb(FaNum)" w:hint="cs"/>
            <w:sz w:val="18"/>
            <w:szCs w:val="18"/>
            <w:rtl/>
          </w:rPr>
          <w:t>ی‌</w:t>
        </w:r>
        <w:r w:rsidRPr="006C4BFC">
          <w:rPr>
            <w:rFonts w:ascii="IRANSansWeb(FaNum)" w:hAnsi="IRANSansWeb(FaNum)" w:cs="IRANSansWeb(FaNum)" w:hint="eastAsia"/>
            <w:sz w:val="18"/>
            <w:szCs w:val="18"/>
            <w:rtl/>
          </w:rPr>
          <w:t>تواند</w:t>
        </w:r>
        <w:r w:rsidRPr="006C4BFC">
          <w:rPr>
            <w:rFonts w:ascii="IRANSansWeb(FaNum)" w:hAnsi="IRANSansWeb(FaNum)" w:cs="IRANSansWeb(FaNum)"/>
            <w:sz w:val="18"/>
            <w:szCs w:val="18"/>
            <w:rtl/>
          </w:rPr>
          <w:t xml:space="preserve"> با استفاده از </w:t>
        </w:r>
        <w:r w:rsidRPr="006C4BFC">
          <w:rPr>
            <w:rFonts w:ascii="IRANSansWeb(FaNum)" w:hAnsi="IRANSansWeb(FaNum)" w:cs="IRANSansWeb(FaNum)" w:hint="cs"/>
            <w:sz w:val="18"/>
            <w:szCs w:val="18"/>
            <w:rtl/>
          </w:rPr>
          <w:t>ی</w:t>
        </w:r>
        <w:r w:rsidRPr="006C4BFC">
          <w:rPr>
            <w:rFonts w:ascii="IRANSansWeb(FaNum)" w:hAnsi="IRANSansWeb(FaNum)" w:cs="IRANSansWeb(FaNum)" w:hint="eastAsia"/>
            <w:sz w:val="18"/>
            <w:szCs w:val="18"/>
            <w:rtl/>
          </w:rPr>
          <w:t>ک</w:t>
        </w:r>
        <w:r w:rsidRPr="006C4BFC">
          <w:rPr>
            <w:rFonts w:ascii="IRANSansWeb(FaNum)" w:hAnsi="IRANSansWeb(FaNum)" w:cs="IRANSansWeb(FaNum)"/>
            <w:sz w:val="18"/>
            <w:szCs w:val="18"/>
            <w:rtl/>
          </w:rPr>
          <w:t xml:space="preserve"> رابط کاربر</w:t>
        </w:r>
        <w:r w:rsidRPr="006C4BFC">
          <w:rPr>
            <w:rFonts w:ascii="IRANSansWeb(FaNum)" w:hAnsi="IRANSansWeb(FaNum)" w:cs="IRANSansWeb(FaNum)" w:hint="cs"/>
            <w:sz w:val="18"/>
            <w:szCs w:val="18"/>
            <w:rtl/>
          </w:rPr>
          <w:t>ی</w:t>
        </w:r>
        <w:r w:rsidRPr="006C4BFC">
          <w:rPr>
            <w:rFonts w:ascii="IRANSansWeb(FaNum)" w:hAnsi="IRANSansWeb(FaNum)" w:cs="IRANSansWeb(FaNum)"/>
            <w:sz w:val="18"/>
            <w:szCs w:val="18"/>
            <w:rtl/>
          </w:rPr>
          <w:t xml:space="preserve"> </w:t>
        </w:r>
        <w:r w:rsidRPr="006C4BFC">
          <w:rPr>
            <w:rFonts w:ascii="IRANSansWeb(FaNum)" w:hAnsi="IRANSansWeb(FaNum)" w:cs="IRANSansWeb(FaNum)" w:hint="cs"/>
            <w:sz w:val="18"/>
            <w:szCs w:val="18"/>
            <w:rtl/>
          </w:rPr>
          <w:t>ی</w:t>
        </w:r>
        <w:r w:rsidRPr="006C4BFC">
          <w:rPr>
            <w:rFonts w:ascii="IRANSansWeb(FaNum)" w:hAnsi="IRANSansWeb(FaNum)" w:cs="IRANSansWeb(FaNum)" w:hint="eastAsia"/>
            <w:sz w:val="18"/>
            <w:szCs w:val="18"/>
            <w:rtl/>
          </w:rPr>
          <w:t>ک</w:t>
        </w:r>
        <w:r w:rsidRPr="006C4BFC">
          <w:rPr>
            <w:rFonts w:ascii="IRANSansWeb(FaNum)" w:hAnsi="IRANSansWeb(FaNum)" w:cs="IRANSansWeb(FaNum)"/>
            <w:sz w:val="18"/>
            <w:szCs w:val="18"/>
            <w:rtl/>
          </w:rPr>
          <w:t xml:space="preserve"> فاکتور خر</w:t>
        </w:r>
        <w:r w:rsidRPr="006C4BFC">
          <w:rPr>
            <w:rFonts w:ascii="IRANSansWeb(FaNum)" w:hAnsi="IRANSansWeb(FaNum)" w:cs="IRANSansWeb(FaNum)" w:hint="cs"/>
            <w:sz w:val="18"/>
            <w:szCs w:val="18"/>
            <w:rtl/>
          </w:rPr>
          <w:t>ی</w:t>
        </w:r>
        <w:r w:rsidRPr="006C4BFC">
          <w:rPr>
            <w:rFonts w:ascii="IRANSansWeb(FaNum)" w:hAnsi="IRANSansWeb(FaNum)" w:cs="IRANSansWeb(FaNum)" w:hint="eastAsia"/>
            <w:sz w:val="18"/>
            <w:szCs w:val="18"/>
            <w:rtl/>
          </w:rPr>
          <w:t>د</w:t>
        </w:r>
        <w:r w:rsidRPr="006C4BFC">
          <w:rPr>
            <w:rFonts w:ascii="IRANSansWeb(FaNum)" w:hAnsi="IRANSansWeb(FaNum)" w:cs="IRANSansWeb(FaNum)"/>
            <w:sz w:val="18"/>
            <w:szCs w:val="18"/>
            <w:rtl/>
          </w:rPr>
          <w:t xml:space="preserve"> از محصولات موجود در بانک اطلاعات</w:t>
        </w:r>
        <w:r w:rsidRPr="006C4BFC">
          <w:rPr>
            <w:rFonts w:ascii="IRANSansWeb(FaNum)" w:hAnsi="IRANSansWeb(FaNum)" w:cs="IRANSansWeb(FaNum)" w:hint="cs"/>
            <w:sz w:val="18"/>
            <w:szCs w:val="18"/>
            <w:rtl/>
          </w:rPr>
          <w:t>ی</w:t>
        </w:r>
        <w:r w:rsidRPr="006C4BFC">
          <w:rPr>
            <w:rFonts w:ascii="IRANSansWeb(FaNum)" w:hAnsi="IRANSansWeb(FaNum)" w:cs="IRANSansWeb(FaNum)"/>
            <w:sz w:val="18"/>
            <w:szCs w:val="18"/>
            <w:rtl/>
          </w:rPr>
          <w:t xml:space="preserve"> در</w:t>
        </w:r>
        <w:r w:rsidRPr="006C4BFC">
          <w:rPr>
            <w:rFonts w:ascii="IRANSansWeb(FaNum)" w:hAnsi="IRANSansWeb(FaNum)" w:cs="IRANSansWeb(FaNum)" w:hint="cs"/>
            <w:sz w:val="18"/>
            <w:szCs w:val="18"/>
            <w:rtl/>
          </w:rPr>
          <w:t>ی</w:t>
        </w:r>
        <w:r w:rsidRPr="006C4BFC">
          <w:rPr>
            <w:rFonts w:ascii="IRANSansWeb(FaNum)" w:hAnsi="IRANSansWeb(FaNum)" w:cs="IRANSansWeb(FaNum)" w:hint="eastAsia"/>
            <w:sz w:val="18"/>
            <w:szCs w:val="18"/>
            <w:rtl/>
          </w:rPr>
          <w:t>افت</w:t>
        </w:r>
        <w:r w:rsidRPr="006C4BFC">
          <w:rPr>
            <w:rFonts w:ascii="IRANSansWeb(FaNum)" w:hAnsi="IRANSansWeb(FaNum)" w:cs="IRANSansWeb(FaNum)"/>
            <w:sz w:val="18"/>
            <w:szCs w:val="18"/>
            <w:rtl/>
          </w:rPr>
          <w:t xml:space="preserve"> کند. ا</w:t>
        </w:r>
        <w:r w:rsidRPr="006C4BFC">
          <w:rPr>
            <w:rFonts w:ascii="IRANSansWeb(FaNum)" w:hAnsi="IRANSansWeb(FaNum)" w:cs="IRANSansWeb(FaNum)" w:hint="cs"/>
            <w:sz w:val="18"/>
            <w:szCs w:val="18"/>
            <w:rtl/>
          </w:rPr>
          <w:t>ی</w:t>
        </w:r>
        <w:r w:rsidRPr="006C4BFC">
          <w:rPr>
            <w:rFonts w:ascii="IRANSansWeb(FaNum)" w:hAnsi="IRANSansWeb(FaNum)" w:cs="IRANSansWeb(FaNum)" w:hint="eastAsia"/>
            <w:sz w:val="18"/>
            <w:szCs w:val="18"/>
            <w:rtl/>
          </w:rPr>
          <w:t>ن</w:t>
        </w:r>
        <w:r w:rsidRPr="006C4BFC">
          <w:rPr>
            <w:rFonts w:ascii="IRANSansWeb(FaNum)" w:hAnsi="IRANSansWeb(FaNum)" w:cs="IRANSansWeb(FaNum)"/>
            <w:sz w:val="18"/>
            <w:szCs w:val="18"/>
            <w:rtl/>
          </w:rPr>
          <w:t xml:space="preserve"> د</w:t>
        </w:r>
        <w:r w:rsidRPr="006C4BFC">
          <w:rPr>
            <w:rFonts w:ascii="IRANSansWeb(FaNum)" w:hAnsi="IRANSansWeb(FaNum)" w:cs="IRANSansWeb(FaNum)" w:hint="cs"/>
            <w:sz w:val="18"/>
            <w:szCs w:val="18"/>
            <w:rtl/>
          </w:rPr>
          <w:t>ی</w:t>
        </w:r>
        <w:r w:rsidRPr="006C4BFC">
          <w:rPr>
            <w:rFonts w:ascii="IRANSansWeb(FaNum)" w:hAnsi="IRANSansWeb(FaNum)" w:cs="IRANSansWeb(FaNum)" w:hint="eastAsia"/>
            <w:sz w:val="18"/>
            <w:szCs w:val="18"/>
            <w:rtl/>
          </w:rPr>
          <w:t>اگرام</w:t>
        </w:r>
        <w:r w:rsidRPr="006C4BFC">
          <w:rPr>
            <w:rFonts w:ascii="IRANSansWeb(FaNum)" w:hAnsi="IRANSansWeb(FaNum)" w:cs="IRANSansWeb(FaNum)"/>
            <w:sz w:val="18"/>
            <w:szCs w:val="18"/>
            <w:rtl/>
          </w:rPr>
          <w:t xml:space="preserve"> شامل شش ش</w:t>
        </w:r>
        <w:r w:rsidRPr="006C4BFC">
          <w:rPr>
            <w:rFonts w:ascii="IRANSansWeb(FaNum)" w:hAnsi="IRANSansWeb(FaNum)" w:cs="IRANSansWeb(FaNum)" w:hint="cs"/>
            <w:sz w:val="18"/>
            <w:szCs w:val="18"/>
            <w:rtl/>
          </w:rPr>
          <w:t>ی</w:t>
        </w:r>
        <w:r w:rsidRPr="006C4BFC">
          <w:rPr>
            <w:rFonts w:ascii="IRANSansWeb(FaNum)" w:hAnsi="IRANSansWeb(FaNum)" w:cs="IRANSansWeb(FaNum)" w:hint="eastAsia"/>
            <w:sz w:val="18"/>
            <w:szCs w:val="18"/>
            <w:rtl/>
          </w:rPr>
          <w:t>ء</w:t>
        </w:r>
        <w:r w:rsidRPr="006C4BFC">
          <w:rPr>
            <w:rFonts w:ascii="IRANSansWeb(FaNum)" w:hAnsi="IRANSansWeb(FaNum)" w:cs="IRANSansWeb(FaNum)"/>
            <w:sz w:val="18"/>
            <w:szCs w:val="18"/>
            <w:rtl/>
          </w:rPr>
          <w:t xml:space="preserve"> است: مشتر</w:t>
        </w:r>
        <w:r w:rsidRPr="006C4BFC">
          <w:rPr>
            <w:rFonts w:ascii="IRANSansWeb(FaNum)" w:hAnsi="IRANSansWeb(FaNum)" w:cs="IRANSansWeb(FaNum)" w:hint="cs"/>
            <w:sz w:val="18"/>
            <w:szCs w:val="18"/>
            <w:rtl/>
          </w:rPr>
          <w:t>ی</w:t>
        </w:r>
        <w:r w:rsidRPr="006C4BFC">
          <w:rPr>
            <w:rFonts w:ascii="IRANSansWeb(FaNum)" w:hAnsi="IRANSansWeb(FaNum)" w:cs="IRANSansWeb(FaNum)" w:hint="eastAsia"/>
            <w:sz w:val="18"/>
            <w:szCs w:val="18"/>
            <w:rtl/>
          </w:rPr>
          <w:t>،</w:t>
        </w:r>
        <w:r w:rsidRPr="006C4BFC">
          <w:rPr>
            <w:rFonts w:ascii="IRANSansWeb(FaNum)" w:hAnsi="IRANSansWeb(FaNum)" w:cs="IRANSansWeb(FaNum)"/>
            <w:sz w:val="18"/>
            <w:szCs w:val="18"/>
            <w:rtl/>
          </w:rPr>
          <w:t xml:space="preserve"> رابط کاربر</w:t>
        </w:r>
        <w:r w:rsidRPr="006C4BFC">
          <w:rPr>
            <w:rFonts w:ascii="IRANSansWeb(FaNum)" w:hAnsi="IRANSansWeb(FaNum)" w:cs="IRANSansWeb(FaNum)" w:hint="cs"/>
            <w:sz w:val="18"/>
            <w:szCs w:val="18"/>
            <w:rtl/>
          </w:rPr>
          <w:t>ی</w:t>
        </w:r>
        <w:r w:rsidRPr="006C4BFC">
          <w:rPr>
            <w:rFonts w:ascii="IRANSansWeb(FaNum)" w:hAnsi="IRANSansWeb(FaNum)" w:cs="IRANSansWeb(FaNum)" w:hint="eastAsia"/>
            <w:sz w:val="18"/>
            <w:szCs w:val="18"/>
            <w:rtl/>
          </w:rPr>
          <w:t>،</w:t>
        </w:r>
        <w:r w:rsidRPr="006C4BFC">
          <w:rPr>
            <w:rFonts w:ascii="IRANSansWeb(FaNum)" w:hAnsi="IRANSansWeb(FaNum)" w:cs="IRANSansWeb(FaNum)"/>
            <w:sz w:val="18"/>
            <w:szCs w:val="18"/>
            <w:rtl/>
          </w:rPr>
          <w:t xml:space="preserve"> کنترل‌کننده، بانک اطلاعات</w:t>
        </w:r>
        <w:r w:rsidRPr="006C4BFC">
          <w:rPr>
            <w:rFonts w:ascii="IRANSansWeb(FaNum)" w:hAnsi="IRANSansWeb(FaNum)" w:cs="IRANSansWeb(FaNum)" w:hint="cs"/>
            <w:sz w:val="18"/>
            <w:szCs w:val="18"/>
            <w:rtl/>
          </w:rPr>
          <w:t>ی</w:t>
        </w:r>
        <w:r w:rsidRPr="006C4BFC">
          <w:rPr>
            <w:rFonts w:ascii="IRANSansWeb(FaNum)" w:hAnsi="IRANSansWeb(FaNum)" w:cs="IRANSansWeb(FaNum)" w:hint="eastAsia"/>
            <w:sz w:val="18"/>
            <w:szCs w:val="18"/>
            <w:rtl/>
          </w:rPr>
          <w:t>،</w:t>
        </w:r>
        <w:r w:rsidRPr="006C4BFC">
          <w:rPr>
            <w:rFonts w:ascii="IRANSansWeb(FaNum)" w:hAnsi="IRANSansWeb(FaNum)" w:cs="IRANSansWeb(FaNum)"/>
            <w:sz w:val="18"/>
            <w:szCs w:val="18"/>
            <w:rtl/>
          </w:rPr>
          <w:t xml:space="preserve"> محصول و فاکتور. ا</w:t>
        </w:r>
        <w:r w:rsidRPr="006C4BFC">
          <w:rPr>
            <w:rFonts w:ascii="IRANSansWeb(FaNum)" w:hAnsi="IRANSansWeb(FaNum)" w:cs="IRANSansWeb(FaNum)" w:hint="cs"/>
            <w:sz w:val="18"/>
            <w:szCs w:val="18"/>
            <w:rtl/>
          </w:rPr>
          <w:t>ی</w:t>
        </w:r>
        <w:r w:rsidRPr="006C4BFC">
          <w:rPr>
            <w:rFonts w:ascii="IRANSansWeb(FaNum)" w:hAnsi="IRANSansWeb(FaNum)" w:cs="IRANSansWeb(FaNum)" w:hint="eastAsia"/>
            <w:sz w:val="18"/>
            <w:szCs w:val="18"/>
            <w:rtl/>
          </w:rPr>
          <w:t>ن</w:t>
        </w:r>
        <w:r w:rsidRPr="006C4BFC">
          <w:rPr>
            <w:rFonts w:ascii="IRANSansWeb(FaNum)" w:hAnsi="IRANSansWeb(FaNum)" w:cs="IRANSansWeb(FaNum)"/>
            <w:sz w:val="18"/>
            <w:szCs w:val="18"/>
            <w:rtl/>
          </w:rPr>
          <w:t xml:space="preserve"> د</w:t>
        </w:r>
        <w:r w:rsidRPr="006C4BFC">
          <w:rPr>
            <w:rFonts w:ascii="IRANSansWeb(FaNum)" w:hAnsi="IRANSansWeb(FaNum)" w:cs="IRANSansWeb(FaNum)" w:hint="cs"/>
            <w:sz w:val="18"/>
            <w:szCs w:val="18"/>
            <w:rtl/>
          </w:rPr>
          <w:t>ی</w:t>
        </w:r>
        <w:r w:rsidRPr="006C4BFC">
          <w:rPr>
            <w:rFonts w:ascii="IRANSansWeb(FaNum)" w:hAnsi="IRANSansWeb(FaNum)" w:cs="IRANSansWeb(FaNum)" w:hint="eastAsia"/>
            <w:sz w:val="18"/>
            <w:szCs w:val="18"/>
            <w:rtl/>
          </w:rPr>
          <w:t>اگرام</w:t>
        </w:r>
        <w:r w:rsidRPr="006C4BFC">
          <w:rPr>
            <w:rFonts w:ascii="IRANSansWeb(FaNum)" w:hAnsi="IRANSansWeb(FaNum)" w:cs="IRANSansWeb(FaNum)"/>
            <w:sz w:val="18"/>
            <w:szCs w:val="18"/>
            <w:rtl/>
          </w:rPr>
          <w:t xml:space="preserve"> همچن</w:t>
        </w:r>
        <w:r w:rsidRPr="006C4BFC">
          <w:rPr>
            <w:rFonts w:ascii="IRANSansWeb(FaNum)" w:hAnsi="IRANSansWeb(FaNum)" w:cs="IRANSansWeb(FaNum)" w:hint="cs"/>
            <w:sz w:val="18"/>
            <w:szCs w:val="18"/>
            <w:rtl/>
          </w:rPr>
          <w:t>ی</w:t>
        </w:r>
        <w:r w:rsidRPr="006C4BFC">
          <w:rPr>
            <w:rFonts w:ascii="IRANSansWeb(FaNum)" w:hAnsi="IRANSansWeb(FaNum)" w:cs="IRANSansWeb(FaNum)" w:hint="eastAsia"/>
            <w:sz w:val="18"/>
            <w:szCs w:val="18"/>
            <w:rtl/>
          </w:rPr>
          <w:t>ن</w:t>
        </w:r>
        <w:r w:rsidRPr="006C4BFC">
          <w:rPr>
            <w:rFonts w:ascii="IRANSansWeb(FaNum)" w:hAnsi="IRANSansWeb(FaNum)" w:cs="IRANSansWeb(FaNum)"/>
            <w:sz w:val="18"/>
            <w:szCs w:val="18"/>
            <w:rtl/>
          </w:rPr>
          <w:t xml:space="preserve"> شام</w:t>
        </w:r>
        <w:r w:rsidRPr="006C4BFC">
          <w:rPr>
            <w:rFonts w:ascii="IRANSansWeb(FaNum)" w:hAnsi="IRANSansWeb(FaNum)" w:cs="IRANSansWeb(FaNum)" w:hint="eastAsia"/>
            <w:sz w:val="18"/>
            <w:szCs w:val="18"/>
            <w:rtl/>
          </w:rPr>
          <w:t>ل</w:t>
        </w:r>
        <w:r w:rsidRPr="006C4BFC">
          <w:rPr>
            <w:rFonts w:ascii="IRANSansWeb(FaNum)" w:hAnsi="IRANSansWeb(FaNum)" w:cs="IRANSansWeb(FaNum)"/>
            <w:sz w:val="18"/>
            <w:szCs w:val="18"/>
            <w:rtl/>
          </w:rPr>
          <w:t xml:space="preserve"> چند</w:t>
        </w:r>
        <w:r w:rsidRPr="006C4BFC">
          <w:rPr>
            <w:rFonts w:ascii="IRANSansWeb(FaNum)" w:hAnsi="IRANSansWeb(FaNum)" w:cs="IRANSansWeb(FaNum)" w:hint="cs"/>
            <w:sz w:val="18"/>
            <w:szCs w:val="18"/>
            <w:rtl/>
          </w:rPr>
          <w:t>ی</w:t>
        </w:r>
        <w:r w:rsidRPr="006C4BFC">
          <w:rPr>
            <w:rFonts w:ascii="IRANSansWeb(FaNum)" w:hAnsi="IRANSansWeb(FaNum)" w:cs="IRANSansWeb(FaNum)" w:hint="eastAsia"/>
            <w:sz w:val="18"/>
            <w:szCs w:val="18"/>
            <w:rtl/>
          </w:rPr>
          <w:t>ن</w:t>
        </w:r>
        <w:r w:rsidRPr="006C4BFC">
          <w:rPr>
            <w:rFonts w:ascii="IRANSansWeb(FaNum)" w:hAnsi="IRANSansWeb(FaNum)" w:cs="IRANSansWeb(FaNum)"/>
            <w:sz w:val="18"/>
            <w:szCs w:val="18"/>
            <w:rtl/>
          </w:rPr>
          <w:t xml:space="preserve"> پ</w:t>
        </w:r>
        <w:r w:rsidRPr="006C4BFC">
          <w:rPr>
            <w:rFonts w:ascii="IRANSansWeb(FaNum)" w:hAnsi="IRANSansWeb(FaNum)" w:cs="IRANSansWeb(FaNum)" w:hint="cs"/>
            <w:sz w:val="18"/>
            <w:szCs w:val="18"/>
            <w:rtl/>
          </w:rPr>
          <w:t>ی</w:t>
        </w:r>
        <w:r w:rsidRPr="006C4BFC">
          <w:rPr>
            <w:rFonts w:ascii="IRANSansWeb(FaNum)" w:hAnsi="IRANSansWeb(FaNum)" w:cs="IRANSansWeb(FaNum)" w:hint="eastAsia"/>
            <w:sz w:val="18"/>
            <w:szCs w:val="18"/>
            <w:rtl/>
          </w:rPr>
          <w:t>ام</w:t>
        </w:r>
        <w:r w:rsidRPr="006C4BFC">
          <w:rPr>
            <w:rFonts w:ascii="IRANSansWeb(FaNum)" w:hAnsi="IRANSansWeb(FaNum)" w:cs="IRANSansWeb(FaNum)"/>
            <w:sz w:val="18"/>
            <w:szCs w:val="18"/>
            <w:rtl/>
          </w:rPr>
          <w:t xml:space="preserve"> است که ب</w:t>
        </w:r>
        <w:r w:rsidRPr="006C4BFC">
          <w:rPr>
            <w:rFonts w:ascii="IRANSansWeb(FaNum)" w:hAnsi="IRANSansWeb(FaNum)" w:cs="IRANSansWeb(FaNum)" w:hint="cs"/>
            <w:sz w:val="18"/>
            <w:szCs w:val="18"/>
            <w:rtl/>
          </w:rPr>
          <w:t>ی</w:t>
        </w:r>
        <w:r w:rsidRPr="006C4BFC">
          <w:rPr>
            <w:rFonts w:ascii="IRANSansWeb(FaNum)" w:hAnsi="IRANSansWeb(FaNum)" w:cs="IRANSansWeb(FaNum)" w:hint="eastAsia"/>
            <w:sz w:val="18"/>
            <w:szCs w:val="18"/>
            <w:rtl/>
          </w:rPr>
          <w:t>ن</w:t>
        </w:r>
        <w:r w:rsidRPr="006C4BFC">
          <w:rPr>
            <w:rFonts w:ascii="IRANSansWeb(FaNum)" w:hAnsi="IRANSansWeb(FaNum)" w:cs="IRANSansWeb(FaNum)"/>
            <w:sz w:val="18"/>
            <w:szCs w:val="18"/>
            <w:rtl/>
          </w:rPr>
          <w:t xml:space="preserve"> اش</w:t>
        </w:r>
        <w:r w:rsidRPr="006C4BFC">
          <w:rPr>
            <w:rFonts w:ascii="IRANSansWeb(FaNum)" w:hAnsi="IRANSansWeb(FaNum)" w:cs="IRANSansWeb(FaNum)" w:hint="cs"/>
            <w:sz w:val="18"/>
            <w:szCs w:val="18"/>
            <w:rtl/>
          </w:rPr>
          <w:t>ی</w:t>
        </w:r>
        <w:r w:rsidRPr="006C4BFC">
          <w:rPr>
            <w:rFonts w:ascii="IRANSansWeb(FaNum)" w:hAnsi="IRANSansWeb(FaNum)" w:cs="IRANSansWeb(FaNum)" w:hint="eastAsia"/>
            <w:sz w:val="18"/>
            <w:szCs w:val="18"/>
            <w:rtl/>
          </w:rPr>
          <w:t>اء</w:t>
        </w:r>
        <w:r w:rsidRPr="006C4BFC">
          <w:rPr>
            <w:rFonts w:ascii="IRANSansWeb(FaNum)" w:hAnsi="IRANSansWeb(FaNum)" w:cs="IRANSansWeb(FaNum)"/>
            <w:sz w:val="18"/>
            <w:szCs w:val="18"/>
            <w:rtl/>
          </w:rPr>
          <w:t xml:space="preserve"> رد و بدل م</w:t>
        </w:r>
        <w:r w:rsidRPr="006C4BFC">
          <w:rPr>
            <w:rFonts w:ascii="IRANSansWeb(FaNum)" w:hAnsi="IRANSansWeb(FaNum)" w:cs="IRANSansWeb(FaNum)" w:hint="cs"/>
            <w:sz w:val="18"/>
            <w:szCs w:val="18"/>
            <w:rtl/>
          </w:rPr>
          <w:t>ی‌</w:t>
        </w:r>
        <w:r w:rsidRPr="006C4BFC">
          <w:rPr>
            <w:rFonts w:ascii="IRANSansWeb(FaNum)" w:hAnsi="IRANSansWeb(FaNum)" w:cs="IRANSansWeb(FaNum)" w:hint="eastAsia"/>
            <w:sz w:val="18"/>
            <w:szCs w:val="18"/>
            <w:rtl/>
          </w:rPr>
          <w:t>شوند</w:t>
        </w:r>
        <w:r w:rsidRPr="006C4BFC">
          <w:rPr>
            <w:rFonts w:ascii="IRANSansWeb(FaNum)" w:hAnsi="IRANSansWeb(FaNum)" w:cs="IRANSansWeb(FaNum)"/>
            <w:sz w:val="18"/>
            <w:szCs w:val="18"/>
            <w:rtl/>
          </w:rPr>
          <w:t>. ا</w:t>
        </w:r>
        <w:r w:rsidRPr="006C4BFC">
          <w:rPr>
            <w:rFonts w:ascii="IRANSansWeb(FaNum)" w:hAnsi="IRANSansWeb(FaNum)" w:cs="IRANSansWeb(FaNum)" w:hint="cs"/>
            <w:sz w:val="18"/>
            <w:szCs w:val="18"/>
            <w:rtl/>
          </w:rPr>
          <w:t>ی</w:t>
        </w:r>
        <w:r w:rsidRPr="006C4BFC">
          <w:rPr>
            <w:rFonts w:ascii="IRANSansWeb(FaNum)" w:hAnsi="IRANSansWeb(FaNum)" w:cs="IRANSansWeb(FaNum)" w:hint="eastAsia"/>
            <w:sz w:val="18"/>
            <w:szCs w:val="18"/>
            <w:rtl/>
          </w:rPr>
          <w:t>ن</w:t>
        </w:r>
        <w:r w:rsidRPr="006C4BFC">
          <w:rPr>
            <w:rFonts w:ascii="IRANSansWeb(FaNum)" w:hAnsi="IRANSansWeb(FaNum)" w:cs="IRANSansWeb(FaNum)"/>
            <w:sz w:val="18"/>
            <w:szCs w:val="18"/>
            <w:rtl/>
          </w:rPr>
          <w:t xml:space="preserve"> د</w:t>
        </w:r>
        <w:r w:rsidRPr="006C4BFC">
          <w:rPr>
            <w:rFonts w:ascii="IRANSansWeb(FaNum)" w:hAnsi="IRANSansWeb(FaNum)" w:cs="IRANSansWeb(FaNum)" w:hint="cs"/>
            <w:sz w:val="18"/>
            <w:szCs w:val="18"/>
            <w:rtl/>
          </w:rPr>
          <w:t>ی</w:t>
        </w:r>
        <w:r w:rsidRPr="006C4BFC">
          <w:rPr>
            <w:rFonts w:ascii="IRANSansWeb(FaNum)" w:hAnsi="IRANSansWeb(FaNum)" w:cs="IRANSansWeb(FaNum)" w:hint="eastAsia"/>
            <w:sz w:val="18"/>
            <w:szCs w:val="18"/>
            <w:rtl/>
          </w:rPr>
          <w:t>اگرام</w:t>
        </w:r>
        <w:r w:rsidRPr="006C4BFC">
          <w:rPr>
            <w:rFonts w:ascii="IRANSansWeb(FaNum)" w:hAnsi="IRANSansWeb(FaNum)" w:cs="IRANSansWeb(FaNum)"/>
            <w:sz w:val="18"/>
            <w:szCs w:val="18"/>
            <w:rtl/>
          </w:rPr>
          <w:t xml:space="preserve"> را م</w:t>
        </w:r>
        <w:r w:rsidRPr="006C4BFC">
          <w:rPr>
            <w:rFonts w:ascii="IRANSansWeb(FaNum)" w:hAnsi="IRANSansWeb(FaNum)" w:cs="IRANSansWeb(FaNum)" w:hint="cs"/>
            <w:sz w:val="18"/>
            <w:szCs w:val="18"/>
            <w:rtl/>
          </w:rPr>
          <w:t>ی‌</w:t>
        </w:r>
        <w:r w:rsidRPr="006C4BFC">
          <w:rPr>
            <w:rFonts w:ascii="IRANSansWeb(FaNum)" w:hAnsi="IRANSansWeb(FaNum)" w:cs="IRANSansWeb(FaNum)" w:hint="eastAsia"/>
            <w:sz w:val="18"/>
            <w:szCs w:val="18"/>
            <w:rtl/>
          </w:rPr>
          <w:t>توان</w:t>
        </w:r>
        <w:r w:rsidRPr="006C4BFC">
          <w:rPr>
            <w:rFonts w:ascii="IRANSansWeb(FaNum)" w:hAnsi="IRANSansWeb(FaNum)" w:cs="IRANSansWeb(FaNum)" w:hint="cs"/>
            <w:sz w:val="18"/>
            <w:szCs w:val="18"/>
            <w:rtl/>
          </w:rPr>
          <w:t>ی</w:t>
        </w:r>
        <w:r w:rsidRPr="006C4BFC">
          <w:rPr>
            <w:rFonts w:ascii="IRANSansWeb(FaNum)" w:hAnsi="IRANSansWeb(FaNum)" w:cs="IRANSansWeb(FaNum)" w:hint="eastAsia"/>
            <w:sz w:val="18"/>
            <w:szCs w:val="18"/>
            <w:rtl/>
          </w:rPr>
          <w:t>د</w:t>
        </w:r>
        <w:r w:rsidRPr="006C4BFC">
          <w:rPr>
            <w:rFonts w:ascii="IRANSansWeb(FaNum)" w:hAnsi="IRANSansWeb(FaNum)" w:cs="IRANSansWeb(FaNum)"/>
            <w:sz w:val="18"/>
            <w:szCs w:val="18"/>
            <w:rtl/>
          </w:rPr>
          <w:t xml:space="preserve"> در </w:t>
        </w:r>
      </w:ins>
      <w:ins w:id="688" w:author="Saleh Abedinezhad" w:date="2023-12-11T21:18:00Z">
        <w:r w:rsidR="00B11DCD">
          <w:rPr>
            <w:rFonts w:ascii="IRANSansWeb(FaNum)" w:hAnsi="IRANSansWeb(FaNum)" w:cs="IRANSansWeb(FaNum)" w:hint="cs"/>
            <w:sz w:val="18"/>
            <w:szCs w:val="18"/>
            <w:rtl/>
          </w:rPr>
          <w:t>بالا ببینید.</w:t>
        </w:r>
      </w:ins>
    </w:p>
    <w:p w14:paraId="5BC5E173" w14:textId="77777777" w:rsidR="00B11DCD" w:rsidRPr="00B11DCD" w:rsidRDefault="00B11DCD">
      <w:pPr>
        <w:jc w:val="lowKashida"/>
        <w:rPr>
          <w:ins w:id="689" w:author="Saleh Abedinezhad" w:date="2023-12-11T21:18:00Z"/>
          <w:rFonts w:ascii="IRANSansWeb(FaNum)" w:hAnsi="IRANSansWeb(FaNum)" w:cs="IRANSansWeb(FaNum)"/>
          <w:sz w:val="18"/>
          <w:szCs w:val="18"/>
          <w:rtl/>
        </w:rPr>
        <w:pPrChange w:id="690" w:author="Saleh Abedinezhad" w:date="2023-12-11T21:18:00Z">
          <w:pPr/>
        </w:pPrChange>
      </w:pPr>
      <w:ins w:id="691" w:author="Saleh Abedinezhad" w:date="2023-12-11T21:18:00Z">
        <w:r w:rsidRPr="00B11DCD">
          <w:rPr>
            <w:rFonts w:ascii="IRANSansWeb(FaNum)" w:hAnsi="IRANSansWeb(FaNum)" w:cs="IRANSansWeb(FaNum)"/>
            <w:sz w:val="18"/>
            <w:szCs w:val="18"/>
            <w:rtl/>
          </w:rPr>
          <w:t>ا</w:t>
        </w:r>
        <w:r w:rsidRPr="00B11DCD">
          <w:rPr>
            <w:rFonts w:ascii="IRANSansWeb(FaNum)" w:hAnsi="IRANSansWeb(FaNum)" w:cs="IRANSansWeb(FaNum)" w:hint="cs"/>
            <w:sz w:val="18"/>
            <w:szCs w:val="18"/>
            <w:rtl/>
          </w:rPr>
          <w:t>ی</w:t>
        </w:r>
        <w:r w:rsidRPr="00B11DCD">
          <w:rPr>
            <w:rFonts w:ascii="IRANSansWeb(FaNum)" w:hAnsi="IRANSansWeb(FaNum)" w:cs="IRANSansWeb(FaNum)" w:hint="eastAsia"/>
            <w:sz w:val="18"/>
            <w:szCs w:val="18"/>
            <w:rtl/>
          </w:rPr>
          <w:t>ن</w:t>
        </w:r>
        <w:r w:rsidRPr="00B11DCD">
          <w:rPr>
            <w:rFonts w:ascii="IRANSansWeb(FaNum)" w:hAnsi="IRANSansWeb(FaNum)" w:cs="IRANSansWeb(FaNum)"/>
            <w:sz w:val="18"/>
            <w:szCs w:val="18"/>
            <w:rtl/>
          </w:rPr>
          <w:t xml:space="preserve"> د</w:t>
        </w:r>
        <w:r w:rsidRPr="00B11DCD">
          <w:rPr>
            <w:rFonts w:ascii="IRANSansWeb(FaNum)" w:hAnsi="IRANSansWeb(FaNum)" w:cs="IRANSansWeb(FaNum)" w:hint="cs"/>
            <w:sz w:val="18"/>
            <w:szCs w:val="18"/>
            <w:rtl/>
          </w:rPr>
          <w:t>ی</w:t>
        </w:r>
        <w:r w:rsidRPr="00B11DCD">
          <w:rPr>
            <w:rFonts w:ascii="IRANSansWeb(FaNum)" w:hAnsi="IRANSansWeb(FaNum)" w:cs="IRANSansWeb(FaNum)" w:hint="eastAsia"/>
            <w:sz w:val="18"/>
            <w:szCs w:val="18"/>
            <w:rtl/>
          </w:rPr>
          <w:t>اگرام</w:t>
        </w:r>
        <w:r w:rsidRPr="00B11DCD">
          <w:rPr>
            <w:rFonts w:ascii="IRANSansWeb(FaNum)" w:hAnsi="IRANSansWeb(FaNum)" w:cs="IRANSansWeb(FaNum)"/>
            <w:sz w:val="18"/>
            <w:szCs w:val="18"/>
            <w:rtl/>
          </w:rPr>
          <w:t xml:space="preserve"> </w:t>
        </w:r>
        <w:r w:rsidRPr="00B11DCD">
          <w:rPr>
            <w:rFonts w:ascii="IRANSansWeb(FaNum)" w:hAnsi="IRANSansWeb(FaNum)" w:cs="IRANSansWeb(FaNum)"/>
            <w:sz w:val="18"/>
            <w:szCs w:val="18"/>
          </w:rPr>
          <w:t>Sequence</w:t>
        </w:r>
        <w:r w:rsidRPr="00B11DCD">
          <w:rPr>
            <w:rFonts w:ascii="IRANSansWeb(FaNum)" w:hAnsi="IRANSansWeb(FaNum)" w:cs="IRANSansWeb(FaNum)"/>
            <w:sz w:val="18"/>
            <w:szCs w:val="18"/>
            <w:rtl/>
          </w:rPr>
          <w:t xml:space="preserve"> نشان‌دهنده فرآ</w:t>
        </w:r>
        <w:r w:rsidRPr="00B11DCD">
          <w:rPr>
            <w:rFonts w:ascii="IRANSansWeb(FaNum)" w:hAnsi="IRANSansWeb(FaNum)" w:cs="IRANSansWeb(FaNum)" w:hint="cs"/>
            <w:sz w:val="18"/>
            <w:szCs w:val="18"/>
            <w:rtl/>
          </w:rPr>
          <w:t>ی</w:t>
        </w:r>
        <w:r w:rsidRPr="00B11DCD">
          <w:rPr>
            <w:rFonts w:ascii="IRANSansWeb(FaNum)" w:hAnsi="IRANSansWeb(FaNum)" w:cs="IRANSansWeb(FaNum)" w:hint="eastAsia"/>
            <w:sz w:val="18"/>
            <w:szCs w:val="18"/>
            <w:rtl/>
          </w:rPr>
          <w:t>ند</w:t>
        </w:r>
        <w:r w:rsidRPr="00B11DCD">
          <w:rPr>
            <w:rFonts w:ascii="IRANSansWeb(FaNum)" w:hAnsi="IRANSansWeb(FaNum)" w:cs="IRANSansWeb(FaNum)"/>
            <w:sz w:val="18"/>
            <w:szCs w:val="18"/>
            <w:rtl/>
          </w:rPr>
          <w:t xml:space="preserve"> ا</w:t>
        </w:r>
        <w:r w:rsidRPr="00B11DCD">
          <w:rPr>
            <w:rFonts w:ascii="IRANSansWeb(FaNum)" w:hAnsi="IRANSansWeb(FaNum)" w:cs="IRANSansWeb(FaNum)" w:hint="cs"/>
            <w:sz w:val="18"/>
            <w:szCs w:val="18"/>
            <w:rtl/>
          </w:rPr>
          <w:t>ی</w:t>
        </w:r>
        <w:r w:rsidRPr="00B11DCD">
          <w:rPr>
            <w:rFonts w:ascii="IRANSansWeb(FaNum)" w:hAnsi="IRANSansWeb(FaNum)" w:cs="IRANSansWeb(FaNum)" w:hint="eastAsia"/>
            <w:sz w:val="18"/>
            <w:szCs w:val="18"/>
            <w:rtl/>
          </w:rPr>
          <w:t>جاد</w:t>
        </w:r>
        <w:r w:rsidRPr="00B11DCD">
          <w:rPr>
            <w:rFonts w:ascii="IRANSansWeb(FaNum)" w:hAnsi="IRANSansWeb(FaNum)" w:cs="IRANSansWeb(FaNum)"/>
            <w:sz w:val="18"/>
            <w:szCs w:val="18"/>
            <w:rtl/>
          </w:rPr>
          <w:t xml:space="preserve"> مشتر</w:t>
        </w:r>
        <w:r w:rsidRPr="00B11DCD">
          <w:rPr>
            <w:rFonts w:ascii="IRANSansWeb(FaNum)" w:hAnsi="IRANSansWeb(FaNum)" w:cs="IRANSansWeb(FaNum)" w:hint="cs"/>
            <w:sz w:val="18"/>
            <w:szCs w:val="18"/>
            <w:rtl/>
          </w:rPr>
          <w:t>ی</w:t>
        </w:r>
        <w:r w:rsidRPr="00B11DCD">
          <w:rPr>
            <w:rFonts w:ascii="IRANSansWeb(FaNum)" w:hAnsi="IRANSansWeb(FaNum)" w:cs="IRANSansWeb(FaNum)"/>
            <w:sz w:val="18"/>
            <w:szCs w:val="18"/>
            <w:rtl/>
          </w:rPr>
          <w:t xml:space="preserve"> جد</w:t>
        </w:r>
        <w:r w:rsidRPr="00B11DCD">
          <w:rPr>
            <w:rFonts w:ascii="IRANSansWeb(FaNum)" w:hAnsi="IRANSansWeb(FaNum)" w:cs="IRANSansWeb(FaNum)" w:hint="cs"/>
            <w:sz w:val="18"/>
            <w:szCs w:val="18"/>
            <w:rtl/>
          </w:rPr>
          <w:t>ی</w:t>
        </w:r>
        <w:r w:rsidRPr="00B11DCD">
          <w:rPr>
            <w:rFonts w:ascii="IRANSansWeb(FaNum)" w:hAnsi="IRANSansWeb(FaNum)" w:cs="IRANSansWeb(FaNum)" w:hint="eastAsia"/>
            <w:sz w:val="18"/>
            <w:szCs w:val="18"/>
            <w:rtl/>
          </w:rPr>
          <w:t>د</w:t>
        </w:r>
        <w:r w:rsidRPr="00B11DCD">
          <w:rPr>
            <w:rFonts w:ascii="IRANSansWeb(FaNum)" w:hAnsi="IRANSansWeb(FaNum)" w:cs="IRANSansWeb(FaNum)"/>
            <w:sz w:val="18"/>
            <w:szCs w:val="18"/>
            <w:rtl/>
          </w:rPr>
          <w:t xml:space="preserve"> است. </w:t>
        </w:r>
        <w:r w:rsidRPr="00B11DCD">
          <w:rPr>
            <w:rFonts w:ascii="IRANSansWeb(FaNum)" w:hAnsi="IRANSansWeb(FaNum)" w:cs="IRANSansWeb(FaNum)"/>
            <w:sz w:val="18"/>
            <w:szCs w:val="18"/>
          </w:rPr>
          <w:t>CustomerController</w:t>
        </w:r>
        <w:r w:rsidRPr="00B11DCD">
          <w:rPr>
            <w:rFonts w:ascii="IRANSansWeb(FaNum)" w:hAnsi="IRANSansWeb(FaNum)" w:cs="IRANSansWeb(FaNum)"/>
            <w:sz w:val="18"/>
            <w:szCs w:val="18"/>
            <w:rtl/>
          </w:rPr>
          <w:t xml:space="preserve"> از </w:t>
        </w:r>
        <w:r w:rsidRPr="00B11DCD">
          <w:rPr>
            <w:rFonts w:ascii="IRANSansWeb(FaNum)" w:hAnsi="IRANSansWeb(FaNum)" w:cs="IRANSansWeb(FaNum)"/>
            <w:sz w:val="18"/>
            <w:szCs w:val="18"/>
          </w:rPr>
          <w:t>CustomerRepository</w:t>
        </w:r>
        <w:r w:rsidRPr="00B11DCD">
          <w:rPr>
            <w:rFonts w:ascii="IRANSansWeb(FaNum)" w:hAnsi="IRANSansWeb(FaNum)" w:cs="IRANSansWeb(FaNum)"/>
            <w:sz w:val="18"/>
            <w:szCs w:val="18"/>
            <w:rtl/>
          </w:rPr>
          <w:t xml:space="preserve"> برا</w:t>
        </w:r>
        <w:r w:rsidRPr="00B11DCD">
          <w:rPr>
            <w:rFonts w:ascii="IRANSansWeb(FaNum)" w:hAnsi="IRANSansWeb(FaNum)" w:cs="IRANSansWeb(FaNum)" w:hint="cs"/>
            <w:sz w:val="18"/>
            <w:szCs w:val="18"/>
            <w:rtl/>
          </w:rPr>
          <w:t>ی</w:t>
        </w:r>
        <w:r w:rsidRPr="00B11DCD">
          <w:rPr>
            <w:rFonts w:ascii="IRANSansWeb(FaNum)" w:hAnsi="IRANSansWeb(FaNum)" w:cs="IRANSansWeb(FaNum)"/>
            <w:sz w:val="18"/>
            <w:szCs w:val="18"/>
            <w:rtl/>
          </w:rPr>
          <w:t xml:space="preserve"> ذخ</w:t>
        </w:r>
        <w:r w:rsidRPr="00B11DCD">
          <w:rPr>
            <w:rFonts w:ascii="IRANSansWeb(FaNum)" w:hAnsi="IRANSansWeb(FaNum)" w:cs="IRANSansWeb(FaNum)" w:hint="cs"/>
            <w:sz w:val="18"/>
            <w:szCs w:val="18"/>
            <w:rtl/>
          </w:rPr>
          <w:t>ی</w:t>
        </w:r>
        <w:r w:rsidRPr="00B11DCD">
          <w:rPr>
            <w:rFonts w:ascii="IRANSansWeb(FaNum)" w:hAnsi="IRANSansWeb(FaNum)" w:cs="IRANSansWeb(FaNum)" w:hint="eastAsia"/>
            <w:sz w:val="18"/>
            <w:szCs w:val="18"/>
            <w:rtl/>
          </w:rPr>
          <w:t>ره</w:t>
        </w:r>
        <w:r w:rsidRPr="00B11DCD">
          <w:rPr>
            <w:rFonts w:ascii="IRANSansWeb(FaNum)" w:hAnsi="IRANSansWeb(FaNum)" w:cs="IRANSansWeb(FaNum)"/>
            <w:sz w:val="18"/>
            <w:szCs w:val="18"/>
            <w:rtl/>
          </w:rPr>
          <w:t xml:space="preserve"> اطلاعات مشتر</w:t>
        </w:r>
        <w:r w:rsidRPr="00B11DCD">
          <w:rPr>
            <w:rFonts w:ascii="IRANSansWeb(FaNum)" w:hAnsi="IRANSansWeb(FaNum)" w:cs="IRANSansWeb(FaNum)" w:hint="cs"/>
            <w:sz w:val="18"/>
            <w:szCs w:val="18"/>
            <w:rtl/>
          </w:rPr>
          <w:t>ی</w:t>
        </w:r>
        <w:r w:rsidRPr="00B11DCD">
          <w:rPr>
            <w:rFonts w:ascii="IRANSansWeb(FaNum)" w:hAnsi="IRANSansWeb(FaNum)" w:cs="IRANSansWeb(FaNum)"/>
            <w:sz w:val="18"/>
            <w:szCs w:val="18"/>
            <w:rtl/>
          </w:rPr>
          <w:t xml:space="preserve"> استفاده م</w:t>
        </w:r>
        <w:r w:rsidRPr="00B11DCD">
          <w:rPr>
            <w:rFonts w:ascii="IRANSansWeb(FaNum)" w:hAnsi="IRANSansWeb(FaNum)" w:cs="IRANSansWeb(FaNum)" w:hint="cs"/>
            <w:sz w:val="18"/>
            <w:szCs w:val="18"/>
            <w:rtl/>
          </w:rPr>
          <w:t>ی‌</w:t>
        </w:r>
        <w:r w:rsidRPr="00B11DCD">
          <w:rPr>
            <w:rFonts w:ascii="IRANSansWeb(FaNum)" w:hAnsi="IRANSansWeb(FaNum)" w:cs="IRANSansWeb(FaNum)" w:hint="eastAsia"/>
            <w:sz w:val="18"/>
            <w:szCs w:val="18"/>
            <w:rtl/>
          </w:rPr>
          <w:t>کند</w:t>
        </w:r>
        <w:r w:rsidRPr="00B11DCD">
          <w:rPr>
            <w:rFonts w:ascii="IRANSansWeb(FaNum)" w:hAnsi="IRANSansWeb(FaNum)" w:cs="IRANSansWeb(FaNum)"/>
            <w:sz w:val="18"/>
            <w:szCs w:val="18"/>
            <w:rtl/>
          </w:rPr>
          <w:t xml:space="preserve">. سپس </w:t>
        </w:r>
        <w:r w:rsidRPr="00B11DCD">
          <w:rPr>
            <w:rFonts w:ascii="IRANSansWeb(FaNum)" w:hAnsi="IRANSansWeb(FaNum)" w:cs="IRANSansWeb(FaNum)"/>
            <w:sz w:val="18"/>
            <w:szCs w:val="18"/>
          </w:rPr>
          <w:t>EmailService</w:t>
        </w:r>
        <w:r w:rsidRPr="00B11DCD">
          <w:rPr>
            <w:rFonts w:ascii="IRANSansWeb(FaNum)" w:hAnsi="IRANSansWeb(FaNum)" w:cs="IRANSansWeb(FaNum)"/>
            <w:sz w:val="18"/>
            <w:szCs w:val="18"/>
            <w:rtl/>
          </w:rPr>
          <w:t xml:space="preserve"> و </w:t>
        </w:r>
        <w:r w:rsidRPr="00B11DCD">
          <w:rPr>
            <w:rFonts w:ascii="IRANSansWeb(FaNum)" w:hAnsi="IRANSansWeb(FaNum)" w:cs="IRANSansWeb(FaNum)"/>
            <w:sz w:val="18"/>
            <w:szCs w:val="18"/>
          </w:rPr>
          <w:t>PhoneService</w:t>
        </w:r>
        <w:r w:rsidRPr="00B11DCD">
          <w:rPr>
            <w:rFonts w:ascii="IRANSansWeb(FaNum)" w:hAnsi="IRANSansWeb(FaNum)" w:cs="IRANSansWeb(FaNum)"/>
            <w:sz w:val="18"/>
            <w:szCs w:val="18"/>
            <w:rtl/>
          </w:rPr>
          <w:t xml:space="preserve"> به ترت</w:t>
        </w:r>
        <w:r w:rsidRPr="00B11DCD">
          <w:rPr>
            <w:rFonts w:ascii="IRANSansWeb(FaNum)" w:hAnsi="IRANSansWeb(FaNum)" w:cs="IRANSansWeb(FaNum)" w:hint="cs"/>
            <w:sz w:val="18"/>
            <w:szCs w:val="18"/>
            <w:rtl/>
          </w:rPr>
          <w:t>ی</w:t>
        </w:r>
        <w:r w:rsidRPr="00B11DCD">
          <w:rPr>
            <w:rFonts w:ascii="IRANSansWeb(FaNum)" w:hAnsi="IRANSansWeb(FaNum)" w:cs="IRANSansWeb(FaNum)" w:hint="eastAsia"/>
            <w:sz w:val="18"/>
            <w:szCs w:val="18"/>
            <w:rtl/>
          </w:rPr>
          <w:t>ب</w:t>
        </w:r>
        <w:r w:rsidRPr="00B11DCD">
          <w:rPr>
            <w:rFonts w:ascii="IRANSansWeb(FaNum)" w:hAnsi="IRANSansWeb(FaNum)" w:cs="IRANSansWeb(FaNum)"/>
            <w:sz w:val="18"/>
            <w:szCs w:val="18"/>
            <w:rtl/>
          </w:rPr>
          <w:t xml:space="preserve"> از </w:t>
        </w:r>
        <w:r w:rsidRPr="00B11DCD">
          <w:rPr>
            <w:rFonts w:ascii="IRANSansWeb(FaNum)" w:hAnsi="IRANSansWeb(FaNum)" w:cs="IRANSansWeb(FaNum)"/>
            <w:sz w:val="18"/>
            <w:szCs w:val="18"/>
          </w:rPr>
          <w:t>EmailRepository</w:t>
        </w:r>
        <w:r w:rsidRPr="00B11DCD">
          <w:rPr>
            <w:rFonts w:ascii="IRANSansWeb(FaNum)" w:hAnsi="IRANSansWeb(FaNum)" w:cs="IRANSansWeb(FaNum)"/>
            <w:sz w:val="18"/>
            <w:szCs w:val="18"/>
            <w:rtl/>
          </w:rPr>
          <w:t xml:space="preserve"> و </w:t>
        </w:r>
        <w:r w:rsidRPr="00B11DCD">
          <w:rPr>
            <w:rFonts w:ascii="IRANSansWeb(FaNum)" w:hAnsi="IRANSansWeb(FaNum)" w:cs="IRANSansWeb(FaNum)"/>
            <w:sz w:val="18"/>
            <w:szCs w:val="18"/>
          </w:rPr>
          <w:t>PhoneRepository</w:t>
        </w:r>
        <w:r w:rsidRPr="00B11DCD">
          <w:rPr>
            <w:rFonts w:ascii="IRANSansWeb(FaNum)" w:hAnsi="IRANSansWeb(FaNum)" w:cs="IRANSansWeb(FaNum)"/>
            <w:sz w:val="18"/>
            <w:szCs w:val="18"/>
            <w:rtl/>
          </w:rPr>
          <w:t xml:space="preserve"> برا</w:t>
        </w:r>
        <w:r w:rsidRPr="00B11DCD">
          <w:rPr>
            <w:rFonts w:ascii="IRANSansWeb(FaNum)" w:hAnsi="IRANSansWeb(FaNum)" w:cs="IRANSansWeb(FaNum)" w:hint="cs"/>
            <w:sz w:val="18"/>
            <w:szCs w:val="18"/>
            <w:rtl/>
          </w:rPr>
          <w:t>ی</w:t>
        </w:r>
        <w:r w:rsidRPr="00B11DCD">
          <w:rPr>
            <w:rFonts w:ascii="IRANSansWeb(FaNum)" w:hAnsi="IRANSansWeb(FaNum)" w:cs="IRANSansWeb(FaNum)"/>
            <w:sz w:val="18"/>
            <w:szCs w:val="18"/>
            <w:rtl/>
          </w:rPr>
          <w:t xml:space="preserve"> ذخ</w:t>
        </w:r>
        <w:r w:rsidRPr="00B11DCD">
          <w:rPr>
            <w:rFonts w:ascii="IRANSansWeb(FaNum)" w:hAnsi="IRANSansWeb(FaNum)" w:cs="IRANSansWeb(FaNum)" w:hint="cs"/>
            <w:sz w:val="18"/>
            <w:szCs w:val="18"/>
            <w:rtl/>
          </w:rPr>
          <w:t>ی</w:t>
        </w:r>
        <w:r w:rsidRPr="00B11DCD">
          <w:rPr>
            <w:rFonts w:ascii="IRANSansWeb(FaNum)" w:hAnsi="IRANSansWeb(FaNum)" w:cs="IRANSansWeb(FaNum)" w:hint="eastAsia"/>
            <w:sz w:val="18"/>
            <w:szCs w:val="18"/>
            <w:rtl/>
          </w:rPr>
          <w:t>ره</w:t>
        </w:r>
        <w:r w:rsidRPr="00B11DCD">
          <w:rPr>
            <w:rFonts w:ascii="IRANSansWeb(FaNum)" w:hAnsi="IRANSansWeb(FaNum)" w:cs="IRANSansWeb(FaNum)"/>
            <w:sz w:val="18"/>
            <w:szCs w:val="18"/>
            <w:rtl/>
          </w:rPr>
          <w:t xml:space="preserve"> اطلاعات ا</w:t>
        </w:r>
        <w:r w:rsidRPr="00B11DCD">
          <w:rPr>
            <w:rFonts w:ascii="IRANSansWeb(FaNum)" w:hAnsi="IRANSansWeb(FaNum)" w:cs="IRANSansWeb(FaNum)" w:hint="cs"/>
            <w:sz w:val="18"/>
            <w:szCs w:val="18"/>
            <w:rtl/>
          </w:rPr>
          <w:t>ی</w:t>
        </w:r>
        <w:r w:rsidRPr="00B11DCD">
          <w:rPr>
            <w:rFonts w:ascii="IRANSansWeb(FaNum)" w:hAnsi="IRANSansWeb(FaNum)" w:cs="IRANSansWeb(FaNum)" w:hint="eastAsia"/>
            <w:sz w:val="18"/>
            <w:szCs w:val="18"/>
            <w:rtl/>
          </w:rPr>
          <w:t>م</w:t>
        </w:r>
        <w:r w:rsidRPr="00B11DCD">
          <w:rPr>
            <w:rFonts w:ascii="IRANSansWeb(FaNum)" w:hAnsi="IRANSansWeb(FaNum)" w:cs="IRANSansWeb(FaNum)" w:hint="cs"/>
            <w:sz w:val="18"/>
            <w:szCs w:val="18"/>
            <w:rtl/>
          </w:rPr>
          <w:t>ی</w:t>
        </w:r>
        <w:r w:rsidRPr="00B11DCD">
          <w:rPr>
            <w:rFonts w:ascii="IRANSansWeb(FaNum)" w:hAnsi="IRANSansWeb(FaNum)" w:cs="IRANSansWeb(FaNum)" w:hint="eastAsia"/>
            <w:sz w:val="18"/>
            <w:szCs w:val="18"/>
            <w:rtl/>
          </w:rPr>
          <w:t>ل</w:t>
        </w:r>
        <w:r w:rsidRPr="00B11DCD">
          <w:rPr>
            <w:rFonts w:ascii="IRANSansWeb(FaNum)" w:hAnsi="IRANSansWeb(FaNum)" w:cs="IRANSansWeb(FaNum)"/>
            <w:sz w:val="18"/>
            <w:szCs w:val="18"/>
            <w:rtl/>
          </w:rPr>
          <w:t xml:space="preserve"> و شماره تل</w:t>
        </w:r>
        <w:r w:rsidRPr="00B11DCD">
          <w:rPr>
            <w:rFonts w:ascii="IRANSansWeb(FaNum)" w:hAnsi="IRANSansWeb(FaNum)" w:cs="IRANSansWeb(FaNum)" w:hint="eastAsia"/>
            <w:sz w:val="18"/>
            <w:szCs w:val="18"/>
            <w:rtl/>
          </w:rPr>
          <w:t>فن</w:t>
        </w:r>
        <w:r w:rsidRPr="00B11DCD">
          <w:rPr>
            <w:rFonts w:ascii="IRANSansWeb(FaNum)" w:hAnsi="IRANSansWeb(FaNum)" w:cs="IRANSansWeb(FaNum)"/>
            <w:sz w:val="18"/>
            <w:szCs w:val="18"/>
            <w:rtl/>
          </w:rPr>
          <w:t xml:space="preserve"> استفاده م</w:t>
        </w:r>
        <w:r w:rsidRPr="00B11DCD">
          <w:rPr>
            <w:rFonts w:ascii="IRANSansWeb(FaNum)" w:hAnsi="IRANSansWeb(FaNum)" w:cs="IRANSansWeb(FaNum)" w:hint="cs"/>
            <w:sz w:val="18"/>
            <w:szCs w:val="18"/>
            <w:rtl/>
          </w:rPr>
          <w:t>ی‌</w:t>
        </w:r>
        <w:r w:rsidRPr="00B11DCD">
          <w:rPr>
            <w:rFonts w:ascii="IRANSansWeb(FaNum)" w:hAnsi="IRANSansWeb(FaNum)" w:cs="IRANSansWeb(FaNum)" w:hint="eastAsia"/>
            <w:sz w:val="18"/>
            <w:szCs w:val="18"/>
            <w:rtl/>
          </w:rPr>
          <w:t>کنند</w:t>
        </w:r>
        <w:r w:rsidRPr="00B11DCD">
          <w:rPr>
            <w:rFonts w:ascii="IRANSansWeb(FaNum)" w:hAnsi="IRANSansWeb(FaNum)" w:cs="IRANSansWeb(FaNum)"/>
            <w:sz w:val="18"/>
            <w:szCs w:val="18"/>
            <w:rtl/>
          </w:rPr>
          <w:t>.</w:t>
        </w:r>
      </w:ins>
    </w:p>
    <w:p w14:paraId="5166ECC4" w14:textId="77777777" w:rsidR="00B11DCD" w:rsidRPr="00B11DCD" w:rsidRDefault="00B11DCD" w:rsidP="00B11DCD">
      <w:pPr>
        <w:rPr>
          <w:ins w:id="692" w:author="Saleh Abedinezhad" w:date="2023-12-11T21:18:00Z"/>
          <w:rFonts w:ascii="IRANSansWeb(FaNum)" w:hAnsi="IRANSansWeb(FaNum)" w:cs="IRANSansWeb(FaNum)"/>
          <w:sz w:val="18"/>
          <w:szCs w:val="18"/>
          <w:rtl/>
        </w:rPr>
      </w:pPr>
    </w:p>
    <w:p w14:paraId="7495FBEF" w14:textId="77777777" w:rsidR="00B11DCD" w:rsidRPr="00B11DCD" w:rsidRDefault="00B11DCD" w:rsidP="00B11DCD">
      <w:pPr>
        <w:rPr>
          <w:ins w:id="693" w:author="Saleh Abedinezhad" w:date="2023-12-11T21:18:00Z"/>
          <w:rFonts w:ascii="IRANSansWeb(FaNum)" w:hAnsi="IRANSansWeb(FaNum)" w:cs="IRANSansWeb(FaNum)"/>
          <w:sz w:val="18"/>
          <w:szCs w:val="18"/>
          <w:rtl/>
        </w:rPr>
      </w:pPr>
    </w:p>
    <w:p w14:paraId="38EEECC5" w14:textId="77777777" w:rsidR="00B11DCD" w:rsidRPr="00B11DCD" w:rsidRDefault="00B11DCD" w:rsidP="00B11DCD">
      <w:pPr>
        <w:rPr>
          <w:ins w:id="694" w:author="Saleh Abedinezhad" w:date="2023-12-11T21:18:00Z"/>
          <w:rFonts w:ascii="IRANSansWeb(FaNum)" w:hAnsi="IRANSansWeb(FaNum)" w:cs="IRANSansWeb(FaNum)"/>
          <w:sz w:val="18"/>
          <w:szCs w:val="18"/>
          <w:rtl/>
        </w:rPr>
      </w:pPr>
    </w:p>
    <w:p w14:paraId="40FE1F9A" w14:textId="77777777" w:rsidR="00B11DCD" w:rsidRPr="00B11DCD" w:rsidRDefault="00B11DCD" w:rsidP="00B11DCD">
      <w:pPr>
        <w:rPr>
          <w:ins w:id="695" w:author="Saleh Abedinezhad" w:date="2023-12-11T21:18:00Z"/>
          <w:rFonts w:ascii="IRANSansWeb(FaNum)" w:hAnsi="IRANSansWeb(FaNum)" w:cs="IRANSansWeb(FaNum)"/>
          <w:sz w:val="18"/>
          <w:szCs w:val="18"/>
          <w:rtl/>
        </w:rPr>
      </w:pPr>
    </w:p>
    <w:p w14:paraId="56065C79" w14:textId="105BDD1A" w:rsidR="00FD229D" w:rsidRDefault="00FD229D" w:rsidP="00FD229D">
      <w:pPr>
        <w:pStyle w:val="Heading1"/>
        <w:jc w:val="center"/>
        <w:rPr>
          <w:ins w:id="696" w:author="Saleh Abedinezhad" w:date="2023-11-25T20:46:00Z"/>
          <w:rFonts w:ascii="IRANSansWeb(FaNum)" w:hAnsi="IRANSansWeb(FaNum)" w:cs="IRANSansWeb(FaNum)"/>
          <w:b/>
          <w:bCs/>
          <w:sz w:val="28"/>
          <w:szCs w:val="28"/>
          <w:rtl/>
        </w:rPr>
      </w:pPr>
      <w:bookmarkStart w:id="697" w:name="_Toc153222485"/>
      <w:ins w:id="698" w:author="Saleh Abedinezhad" w:date="2023-11-25T20:42:00Z">
        <w:r w:rsidRPr="00FD229D">
          <w:rPr>
            <w:rFonts w:ascii="IRANSansWeb(FaNum)" w:hAnsi="IRANSansWeb(FaNum)" w:cs="IRANSansWeb(FaNum)" w:hint="eastAsia"/>
            <w:b/>
            <w:bCs/>
            <w:sz w:val="28"/>
            <w:szCs w:val="28"/>
            <w:rtl/>
            <w:rPrChange w:id="699" w:author="Saleh Abedinezhad" w:date="2023-11-25T20:43:00Z">
              <w:rPr>
                <w:rFonts w:ascii="IRANSansWeb(FaNum)" w:hAnsi="IRANSansWeb(FaNum)" w:cs="IRANSansWeb(FaNum)" w:hint="eastAsia"/>
                <w:sz w:val="18"/>
                <w:szCs w:val="18"/>
                <w:rtl/>
              </w:rPr>
            </w:rPrChange>
          </w:rPr>
          <w:lastRenderedPageBreak/>
          <w:t>بانک</w:t>
        </w:r>
        <w:r w:rsidRPr="00FD229D">
          <w:rPr>
            <w:rFonts w:ascii="IRANSansWeb(FaNum)" w:hAnsi="IRANSansWeb(FaNum)" w:cs="IRANSansWeb(FaNum)"/>
            <w:b/>
            <w:bCs/>
            <w:sz w:val="28"/>
            <w:szCs w:val="28"/>
            <w:rtl/>
            <w:rPrChange w:id="700" w:author="Saleh Abedinezhad" w:date="2023-11-25T20:43:00Z">
              <w:rPr>
                <w:rFonts w:ascii="IRANSansWeb(FaNum)" w:hAnsi="IRANSansWeb(FaNum)" w:cs="IRANSansWeb(FaNum)"/>
                <w:sz w:val="18"/>
                <w:szCs w:val="18"/>
                <w:rtl/>
              </w:rPr>
            </w:rPrChange>
          </w:rPr>
          <w:t xml:space="preserve"> </w:t>
        </w:r>
        <w:r w:rsidRPr="00FD229D">
          <w:rPr>
            <w:rFonts w:ascii="IRANSansWeb(FaNum)" w:hAnsi="IRANSansWeb(FaNum)" w:cs="IRANSansWeb(FaNum)" w:hint="eastAsia"/>
            <w:b/>
            <w:bCs/>
            <w:sz w:val="28"/>
            <w:szCs w:val="28"/>
            <w:rtl/>
            <w:rPrChange w:id="701" w:author="Saleh Abedinezhad" w:date="2023-11-25T20:43:00Z">
              <w:rPr>
                <w:rFonts w:ascii="IRANSansWeb(FaNum)" w:hAnsi="IRANSansWeb(FaNum)" w:cs="IRANSansWeb(FaNum)" w:hint="eastAsia"/>
                <w:sz w:val="18"/>
                <w:szCs w:val="18"/>
                <w:rtl/>
              </w:rPr>
            </w:rPrChange>
          </w:rPr>
          <w:t>اطلاعات</w:t>
        </w:r>
      </w:ins>
      <w:ins w:id="702" w:author="Saleh Abedinezhad" w:date="2023-11-25T20:43:00Z">
        <w:r w:rsidRPr="00FD229D">
          <w:rPr>
            <w:rFonts w:ascii="IRANSansWeb(FaNum)" w:hAnsi="IRANSansWeb(FaNum)" w:cs="IRANSansWeb(FaNum)"/>
            <w:b/>
            <w:bCs/>
            <w:sz w:val="28"/>
            <w:szCs w:val="28"/>
            <w:rtl/>
            <w:rPrChange w:id="703" w:author="Saleh Abedinezhad" w:date="2023-11-25T20:43:00Z">
              <w:rPr>
                <w:rFonts w:ascii="IRANSansWeb(FaNum)" w:hAnsi="IRANSansWeb(FaNum)" w:cs="IRANSansWeb(FaNum)"/>
                <w:sz w:val="18"/>
                <w:szCs w:val="18"/>
                <w:rtl/>
              </w:rPr>
            </w:rPrChange>
          </w:rPr>
          <w:t xml:space="preserve"> نرم افزار بر اساس ساختار </w:t>
        </w:r>
        <w:r w:rsidRPr="00FD229D">
          <w:rPr>
            <w:rFonts w:ascii="IRANSansWeb(FaNum)" w:hAnsi="IRANSansWeb(FaNum)" w:cs="IRANSansWeb(FaNum)"/>
            <w:b/>
            <w:bCs/>
            <w:sz w:val="28"/>
            <w:szCs w:val="28"/>
            <w:rPrChange w:id="704" w:author="Saleh Abedinezhad" w:date="2023-11-25T20:43:00Z">
              <w:rPr>
                <w:rFonts w:ascii="IRANSansWeb(FaNum)" w:hAnsi="IRANSansWeb(FaNum)" w:cs="IRANSansWeb(FaNum)"/>
                <w:sz w:val="18"/>
                <w:szCs w:val="18"/>
              </w:rPr>
            </w:rPrChange>
          </w:rPr>
          <w:t>T-Sql</w:t>
        </w:r>
      </w:ins>
      <w:bookmarkEnd w:id="697"/>
    </w:p>
    <w:p w14:paraId="67D0CD00" w14:textId="77777777" w:rsidR="00FD229D" w:rsidRDefault="00FD229D" w:rsidP="00FD229D">
      <w:pPr>
        <w:jc w:val="center"/>
        <w:rPr>
          <w:ins w:id="705" w:author="Saleh Abedinezhad" w:date="2023-11-25T20:46:00Z"/>
          <w:rFonts w:ascii="IRANSansWeb(FaNum)" w:hAnsi="IRANSansWeb(FaNum)" w:cs="IRANSansWeb(FaNum)"/>
          <w:b/>
          <w:bCs/>
          <w:rtl/>
        </w:rPr>
      </w:pPr>
    </w:p>
    <w:p w14:paraId="23D6CAB8" w14:textId="337CDDE1" w:rsidR="00FD229D" w:rsidRPr="00425311" w:rsidRDefault="00FD229D" w:rsidP="00FD229D">
      <w:pPr>
        <w:autoSpaceDE w:val="0"/>
        <w:autoSpaceDN w:val="0"/>
        <w:bidi w:val="0"/>
        <w:adjustRightInd w:val="0"/>
        <w:spacing w:after="0" w:line="240" w:lineRule="auto"/>
        <w:rPr>
          <w:ins w:id="706" w:author="Saleh Abedinezhad" w:date="2023-11-25T20:44:00Z"/>
          <w:rFonts w:ascii="Consolas" w:hAnsi="Consolas" w:cs="Consolas"/>
          <w:color w:val="000000"/>
          <w:rPrChange w:id="707" w:author="Saleh Abedinezhad" w:date="2023-12-11T19:02:00Z">
            <w:rPr>
              <w:ins w:id="708" w:author="Saleh Abedinezhad" w:date="2023-11-25T20:44:00Z"/>
              <w:rFonts w:ascii="Consolas" w:hAnsi="Consolas" w:cs="Consolas"/>
              <w:color w:val="000000"/>
              <w:sz w:val="19"/>
              <w:szCs w:val="19"/>
            </w:rPr>
          </w:rPrChange>
        </w:rPr>
      </w:pPr>
      <w:ins w:id="709" w:author="Saleh Abedinezhad" w:date="2023-11-25T20:44:00Z">
        <w:r w:rsidRPr="00425311">
          <w:rPr>
            <w:rFonts w:ascii="Consolas" w:hAnsi="Consolas" w:cs="Consolas"/>
            <w:color w:val="0000FF"/>
            <w:rPrChange w:id="710" w:author="Saleh Abedinezhad" w:date="2023-12-11T19:02:00Z">
              <w:rPr>
                <w:rFonts w:ascii="Consolas" w:hAnsi="Consolas" w:cs="Consolas"/>
                <w:color w:val="0000FF"/>
                <w:sz w:val="19"/>
                <w:szCs w:val="19"/>
              </w:rPr>
            </w:rPrChange>
          </w:rPr>
          <w:t>CREATE</w:t>
        </w:r>
        <w:r w:rsidRPr="00425311">
          <w:rPr>
            <w:rFonts w:ascii="Consolas" w:hAnsi="Consolas" w:cs="Consolas"/>
            <w:color w:val="000000"/>
            <w:rPrChange w:id="711"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712" w:author="Saleh Abedinezhad" w:date="2023-12-11T19:02:00Z">
              <w:rPr>
                <w:rFonts w:ascii="Consolas" w:hAnsi="Consolas" w:cs="Consolas"/>
                <w:color w:val="0000FF"/>
                <w:sz w:val="19"/>
                <w:szCs w:val="19"/>
              </w:rPr>
            </w:rPrChange>
          </w:rPr>
          <w:t>DATABASE</w:t>
        </w:r>
        <w:r w:rsidRPr="00425311">
          <w:rPr>
            <w:rFonts w:ascii="Consolas" w:hAnsi="Consolas" w:cs="Consolas"/>
            <w:color w:val="000000"/>
            <w:rPrChange w:id="713" w:author="Saleh Abedinezhad" w:date="2023-12-11T19:02:00Z">
              <w:rPr>
                <w:rFonts w:ascii="Consolas" w:hAnsi="Consolas" w:cs="Consolas"/>
                <w:color w:val="000000"/>
                <w:sz w:val="19"/>
                <w:szCs w:val="19"/>
              </w:rPr>
            </w:rPrChange>
          </w:rPr>
          <w:t xml:space="preserve"> [DoogheAbaliDB]</w:t>
        </w:r>
      </w:ins>
    </w:p>
    <w:p w14:paraId="022BA8B3" w14:textId="77777777" w:rsidR="00FD229D" w:rsidRPr="00425311" w:rsidRDefault="00FD229D" w:rsidP="00FD229D">
      <w:pPr>
        <w:autoSpaceDE w:val="0"/>
        <w:autoSpaceDN w:val="0"/>
        <w:bidi w:val="0"/>
        <w:adjustRightInd w:val="0"/>
        <w:spacing w:after="0" w:line="240" w:lineRule="auto"/>
        <w:rPr>
          <w:ins w:id="714" w:author="Saleh Abedinezhad" w:date="2023-11-25T20:44:00Z"/>
          <w:rFonts w:ascii="Consolas" w:hAnsi="Consolas" w:cs="Consolas"/>
          <w:color w:val="000000"/>
          <w:rPrChange w:id="715" w:author="Saleh Abedinezhad" w:date="2023-12-11T19:02:00Z">
            <w:rPr>
              <w:ins w:id="716" w:author="Saleh Abedinezhad" w:date="2023-11-25T20:44:00Z"/>
              <w:rFonts w:ascii="Consolas" w:hAnsi="Consolas" w:cs="Consolas"/>
              <w:color w:val="000000"/>
              <w:sz w:val="19"/>
              <w:szCs w:val="19"/>
            </w:rPr>
          </w:rPrChange>
        </w:rPr>
      </w:pPr>
      <w:ins w:id="717" w:author="Saleh Abedinezhad" w:date="2023-11-25T20:44:00Z">
        <w:r w:rsidRPr="00425311">
          <w:rPr>
            <w:rFonts w:ascii="Consolas" w:hAnsi="Consolas" w:cs="Consolas"/>
            <w:color w:val="0000FF"/>
            <w:rPrChange w:id="718" w:author="Saleh Abedinezhad" w:date="2023-12-11T19:02:00Z">
              <w:rPr>
                <w:rFonts w:ascii="Consolas" w:hAnsi="Consolas" w:cs="Consolas"/>
                <w:color w:val="0000FF"/>
                <w:sz w:val="19"/>
                <w:szCs w:val="19"/>
              </w:rPr>
            </w:rPrChange>
          </w:rPr>
          <w:t>ON</w:t>
        </w:r>
      </w:ins>
    </w:p>
    <w:p w14:paraId="5FF382D0" w14:textId="77777777" w:rsidR="00FD229D" w:rsidRPr="00425311" w:rsidRDefault="00FD229D" w:rsidP="00FD229D">
      <w:pPr>
        <w:autoSpaceDE w:val="0"/>
        <w:autoSpaceDN w:val="0"/>
        <w:bidi w:val="0"/>
        <w:adjustRightInd w:val="0"/>
        <w:spacing w:after="0" w:line="240" w:lineRule="auto"/>
        <w:rPr>
          <w:ins w:id="719" w:author="Saleh Abedinezhad" w:date="2023-11-25T20:44:00Z"/>
          <w:rFonts w:ascii="Consolas" w:hAnsi="Consolas" w:cs="Consolas"/>
          <w:color w:val="000000"/>
          <w:rPrChange w:id="720" w:author="Saleh Abedinezhad" w:date="2023-12-11T19:02:00Z">
            <w:rPr>
              <w:ins w:id="721" w:author="Saleh Abedinezhad" w:date="2023-11-25T20:44:00Z"/>
              <w:rFonts w:ascii="Consolas" w:hAnsi="Consolas" w:cs="Consolas"/>
              <w:color w:val="000000"/>
              <w:sz w:val="19"/>
              <w:szCs w:val="19"/>
            </w:rPr>
          </w:rPrChange>
        </w:rPr>
      </w:pPr>
      <w:ins w:id="722" w:author="Saleh Abedinezhad" w:date="2023-11-25T20:44:00Z">
        <w:r w:rsidRPr="00425311">
          <w:rPr>
            <w:rFonts w:ascii="Consolas" w:hAnsi="Consolas" w:cs="Consolas"/>
            <w:color w:val="808080"/>
            <w:rPrChange w:id="723" w:author="Saleh Abedinezhad" w:date="2023-12-11T19:02:00Z">
              <w:rPr>
                <w:rFonts w:ascii="Consolas" w:hAnsi="Consolas" w:cs="Consolas"/>
                <w:color w:val="808080"/>
                <w:sz w:val="19"/>
                <w:szCs w:val="19"/>
              </w:rPr>
            </w:rPrChange>
          </w:rPr>
          <w:t>(</w:t>
        </w:r>
      </w:ins>
    </w:p>
    <w:p w14:paraId="1BEE50B7" w14:textId="77777777" w:rsidR="00FD229D" w:rsidRPr="00425311" w:rsidRDefault="00FD229D" w:rsidP="00FD229D">
      <w:pPr>
        <w:autoSpaceDE w:val="0"/>
        <w:autoSpaceDN w:val="0"/>
        <w:bidi w:val="0"/>
        <w:adjustRightInd w:val="0"/>
        <w:spacing w:after="0" w:line="240" w:lineRule="auto"/>
        <w:rPr>
          <w:ins w:id="724" w:author="Saleh Abedinezhad" w:date="2023-11-25T20:44:00Z"/>
          <w:rFonts w:ascii="Consolas" w:hAnsi="Consolas" w:cs="Consolas"/>
          <w:color w:val="000000"/>
          <w:rPrChange w:id="725" w:author="Saleh Abedinezhad" w:date="2023-12-11T19:02:00Z">
            <w:rPr>
              <w:ins w:id="726" w:author="Saleh Abedinezhad" w:date="2023-11-25T20:44:00Z"/>
              <w:rFonts w:ascii="Consolas" w:hAnsi="Consolas" w:cs="Consolas"/>
              <w:color w:val="000000"/>
              <w:sz w:val="19"/>
              <w:szCs w:val="19"/>
            </w:rPr>
          </w:rPrChange>
        </w:rPr>
      </w:pPr>
      <w:ins w:id="727" w:author="Saleh Abedinezhad" w:date="2023-11-25T20:44:00Z">
        <w:r w:rsidRPr="00425311">
          <w:rPr>
            <w:rFonts w:ascii="Consolas" w:hAnsi="Consolas" w:cs="Consolas"/>
            <w:color w:val="000000"/>
            <w:rPrChange w:id="728" w:author="Saleh Abedinezhad" w:date="2023-12-11T19:02:00Z">
              <w:rPr>
                <w:rFonts w:ascii="Consolas" w:hAnsi="Consolas" w:cs="Consolas"/>
                <w:color w:val="000000"/>
                <w:sz w:val="19"/>
                <w:szCs w:val="19"/>
              </w:rPr>
            </w:rPrChange>
          </w:rPr>
          <w:tab/>
        </w:r>
        <w:r w:rsidRPr="00425311">
          <w:rPr>
            <w:rFonts w:ascii="Consolas" w:hAnsi="Consolas" w:cs="Consolas"/>
            <w:color w:val="0000FF"/>
            <w:rPrChange w:id="729" w:author="Saleh Abedinezhad" w:date="2023-12-11T19:02:00Z">
              <w:rPr>
                <w:rFonts w:ascii="Consolas" w:hAnsi="Consolas" w:cs="Consolas"/>
                <w:color w:val="0000FF"/>
                <w:sz w:val="19"/>
                <w:szCs w:val="19"/>
              </w:rPr>
            </w:rPrChange>
          </w:rPr>
          <w:t>NAME</w:t>
        </w:r>
        <w:r w:rsidRPr="00425311">
          <w:rPr>
            <w:rFonts w:ascii="Consolas" w:hAnsi="Consolas" w:cs="Consolas"/>
            <w:color w:val="000000"/>
            <w:rPrChange w:id="730"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731"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732" w:author="Saleh Abedinezhad" w:date="2023-12-11T19:02:00Z">
              <w:rPr>
                <w:rFonts w:ascii="Consolas" w:hAnsi="Consolas" w:cs="Consolas"/>
                <w:color w:val="000000"/>
                <w:sz w:val="19"/>
                <w:szCs w:val="19"/>
              </w:rPr>
            </w:rPrChange>
          </w:rPr>
          <w:t xml:space="preserve"> </w:t>
        </w:r>
        <w:r w:rsidRPr="00425311">
          <w:rPr>
            <w:rFonts w:ascii="Consolas" w:hAnsi="Consolas" w:cs="Consolas"/>
            <w:color w:val="FF0000"/>
            <w:rPrChange w:id="733" w:author="Saleh Abedinezhad" w:date="2023-12-11T19:02:00Z">
              <w:rPr>
                <w:rFonts w:ascii="Consolas" w:hAnsi="Consolas" w:cs="Consolas"/>
                <w:color w:val="FF0000"/>
                <w:sz w:val="19"/>
                <w:szCs w:val="19"/>
              </w:rPr>
            </w:rPrChange>
          </w:rPr>
          <w:t>N'DoogheAbaliDB'</w:t>
        </w:r>
        <w:r w:rsidRPr="00425311">
          <w:rPr>
            <w:rFonts w:ascii="Consolas" w:hAnsi="Consolas" w:cs="Consolas"/>
            <w:color w:val="808080"/>
            <w:rPrChange w:id="734" w:author="Saleh Abedinezhad" w:date="2023-12-11T19:02:00Z">
              <w:rPr>
                <w:rFonts w:ascii="Consolas" w:hAnsi="Consolas" w:cs="Consolas"/>
                <w:color w:val="808080"/>
                <w:sz w:val="19"/>
                <w:szCs w:val="19"/>
              </w:rPr>
            </w:rPrChange>
          </w:rPr>
          <w:t>,</w:t>
        </w:r>
      </w:ins>
    </w:p>
    <w:p w14:paraId="209B3D39" w14:textId="77777777" w:rsidR="00FD229D" w:rsidRPr="00425311" w:rsidRDefault="00FD229D" w:rsidP="00FD229D">
      <w:pPr>
        <w:autoSpaceDE w:val="0"/>
        <w:autoSpaceDN w:val="0"/>
        <w:bidi w:val="0"/>
        <w:adjustRightInd w:val="0"/>
        <w:spacing w:after="0" w:line="240" w:lineRule="auto"/>
        <w:rPr>
          <w:ins w:id="735" w:author="Saleh Abedinezhad" w:date="2023-11-25T20:44:00Z"/>
          <w:rFonts w:ascii="Consolas" w:hAnsi="Consolas" w:cs="Consolas"/>
          <w:color w:val="000000"/>
          <w:rPrChange w:id="736" w:author="Saleh Abedinezhad" w:date="2023-12-11T19:02:00Z">
            <w:rPr>
              <w:ins w:id="737" w:author="Saleh Abedinezhad" w:date="2023-11-25T20:44:00Z"/>
              <w:rFonts w:ascii="Consolas" w:hAnsi="Consolas" w:cs="Consolas"/>
              <w:color w:val="000000"/>
              <w:sz w:val="19"/>
              <w:szCs w:val="19"/>
            </w:rPr>
          </w:rPrChange>
        </w:rPr>
      </w:pPr>
      <w:ins w:id="738" w:author="Saleh Abedinezhad" w:date="2023-11-25T20:44:00Z">
        <w:r w:rsidRPr="00425311">
          <w:rPr>
            <w:rFonts w:ascii="Consolas" w:hAnsi="Consolas" w:cs="Consolas"/>
            <w:color w:val="000000"/>
            <w:rPrChange w:id="739" w:author="Saleh Abedinezhad" w:date="2023-12-11T19:02:00Z">
              <w:rPr>
                <w:rFonts w:ascii="Consolas" w:hAnsi="Consolas" w:cs="Consolas"/>
                <w:color w:val="000000"/>
                <w:sz w:val="19"/>
                <w:szCs w:val="19"/>
              </w:rPr>
            </w:rPrChange>
          </w:rPr>
          <w:tab/>
        </w:r>
        <w:r w:rsidRPr="00425311">
          <w:rPr>
            <w:rFonts w:ascii="Consolas" w:hAnsi="Consolas" w:cs="Consolas"/>
            <w:color w:val="0000FF"/>
            <w:rPrChange w:id="740" w:author="Saleh Abedinezhad" w:date="2023-12-11T19:02:00Z">
              <w:rPr>
                <w:rFonts w:ascii="Consolas" w:hAnsi="Consolas" w:cs="Consolas"/>
                <w:color w:val="0000FF"/>
                <w:sz w:val="19"/>
                <w:szCs w:val="19"/>
              </w:rPr>
            </w:rPrChange>
          </w:rPr>
          <w:t>FILENAME</w:t>
        </w:r>
        <w:r w:rsidRPr="00425311">
          <w:rPr>
            <w:rFonts w:ascii="Consolas" w:hAnsi="Consolas" w:cs="Consolas"/>
            <w:color w:val="000000"/>
            <w:rPrChange w:id="741"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742"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743" w:author="Saleh Abedinezhad" w:date="2023-12-11T19:02:00Z">
              <w:rPr>
                <w:rFonts w:ascii="Consolas" w:hAnsi="Consolas" w:cs="Consolas"/>
                <w:color w:val="000000"/>
                <w:sz w:val="19"/>
                <w:szCs w:val="19"/>
              </w:rPr>
            </w:rPrChange>
          </w:rPr>
          <w:t xml:space="preserve"> </w:t>
        </w:r>
        <w:r w:rsidRPr="00425311">
          <w:rPr>
            <w:rFonts w:ascii="Consolas" w:hAnsi="Consolas" w:cs="Consolas"/>
            <w:color w:val="FF0000"/>
            <w:rPrChange w:id="744" w:author="Saleh Abedinezhad" w:date="2023-12-11T19:02:00Z">
              <w:rPr>
                <w:rFonts w:ascii="Consolas" w:hAnsi="Consolas" w:cs="Consolas"/>
                <w:color w:val="FF0000"/>
                <w:sz w:val="19"/>
                <w:szCs w:val="19"/>
              </w:rPr>
            </w:rPrChange>
          </w:rPr>
          <w:t>N'C:\Data\DoogheAbaliDB.mdf'</w:t>
        </w:r>
        <w:r w:rsidRPr="00425311">
          <w:rPr>
            <w:rFonts w:ascii="Consolas" w:hAnsi="Consolas" w:cs="Consolas"/>
            <w:color w:val="808080"/>
            <w:rPrChange w:id="745" w:author="Saleh Abedinezhad" w:date="2023-12-11T19:02:00Z">
              <w:rPr>
                <w:rFonts w:ascii="Consolas" w:hAnsi="Consolas" w:cs="Consolas"/>
                <w:color w:val="808080"/>
                <w:sz w:val="19"/>
                <w:szCs w:val="19"/>
              </w:rPr>
            </w:rPrChange>
          </w:rPr>
          <w:t>,</w:t>
        </w:r>
      </w:ins>
    </w:p>
    <w:p w14:paraId="7E8864C8" w14:textId="77777777" w:rsidR="00FD229D" w:rsidRPr="00425311" w:rsidRDefault="00FD229D" w:rsidP="00FD229D">
      <w:pPr>
        <w:autoSpaceDE w:val="0"/>
        <w:autoSpaceDN w:val="0"/>
        <w:bidi w:val="0"/>
        <w:adjustRightInd w:val="0"/>
        <w:spacing w:after="0" w:line="240" w:lineRule="auto"/>
        <w:rPr>
          <w:ins w:id="746" w:author="Saleh Abedinezhad" w:date="2023-11-25T20:44:00Z"/>
          <w:rFonts w:ascii="Consolas" w:hAnsi="Consolas" w:cs="Consolas"/>
          <w:color w:val="000000"/>
          <w:rPrChange w:id="747" w:author="Saleh Abedinezhad" w:date="2023-12-11T19:02:00Z">
            <w:rPr>
              <w:ins w:id="748" w:author="Saleh Abedinezhad" w:date="2023-11-25T20:44:00Z"/>
              <w:rFonts w:ascii="Consolas" w:hAnsi="Consolas" w:cs="Consolas"/>
              <w:color w:val="000000"/>
              <w:sz w:val="19"/>
              <w:szCs w:val="19"/>
            </w:rPr>
          </w:rPrChange>
        </w:rPr>
      </w:pPr>
      <w:ins w:id="749" w:author="Saleh Abedinezhad" w:date="2023-11-25T20:44:00Z">
        <w:r w:rsidRPr="00425311">
          <w:rPr>
            <w:rFonts w:ascii="Consolas" w:hAnsi="Consolas" w:cs="Consolas"/>
            <w:color w:val="000000"/>
            <w:rPrChange w:id="750" w:author="Saleh Abedinezhad" w:date="2023-12-11T19:02:00Z">
              <w:rPr>
                <w:rFonts w:ascii="Consolas" w:hAnsi="Consolas" w:cs="Consolas"/>
                <w:color w:val="000000"/>
                <w:sz w:val="19"/>
                <w:szCs w:val="19"/>
              </w:rPr>
            </w:rPrChange>
          </w:rPr>
          <w:tab/>
          <w:t xml:space="preserve">SIZE </w:t>
        </w:r>
        <w:r w:rsidRPr="00425311">
          <w:rPr>
            <w:rFonts w:ascii="Consolas" w:hAnsi="Consolas" w:cs="Consolas"/>
            <w:color w:val="808080"/>
            <w:rPrChange w:id="751"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752" w:author="Saleh Abedinezhad" w:date="2023-12-11T19:02:00Z">
              <w:rPr>
                <w:rFonts w:ascii="Consolas" w:hAnsi="Consolas" w:cs="Consolas"/>
                <w:color w:val="000000"/>
                <w:sz w:val="19"/>
                <w:szCs w:val="19"/>
              </w:rPr>
            </w:rPrChange>
          </w:rPr>
          <w:t xml:space="preserve"> 5MB</w:t>
        </w:r>
        <w:r w:rsidRPr="00425311">
          <w:rPr>
            <w:rFonts w:ascii="Consolas" w:hAnsi="Consolas" w:cs="Consolas"/>
            <w:color w:val="808080"/>
            <w:rPrChange w:id="753" w:author="Saleh Abedinezhad" w:date="2023-12-11T19:02:00Z">
              <w:rPr>
                <w:rFonts w:ascii="Consolas" w:hAnsi="Consolas" w:cs="Consolas"/>
                <w:color w:val="808080"/>
                <w:sz w:val="19"/>
                <w:szCs w:val="19"/>
              </w:rPr>
            </w:rPrChange>
          </w:rPr>
          <w:t>,</w:t>
        </w:r>
      </w:ins>
    </w:p>
    <w:p w14:paraId="518F4BE2" w14:textId="77777777" w:rsidR="00FD229D" w:rsidRPr="00425311" w:rsidRDefault="00FD229D" w:rsidP="00FD229D">
      <w:pPr>
        <w:autoSpaceDE w:val="0"/>
        <w:autoSpaceDN w:val="0"/>
        <w:bidi w:val="0"/>
        <w:adjustRightInd w:val="0"/>
        <w:spacing w:after="0" w:line="240" w:lineRule="auto"/>
        <w:rPr>
          <w:ins w:id="754" w:author="Saleh Abedinezhad" w:date="2023-11-25T20:44:00Z"/>
          <w:rFonts w:ascii="Consolas" w:hAnsi="Consolas" w:cs="Consolas"/>
          <w:color w:val="000000"/>
          <w:rPrChange w:id="755" w:author="Saleh Abedinezhad" w:date="2023-12-11T19:02:00Z">
            <w:rPr>
              <w:ins w:id="756" w:author="Saleh Abedinezhad" w:date="2023-11-25T20:44:00Z"/>
              <w:rFonts w:ascii="Consolas" w:hAnsi="Consolas" w:cs="Consolas"/>
              <w:color w:val="000000"/>
              <w:sz w:val="19"/>
              <w:szCs w:val="19"/>
            </w:rPr>
          </w:rPrChange>
        </w:rPr>
      </w:pPr>
      <w:ins w:id="757" w:author="Saleh Abedinezhad" w:date="2023-11-25T20:44:00Z">
        <w:r w:rsidRPr="00425311">
          <w:rPr>
            <w:rFonts w:ascii="Consolas" w:hAnsi="Consolas" w:cs="Consolas"/>
            <w:color w:val="000000"/>
            <w:rPrChange w:id="758" w:author="Saleh Abedinezhad" w:date="2023-12-11T19:02:00Z">
              <w:rPr>
                <w:rFonts w:ascii="Consolas" w:hAnsi="Consolas" w:cs="Consolas"/>
                <w:color w:val="000000"/>
                <w:sz w:val="19"/>
                <w:szCs w:val="19"/>
              </w:rPr>
            </w:rPrChange>
          </w:rPr>
          <w:tab/>
          <w:t xml:space="preserve">FILEGROWTH </w:t>
        </w:r>
        <w:r w:rsidRPr="00425311">
          <w:rPr>
            <w:rFonts w:ascii="Consolas" w:hAnsi="Consolas" w:cs="Consolas"/>
            <w:color w:val="808080"/>
            <w:rPrChange w:id="759"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760" w:author="Saleh Abedinezhad" w:date="2023-12-11T19:02:00Z">
              <w:rPr>
                <w:rFonts w:ascii="Consolas" w:hAnsi="Consolas" w:cs="Consolas"/>
                <w:color w:val="000000"/>
                <w:sz w:val="19"/>
                <w:szCs w:val="19"/>
              </w:rPr>
            </w:rPrChange>
          </w:rPr>
          <w:t xml:space="preserve"> 5MB</w:t>
        </w:r>
      </w:ins>
    </w:p>
    <w:p w14:paraId="015F076E" w14:textId="77777777" w:rsidR="00FD229D" w:rsidRPr="00425311" w:rsidRDefault="00FD229D" w:rsidP="00FD229D">
      <w:pPr>
        <w:autoSpaceDE w:val="0"/>
        <w:autoSpaceDN w:val="0"/>
        <w:bidi w:val="0"/>
        <w:adjustRightInd w:val="0"/>
        <w:spacing w:after="0" w:line="240" w:lineRule="auto"/>
        <w:rPr>
          <w:ins w:id="761" w:author="Saleh Abedinezhad" w:date="2023-11-25T20:44:00Z"/>
          <w:rFonts w:ascii="Consolas" w:hAnsi="Consolas" w:cs="Consolas"/>
          <w:color w:val="000000"/>
          <w:rPrChange w:id="762" w:author="Saleh Abedinezhad" w:date="2023-12-11T19:02:00Z">
            <w:rPr>
              <w:ins w:id="763" w:author="Saleh Abedinezhad" w:date="2023-11-25T20:44:00Z"/>
              <w:rFonts w:ascii="Consolas" w:hAnsi="Consolas" w:cs="Consolas"/>
              <w:color w:val="000000"/>
              <w:sz w:val="19"/>
              <w:szCs w:val="19"/>
            </w:rPr>
          </w:rPrChange>
        </w:rPr>
      </w:pPr>
      <w:ins w:id="764" w:author="Saleh Abedinezhad" w:date="2023-11-25T20:44:00Z">
        <w:r w:rsidRPr="00425311">
          <w:rPr>
            <w:rFonts w:ascii="Consolas" w:hAnsi="Consolas" w:cs="Consolas"/>
            <w:color w:val="808080"/>
            <w:rPrChange w:id="765" w:author="Saleh Abedinezhad" w:date="2023-12-11T19:02:00Z">
              <w:rPr>
                <w:rFonts w:ascii="Consolas" w:hAnsi="Consolas" w:cs="Consolas"/>
                <w:color w:val="808080"/>
                <w:sz w:val="19"/>
                <w:szCs w:val="19"/>
              </w:rPr>
            </w:rPrChange>
          </w:rPr>
          <w:t>)</w:t>
        </w:r>
      </w:ins>
    </w:p>
    <w:p w14:paraId="35ACB0C6" w14:textId="77777777" w:rsidR="00FD229D" w:rsidRPr="00425311" w:rsidRDefault="00FD229D" w:rsidP="00FD229D">
      <w:pPr>
        <w:autoSpaceDE w:val="0"/>
        <w:autoSpaceDN w:val="0"/>
        <w:bidi w:val="0"/>
        <w:adjustRightInd w:val="0"/>
        <w:spacing w:after="0" w:line="240" w:lineRule="auto"/>
        <w:rPr>
          <w:ins w:id="766" w:author="Saleh Abedinezhad" w:date="2023-11-25T20:44:00Z"/>
          <w:rFonts w:ascii="Consolas" w:hAnsi="Consolas" w:cs="Consolas"/>
          <w:color w:val="000000"/>
          <w:rPrChange w:id="767" w:author="Saleh Abedinezhad" w:date="2023-12-11T19:02:00Z">
            <w:rPr>
              <w:ins w:id="768" w:author="Saleh Abedinezhad" w:date="2023-11-25T20:44:00Z"/>
              <w:rFonts w:ascii="Consolas" w:hAnsi="Consolas" w:cs="Consolas"/>
              <w:color w:val="000000"/>
              <w:sz w:val="19"/>
              <w:szCs w:val="19"/>
            </w:rPr>
          </w:rPrChange>
        </w:rPr>
      </w:pPr>
      <w:ins w:id="769" w:author="Saleh Abedinezhad" w:date="2023-11-25T20:44:00Z">
        <w:r w:rsidRPr="00425311">
          <w:rPr>
            <w:rFonts w:ascii="Consolas" w:hAnsi="Consolas" w:cs="Consolas"/>
            <w:color w:val="FF00FF"/>
            <w:rPrChange w:id="770" w:author="Saleh Abedinezhad" w:date="2023-12-11T19:02:00Z">
              <w:rPr>
                <w:rFonts w:ascii="Consolas" w:hAnsi="Consolas" w:cs="Consolas"/>
                <w:color w:val="FF00FF"/>
                <w:sz w:val="19"/>
                <w:szCs w:val="19"/>
              </w:rPr>
            </w:rPrChange>
          </w:rPr>
          <w:t>LOG</w:t>
        </w:r>
        <w:r w:rsidRPr="00425311">
          <w:rPr>
            <w:rFonts w:ascii="Consolas" w:hAnsi="Consolas" w:cs="Consolas"/>
            <w:color w:val="000000"/>
            <w:rPrChange w:id="771"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772" w:author="Saleh Abedinezhad" w:date="2023-12-11T19:02:00Z">
              <w:rPr>
                <w:rFonts w:ascii="Consolas" w:hAnsi="Consolas" w:cs="Consolas"/>
                <w:color w:val="0000FF"/>
                <w:sz w:val="19"/>
                <w:szCs w:val="19"/>
              </w:rPr>
            </w:rPrChange>
          </w:rPr>
          <w:t>ON</w:t>
        </w:r>
      </w:ins>
    </w:p>
    <w:p w14:paraId="3D065D0B" w14:textId="77777777" w:rsidR="00FD229D" w:rsidRPr="00425311" w:rsidRDefault="00FD229D" w:rsidP="00FD229D">
      <w:pPr>
        <w:autoSpaceDE w:val="0"/>
        <w:autoSpaceDN w:val="0"/>
        <w:bidi w:val="0"/>
        <w:adjustRightInd w:val="0"/>
        <w:spacing w:after="0" w:line="240" w:lineRule="auto"/>
        <w:rPr>
          <w:ins w:id="773" w:author="Saleh Abedinezhad" w:date="2023-11-25T20:44:00Z"/>
          <w:rFonts w:ascii="Consolas" w:hAnsi="Consolas" w:cs="Consolas"/>
          <w:color w:val="000000"/>
          <w:rPrChange w:id="774" w:author="Saleh Abedinezhad" w:date="2023-12-11T19:02:00Z">
            <w:rPr>
              <w:ins w:id="775" w:author="Saleh Abedinezhad" w:date="2023-11-25T20:44:00Z"/>
              <w:rFonts w:ascii="Consolas" w:hAnsi="Consolas" w:cs="Consolas"/>
              <w:color w:val="000000"/>
              <w:sz w:val="19"/>
              <w:szCs w:val="19"/>
            </w:rPr>
          </w:rPrChange>
        </w:rPr>
      </w:pPr>
      <w:ins w:id="776" w:author="Saleh Abedinezhad" w:date="2023-11-25T20:44:00Z">
        <w:r w:rsidRPr="00425311">
          <w:rPr>
            <w:rFonts w:ascii="Consolas" w:hAnsi="Consolas" w:cs="Consolas"/>
            <w:color w:val="808080"/>
            <w:rPrChange w:id="777" w:author="Saleh Abedinezhad" w:date="2023-12-11T19:02:00Z">
              <w:rPr>
                <w:rFonts w:ascii="Consolas" w:hAnsi="Consolas" w:cs="Consolas"/>
                <w:color w:val="808080"/>
                <w:sz w:val="19"/>
                <w:szCs w:val="19"/>
              </w:rPr>
            </w:rPrChange>
          </w:rPr>
          <w:t>(</w:t>
        </w:r>
      </w:ins>
    </w:p>
    <w:p w14:paraId="382C4E61" w14:textId="77777777" w:rsidR="00FD229D" w:rsidRPr="00425311" w:rsidRDefault="00FD229D" w:rsidP="00FD229D">
      <w:pPr>
        <w:autoSpaceDE w:val="0"/>
        <w:autoSpaceDN w:val="0"/>
        <w:bidi w:val="0"/>
        <w:adjustRightInd w:val="0"/>
        <w:spacing w:after="0" w:line="240" w:lineRule="auto"/>
        <w:rPr>
          <w:ins w:id="778" w:author="Saleh Abedinezhad" w:date="2023-11-25T20:44:00Z"/>
          <w:rFonts w:ascii="Consolas" w:hAnsi="Consolas" w:cs="Consolas"/>
          <w:color w:val="000000"/>
          <w:rPrChange w:id="779" w:author="Saleh Abedinezhad" w:date="2023-12-11T19:02:00Z">
            <w:rPr>
              <w:ins w:id="780" w:author="Saleh Abedinezhad" w:date="2023-11-25T20:44:00Z"/>
              <w:rFonts w:ascii="Consolas" w:hAnsi="Consolas" w:cs="Consolas"/>
              <w:color w:val="000000"/>
              <w:sz w:val="19"/>
              <w:szCs w:val="19"/>
            </w:rPr>
          </w:rPrChange>
        </w:rPr>
      </w:pPr>
      <w:ins w:id="781" w:author="Saleh Abedinezhad" w:date="2023-11-25T20:44:00Z">
        <w:r w:rsidRPr="00425311">
          <w:rPr>
            <w:rFonts w:ascii="Consolas" w:hAnsi="Consolas" w:cs="Consolas"/>
            <w:color w:val="000000"/>
            <w:rPrChange w:id="782" w:author="Saleh Abedinezhad" w:date="2023-12-11T19:02:00Z">
              <w:rPr>
                <w:rFonts w:ascii="Consolas" w:hAnsi="Consolas" w:cs="Consolas"/>
                <w:color w:val="000000"/>
                <w:sz w:val="19"/>
                <w:szCs w:val="19"/>
              </w:rPr>
            </w:rPrChange>
          </w:rPr>
          <w:tab/>
        </w:r>
        <w:r w:rsidRPr="00425311">
          <w:rPr>
            <w:rFonts w:ascii="Consolas" w:hAnsi="Consolas" w:cs="Consolas"/>
            <w:color w:val="0000FF"/>
            <w:rPrChange w:id="783" w:author="Saleh Abedinezhad" w:date="2023-12-11T19:02:00Z">
              <w:rPr>
                <w:rFonts w:ascii="Consolas" w:hAnsi="Consolas" w:cs="Consolas"/>
                <w:color w:val="0000FF"/>
                <w:sz w:val="19"/>
                <w:szCs w:val="19"/>
              </w:rPr>
            </w:rPrChange>
          </w:rPr>
          <w:t>NAME</w:t>
        </w:r>
        <w:r w:rsidRPr="00425311">
          <w:rPr>
            <w:rFonts w:ascii="Consolas" w:hAnsi="Consolas" w:cs="Consolas"/>
            <w:color w:val="000000"/>
            <w:rPrChange w:id="784"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785"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786" w:author="Saleh Abedinezhad" w:date="2023-12-11T19:02:00Z">
              <w:rPr>
                <w:rFonts w:ascii="Consolas" w:hAnsi="Consolas" w:cs="Consolas"/>
                <w:color w:val="000000"/>
                <w:sz w:val="19"/>
                <w:szCs w:val="19"/>
              </w:rPr>
            </w:rPrChange>
          </w:rPr>
          <w:t xml:space="preserve"> </w:t>
        </w:r>
        <w:r w:rsidRPr="00425311">
          <w:rPr>
            <w:rFonts w:ascii="Consolas" w:hAnsi="Consolas" w:cs="Consolas"/>
            <w:color w:val="FF0000"/>
            <w:rPrChange w:id="787" w:author="Saleh Abedinezhad" w:date="2023-12-11T19:02:00Z">
              <w:rPr>
                <w:rFonts w:ascii="Consolas" w:hAnsi="Consolas" w:cs="Consolas"/>
                <w:color w:val="FF0000"/>
                <w:sz w:val="19"/>
                <w:szCs w:val="19"/>
              </w:rPr>
            </w:rPrChange>
          </w:rPr>
          <w:t>N'DoogheAbaliDB_log'</w:t>
        </w:r>
        <w:r w:rsidRPr="00425311">
          <w:rPr>
            <w:rFonts w:ascii="Consolas" w:hAnsi="Consolas" w:cs="Consolas"/>
            <w:color w:val="808080"/>
            <w:rPrChange w:id="788" w:author="Saleh Abedinezhad" w:date="2023-12-11T19:02:00Z">
              <w:rPr>
                <w:rFonts w:ascii="Consolas" w:hAnsi="Consolas" w:cs="Consolas"/>
                <w:color w:val="808080"/>
                <w:sz w:val="19"/>
                <w:szCs w:val="19"/>
              </w:rPr>
            </w:rPrChange>
          </w:rPr>
          <w:t>,</w:t>
        </w:r>
      </w:ins>
    </w:p>
    <w:p w14:paraId="16C7C1D9" w14:textId="77777777" w:rsidR="00FD229D" w:rsidRPr="00425311" w:rsidRDefault="00FD229D" w:rsidP="00FD229D">
      <w:pPr>
        <w:autoSpaceDE w:val="0"/>
        <w:autoSpaceDN w:val="0"/>
        <w:bidi w:val="0"/>
        <w:adjustRightInd w:val="0"/>
        <w:spacing w:after="0" w:line="240" w:lineRule="auto"/>
        <w:rPr>
          <w:ins w:id="789" w:author="Saleh Abedinezhad" w:date="2023-11-25T20:44:00Z"/>
          <w:rFonts w:ascii="Consolas" w:hAnsi="Consolas" w:cs="Consolas"/>
          <w:color w:val="000000"/>
          <w:rPrChange w:id="790" w:author="Saleh Abedinezhad" w:date="2023-12-11T19:02:00Z">
            <w:rPr>
              <w:ins w:id="791" w:author="Saleh Abedinezhad" w:date="2023-11-25T20:44:00Z"/>
              <w:rFonts w:ascii="Consolas" w:hAnsi="Consolas" w:cs="Consolas"/>
              <w:color w:val="000000"/>
              <w:sz w:val="19"/>
              <w:szCs w:val="19"/>
            </w:rPr>
          </w:rPrChange>
        </w:rPr>
      </w:pPr>
      <w:ins w:id="792" w:author="Saleh Abedinezhad" w:date="2023-11-25T20:44:00Z">
        <w:r w:rsidRPr="00425311">
          <w:rPr>
            <w:rFonts w:ascii="Consolas" w:hAnsi="Consolas" w:cs="Consolas"/>
            <w:color w:val="000000"/>
            <w:rPrChange w:id="793" w:author="Saleh Abedinezhad" w:date="2023-12-11T19:02:00Z">
              <w:rPr>
                <w:rFonts w:ascii="Consolas" w:hAnsi="Consolas" w:cs="Consolas"/>
                <w:color w:val="000000"/>
                <w:sz w:val="19"/>
                <w:szCs w:val="19"/>
              </w:rPr>
            </w:rPrChange>
          </w:rPr>
          <w:tab/>
        </w:r>
        <w:r w:rsidRPr="00425311">
          <w:rPr>
            <w:rFonts w:ascii="Consolas" w:hAnsi="Consolas" w:cs="Consolas"/>
            <w:color w:val="0000FF"/>
            <w:rPrChange w:id="794" w:author="Saleh Abedinezhad" w:date="2023-12-11T19:02:00Z">
              <w:rPr>
                <w:rFonts w:ascii="Consolas" w:hAnsi="Consolas" w:cs="Consolas"/>
                <w:color w:val="0000FF"/>
                <w:sz w:val="19"/>
                <w:szCs w:val="19"/>
              </w:rPr>
            </w:rPrChange>
          </w:rPr>
          <w:t>FILENAME</w:t>
        </w:r>
        <w:r w:rsidRPr="00425311">
          <w:rPr>
            <w:rFonts w:ascii="Consolas" w:hAnsi="Consolas" w:cs="Consolas"/>
            <w:color w:val="000000"/>
            <w:rPrChange w:id="795"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796"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797" w:author="Saleh Abedinezhad" w:date="2023-12-11T19:02:00Z">
              <w:rPr>
                <w:rFonts w:ascii="Consolas" w:hAnsi="Consolas" w:cs="Consolas"/>
                <w:color w:val="000000"/>
                <w:sz w:val="19"/>
                <w:szCs w:val="19"/>
              </w:rPr>
            </w:rPrChange>
          </w:rPr>
          <w:t xml:space="preserve"> </w:t>
        </w:r>
        <w:r w:rsidRPr="00425311">
          <w:rPr>
            <w:rFonts w:ascii="Consolas" w:hAnsi="Consolas" w:cs="Consolas"/>
            <w:color w:val="FF0000"/>
            <w:rPrChange w:id="798" w:author="Saleh Abedinezhad" w:date="2023-12-11T19:02:00Z">
              <w:rPr>
                <w:rFonts w:ascii="Consolas" w:hAnsi="Consolas" w:cs="Consolas"/>
                <w:color w:val="FF0000"/>
                <w:sz w:val="19"/>
                <w:szCs w:val="19"/>
              </w:rPr>
            </w:rPrChange>
          </w:rPr>
          <w:t>N'C:\Data\DoogheAbaliDB_log.mdf'</w:t>
        </w:r>
        <w:r w:rsidRPr="00425311">
          <w:rPr>
            <w:rFonts w:ascii="Consolas" w:hAnsi="Consolas" w:cs="Consolas"/>
            <w:color w:val="808080"/>
            <w:rPrChange w:id="799" w:author="Saleh Abedinezhad" w:date="2023-12-11T19:02:00Z">
              <w:rPr>
                <w:rFonts w:ascii="Consolas" w:hAnsi="Consolas" w:cs="Consolas"/>
                <w:color w:val="808080"/>
                <w:sz w:val="19"/>
                <w:szCs w:val="19"/>
              </w:rPr>
            </w:rPrChange>
          </w:rPr>
          <w:t>,</w:t>
        </w:r>
      </w:ins>
    </w:p>
    <w:p w14:paraId="086456CF" w14:textId="77777777" w:rsidR="00FD229D" w:rsidRPr="00425311" w:rsidRDefault="00FD229D" w:rsidP="00FD229D">
      <w:pPr>
        <w:autoSpaceDE w:val="0"/>
        <w:autoSpaceDN w:val="0"/>
        <w:bidi w:val="0"/>
        <w:adjustRightInd w:val="0"/>
        <w:spacing w:after="0" w:line="240" w:lineRule="auto"/>
        <w:rPr>
          <w:ins w:id="800" w:author="Saleh Abedinezhad" w:date="2023-11-25T20:44:00Z"/>
          <w:rFonts w:ascii="Consolas" w:hAnsi="Consolas" w:cs="Consolas"/>
          <w:color w:val="000000"/>
          <w:rPrChange w:id="801" w:author="Saleh Abedinezhad" w:date="2023-12-11T19:02:00Z">
            <w:rPr>
              <w:ins w:id="802" w:author="Saleh Abedinezhad" w:date="2023-11-25T20:44:00Z"/>
              <w:rFonts w:ascii="Consolas" w:hAnsi="Consolas" w:cs="Consolas"/>
              <w:color w:val="000000"/>
              <w:sz w:val="19"/>
              <w:szCs w:val="19"/>
            </w:rPr>
          </w:rPrChange>
        </w:rPr>
      </w:pPr>
      <w:ins w:id="803" w:author="Saleh Abedinezhad" w:date="2023-11-25T20:44:00Z">
        <w:r w:rsidRPr="00425311">
          <w:rPr>
            <w:rFonts w:ascii="Consolas" w:hAnsi="Consolas" w:cs="Consolas"/>
            <w:color w:val="000000"/>
            <w:rPrChange w:id="804" w:author="Saleh Abedinezhad" w:date="2023-12-11T19:02:00Z">
              <w:rPr>
                <w:rFonts w:ascii="Consolas" w:hAnsi="Consolas" w:cs="Consolas"/>
                <w:color w:val="000000"/>
                <w:sz w:val="19"/>
                <w:szCs w:val="19"/>
              </w:rPr>
            </w:rPrChange>
          </w:rPr>
          <w:tab/>
          <w:t xml:space="preserve">SIZE </w:t>
        </w:r>
        <w:r w:rsidRPr="00425311">
          <w:rPr>
            <w:rFonts w:ascii="Consolas" w:hAnsi="Consolas" w:cs="Consolas"/>
            <w:color w:val="808080"/>
            <w:rPrChange w:id="805"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806" w:author="Saleh Abedinezhad" w:date="2023-12-11T19:02:00Z">
              <w:rPr>
                <w:rFonts w:ascii="Consolas" w:hAnsi="Consolas" w:cs="Consolas"/>
                <w:color w:val="000000"/>
                <w:sz w:val="19"/>
                <w:szCs w:val="19"/>
              </w:rPr>
            </w:rPrChange>
          </w:rPr>
          <w:t xml:space="preserve"> 5MB</w:t>
        </w:r>
        <w:r w:rsidRPr="00425311">
          <w:rPr>
            <w:rFonts w:ascii="Consolas" w:hAnsi="Consolas" w:cs="Consolas"/>
            <w:color w:val="808080"/>
            <w:rPrChange w:id="807" w:author="Saleh Abedinezhad" w:date="2023-12-11T19:02:00Z">
              <w:rPr>
                <w:rFonts w:ascii="Consolas" w:hAnsi="Consolas" w:cs="Consolas"/>
                <w:color w:val="808080"/>
                <w:sz w:val="19"/>
                <w:szCs w:val="19"/>
              </w:rPr>
            </w:rPrChange>
          </w:rPr>
          <w:t>,</w:t>
        </w:r>
      </w:ins>
    </w:p>
    <w:p w14:paraId="0C6306CA" w14:textId="77777777" w:rsidR="00FD229D" w:rsidRPr="00425311" w:rsidRDefault="00FD229D" w:rsidP="00FD229D">
      <w:pPr>
        <w:autoSpaceDE w:val="0"/>
        <w:autoSpaceDN w:val="0"/>
        <w:bidi w:val="0"/>
        <w:adjustRightInd w:val="0"/>
        <w:spacing w:after="0" w:line="240" w:lineRule="auto"/>
        <w:rPr>
          <w:ins w:id="808" w:author="Saleh Abedinezhad" w:date="2023-11-25T20:44:00Z"/>
          <w:rFonts w:ascii="Consolas" w:hAnsi="Consolas" w:cs="Consolas"/>
          <w:color w:val="000000"/>
          <w:rPrChange w:id="809" w:author="Saleh Abedinezhad" w:date="2023-12-11T19:02:00Z">
            <w:rPr>
              <w:ins w:id="810" w:author="Saleh Abedinezhad" w:date="2023-11-25T20:44:00Z"/>
              <w:rFonts w:ascii="Consolas" w:hAnsi="Consolas" w:cs="Consolas"/>
              <w:color w:val="000000"/>
              <w:sz w:val="19"/>
              <w:szCs w:val="19"/>
            </w:rPr>
          </w:rPrChange>
        </w:rPr>
      </w:pPr>
      <w:ins w:id="811" w:author="Saleh Abedinezhad" w:date="2023-11-25T20:44:00Z">
        <w:r w:rsidRPr="00425311">
          <w:rPr>
            <w:rFonts w:ascii="Consolas" w:hAnsi="Consolas" w:cs="Consolas"/>
            <w:color w:val="000000"/>
            <w:rPrChange w:id="812" w:author="Saleh Abedinezhad" w:date="2023-12-11T19:02:00Z">
              <w:rPr>
                <w:rFonts w:ascii="Consolas" w:hAnsi="Consolas" w:cs="Consolas"/>
                <w:color w:val="000000"/>
                <w:sz w:val="19"/>
                <w:szCs w:val="19"/>
              </w:rPr>
            </w:rPrChange>
          </w:rPr>
          <w:tab/>
          <w:t xml:space="preserve">FILEGROWTH </w:t>
        </w:r>
        <w:r w:rsidRPr="00425311">
          <w:rPr>
            <w:rFonts w:ascii="Consolas" w:hAnsi="Consolas" w:cs="Consolas"/>
            <w:color w:val="808080"/>
            <w:rPrChange w:id="813"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814" w:author="Saleh Abedinezhad" w:date="2023-12-11T19:02:00Z">
              <w:rPr>
                <w:rFonts w:ascii="Consolas" w:hAnsi="Consolas" w:cs="Consolas"/>
                <w:color w:val="000000"/>
                <w:sz w:val="19"/>
                <w:szCs w:val="19"/>
              </w:rPr>
            </w:rPrChange>
          </w:rPr>
          <w:t xml:space="preserve"> 5MB</w:t>
        </w:r>
      </w:ins>
    </w:p>
    <w:p w14:paraId="4E0820B7" w14:textId="77777777" w:rsidR="00FD229D" w:rsidRPr="00425311" w:rsidRDefault="00FD229D" w:rsidP="00FD229D">
      <w:pPr>
        <w:autoSpaceDE w:val="0"/>
        <w:autoSpaceDN w:val="0"/>
        <w:bidi w:val="0"/>
        <w:adjustRightInd w:val="0"/>
        <w:spacing w:after="0" w:line="240" w:lineRule="auto"/>
        <w:rPr>
          <w:ins w:id="815" w:author="Saleh Abedinezhad" w:date="2023-11-25T20:44:00Z"/>
          <w:rFonts w:ascii="Consolas" w:hAnsi="Consolas" w:cs="Consolas"/>
          <w:color w:val="000000"/>
          <w:rPrChange w:id="816" w:author="Saleh Abedinezhad" w:date="2023-12-11T19:02:00Z">
            <w:rPr>
              <w:ins w:id="817" w:author="Saleh Abedinezhad" w:date="2023-11-25T20:44:00Z"/>
              <w:rFonts w:ascii="Consolas" w:hAnsi="Consolas" w:cs="Consolas"/>
              <w:color w:val="000000"/>
              <w:sz w:val="19"/>
              <w:szCs w:val="19"/>
            </w:rPr>
          </w:rPrChange>
        </w:rPr>
      </w:pPr>
      <w:ins w:id="818" w:author="Saleh Abedinezhad" w:date="2023-11-25T20:44:00Z">
        <w:r w:rsidRPr="00425311">
          <w:rPr>
            <w:rFonts w:ascii="Consolas" w:hAnsi="Consolas" w:cs="Consolas"/>
            <w:color w:val="808080"/>
            <w:rPrChange w:id="819" w:author="Saleh Abedinezhad" w:date="2023-12-11T19:02:00Z">
              <w:rPr>
                <w:rFonts w:ascii="Consolas" w:hAnsi="Consolas" w:cs="Consolas"/>
                <w:color w:val="808080"/>
                <w:sz w:val="19"/>
                <w:szCs w:val="19"/>
              </w:rPr>
            </w:rPrChange>
          </w:rPr>
          <w:t>)</w:t>
        </w:r>
      </w:ins>
    </w:p>
    <w:p w14:paraId="28DBE233" w14:textId="77777777" w:rsidR="00FD229D" w:rsidRPr="00425311" w:rsidRDefault="00FD229D" w:rsidP="00FD229D">
      <w:pPr>
        <w:autoSpaceDE w:val="0"/>
        <w:autoSpaceDN w:val="0"/>
        <w:bidi w:val="0"/>
        <w:adjustRightInd w:val="0"/>
        <w:spacing w:after="0" w:line="240" w:lineRule="auto"/>
        <w:rPr>
          <w:ins w:id="820" w:author="Saleh Abedinezhad" w:date="2023-11-25T20:44:00Z"/>
          <w:rFonts w:ascii="Consolas" w:hAnsi="Consolas" w:cs="Consolas"/>
          <w:color w:val="000000"/>
          <w:rPrChange w:id="821" w:author="Saleh Abedinezhad" w:date="2023-12-11T19:02:00Z">
            <w:rPr>
              <w:ins w:id="822" w:author="Saleh Abedinezhad" w:date="2023-11-25T20:44:00Z"/>
              <w:rFonts w:ascii="Consolas" w:hAnsi="Consolas" w:cs="Consolas"/>
              <w:color w:val="000000"/>
              <w:sz w:val="19"/>
              <w:szCs w:val="19"/>
            </w:rPr>
          </w:rPrChange>
        </w:rPr>
      </w:pPr>
      <w:ins w:id="823" w:author="Saleh Abedinezhad" w:date="2023-11-25T20:44:00Z">
        <w:r w:rsidRPr="00425311">
          <w:rPr>
            <w:rFonts w:ascii="Consolas" w:hAnsi="Consolas" w:cs="Consolas"/>
            <w:color w:val="0000FF"/>
            <w:rPrChange w:id="824" w:author="Saleh Abedinezhad" w:date="2023-12-11T19:02:00Z">
              <w:rPr>
                <w:rFonts w:ascii="Consolas" w:hAnsi="Consolas" w:cs="Consolas"/>
                <w:color w:val="0000FF"/>
                <w:sz w:val="19"/>
                <w:szCs w:val="19"/>
              </w:rPr>
            </w:rPrChange>
          </w:rPr>
          <w:t>GO</w:t>
        </w:r>
      </w:ins>
    </w:p>
    <w:p w14:paraId="16819094" w14:textId="77777777" w:rsidR="00FD229D" w:rsidRPr="00425311" w:rsidRDefault="00FD229D" w:rsidP="00FD229D">
      <w:pPr>
        <w:autoSpaceDE w:val="0"/>
        <w:autoSpaceDN w:val="0"/>
        <w:bidi w:val="0"/>
        <w:adjustRightInd w:val="0"/>
        <w:spacing w:after="0" w:line="240" w:lineRule="auto"/>
        <w:rPr>
          <w:ins w:id="825" w:author="Saleh Abedinezhad" w:date="2023-11-25T20:44:00Z"/>
          <w:rFonts w:ascii="Consolas" w:hAnsi="Consolas" w:cs="Consolas"/>
          <w:color w:val="000000"/>
          <w:rPrChange w:id="826" w:author="Saleh Abedinezhad" w:date="2023-12-11T19:02:00Z">
            <w:rPr>
              <w:ins w:id="827" w:author="Saleh Abedinezhad" w:date="2023-11-25T20:44:00Z"/>
              <w:rFonts w:ascii="Consolas" w:hAnsi="Consolas" w:cs="Consolas"/>
              <w:color w:val="000000"/>
              <w:sz w:val="19"/>
              <w:szCs w:val="19"/>
            </w:rPr>
          </w:rPrChange>
        </w:rPr>
      </w:pPr>
    </w:p>
    <w:p w14:paraId="03942D46" w14:textId="77777777" w:rsidR="00FD229D" w:rsidRPr="00425311" w:rsidRDefault="00FD229D" w:rsidP="00FD229D">
      <w:pPr>
        <w:autoSpaceDE w:val="0"/>
        <w:autoSpaceDN w:val="0"/>
        <w:bidi w:val="0"/>
        <w:adjustRightInd w:val="0"/>
        <w:spacing w:after="0" w:line="240" w:lineRule="auto"/>
        <w:rPr>
          <w:ins w:id="828" w:author="Saleh Abedinezhad" w:date="2023-11-25T20:44:00Z"/>
          <w:rFonts w:ascii="Consolas" w:hAnsi="Consolas" w:cs="Consolas"/>
          <w:color w:val="000000"/>
          <w:rPrChange w:id="829" w:author="Saleh Abedinezhad" w:date="2023-12-11T19:02:00Z">
            <w:rPr>
              <w:ins w:id="830" w:author="Saleh Abedinezhad" w:date="2023-11-25T20:44:00Z"/>
              <w:rFonts w:ascii="Consolas" w:hAnsi="Consolas" w:cs="Consolas"/>
              <w:color w:val="000000"/>
              <w:sz w:val="19"/>
              <w:szCs w:val="19"/>
            </w:rPr>
          </w:rPrChange>
        </w:rPr>
      </w:pPr>
      <w:ins w:id="831" w:author="Saleh Abedinezhad" w:date="2023-11-25T20:44:00Z">
        <w:r w:rsidRPr="00425311">
          <w:rPr>
            <w:rFonts w:ascii="Consolas" w:hAnsi="Consolas" w:cs="Consolas"/>
            <w:color w:val="0000FF"/>
            <w:rPrChange w:id="832" w:author="Saleh Abedinezhad" w:date="2023-12-11T19:02:00Z">
              <w:rPr>
                <w:rFonts w:ascii="Consolas" w:hAnsi="Consolas" w:cs="Consolas"/>
                <w:color w:val="0000FF"/>
                <w:sz w:val="19"/>
                <w:szCs w:val="19"/>
              </w:rPr>
            </w:rPrChange>
          </w:rPr>
          <w:t>USE</w:t>
        </w:r>
        <w:r w:rsidRPr="00425311">
          <w:rPr>
            <w:rFonts w:ascii="Consolas" w:hAnsi="Consolas" w:cs="Consolas"/>
            <w:color w:val="000000"/>
            <w:rPrChange w:id="833" w:author="Saleh Abedinezhad" w:date="2023-12-11T19:02:00Z">
              <w:rPr>
                <w:rFonts w:ascii="Consolas" w:hAnsi="Consolas" w:cs="Consolas"/>
                <w:color w:val="000000"/>
                <w:sz w:val="19"/>
                <w:szCs w:val="19"/>
              </w:rPr>
            </w:rPrChange>
          </w:rPr>
          <w:t xml:space="preserve"> DoogheAbaliDB</w:t>
        </w:r>
      </w:ins>
    </w:p>
    <w:p w14:paraId="6699900C" w14:textId="77777777" w:rsidR="00FD229D" w:rsidRPr="00425311" w:rsidRDefault="00FD229D" w:rsidP="00FD229D">
      <w:pPr>
        <w:autoSpaceDE w:val="0"/>
        <w:autoSpaceDN w:val="0"/>
        <w:bidi w:val="0"/>
        <w:adjustRightInd w:val="0"/>
        <w:spacing w:after="0" w:line="240" w:lineRule="auto"/>
        <w:rPr>
          <w:ins w:id="834" w:author="Saleh Abedinezhad" w:date="2023-11-25T20:44:00Z"/>
          <w:rFonts w:ascii="Consolas" w:hAnsi="Consolas" w:cs="Consolas"/>
          <w:color w:val="000000"/>
          <w:rPrChange w:id="835" w:author="Saleh Abedinezhad" w:date="2023-12-11T19:02:00Z">
            <w:rPr>
              <w:ins w:id="836" w:author="Saleh Abedinezhad" w:date="2023-11-25T20:44:00Z"/>
              <w:rFonts w:ascii="Consolas" w:hAnsi="Consolas" w:cs="Consolas"/>
              <w:color w:val="000000"/>
              <w:sz w:val="19"/>
              <w:szCs w:val="19"/>
            </w:rPr>
          </w:rPrChange>
        </w:rPr>
      </w:pPr>
      <w:ins w:id="837" w:author="Saleh Abedinezhad" w:date="2023-11-25T20:44:00Z">
        <w:r w:rsidRPr="00425311">
          <w:rPr>
            <w:rFonts w:ascii="Consolas" w:hAnsi="Consolas" w:cs="Consolas"/>
            <w:color w:val="0000FF"/>
            <w:rPrChange w:id="838" w:author="Saleh Abedinezhad" w:date="2023-12-11T19:02:00Z">
              <w:rPr>
                <w:rFonts w:ascii="Consolas" w:hAnsi="Consolas" w:cs="Consolas"/>
                <w:color w:val="0000FF"/>
                <w:sz w:val="19"/>
                <w:szCs w:val="19"/>
              </w:rPr>
            </w:rPrChange>
          </w:rPr>
          <w:t>GO</w:t>
        </w:r>
      </w:ins>
    </w:p>
    <w:p w14:paraId="2C38105A" w14:textId="77777777" w:rsidR="00FD229D" w:rsidRPr="00425311" w:rsidRDefault="00FD229D" w:rsidP="00FD229D">
      <w:pPr>
        <w:autoSpaceDE w:val="0"/>
        <w:autoSpaceDN w:val="0"/>
        <w:bidi w:val="0"/>
        <w:adjustRightInd w:val="0"/>
        <w:spacing w:after="0" w:line="240" w:lineRule="auto"/>
        <w:rPr>
          <w:ins w:id="839" w:author="Saleh Abedinezhad" w:date="2023-11-25T20:44:00Z"/>
          <w:rFonts w:ascii="Consolas" w:hAnsi="Consolas" w:cs="Consolas"/>
          <w:color w:val="000000"/>
          <w:rPrChange w:id="840" w:author="Saleh Abedinezhad" w:date="2023-12-11T19:02:00Z">
            <w:rPr>
              <w:ins w:id="841" w:author="Saleh Abedinezhad" w:date="2023-11-25T20:44:00Z"/>
              <w:rFonts w:ascii="Consolas" w:hAnsi="Consolas" w:cs="Consolas"/>
              <w:color w:val="000000"/>
              <w:sz w:val="19"/>
              <w:szCs w:val="19"/>
            </w:rPr>
          </w:rPrChange>
        </w:rPr>
      </w:pPr>
    </w:p>
    <w:p w14:paraId="7DD80710" w14:textId="77777777" w:rsidR="00FD229D" w:rsidRPr="00425311" w:rsidRDefault="00FD229D" w:rsidP="00FD229D">
      <w:pPr>
        <w:autoSpaceDE w:val="0"/>
        <w:autoSpaceDN w:val="0"/>
        <w:bidi w:val="0"/>
        <w:adjustRightInd w:val="0"/>
        <w:spacing w:after="0" w:line="240" w:lineRule="auto"/>
        <w:rPr>
          <w:ins w:id="842" w:author="Saleh Abedinezhad" w:date="2023-11-25T20:44:00Z"/>
          <w:rFonts w:ascii="Consolas" w:hAnsi="Consolas" w:cs="Consolas"/>
          <w:color w:val="000000"/>
          <w:rPrChange w:id="843" w:author="Saleh Abedinezhad" w:date="2023-12-11T19:02:00Z">
            <w:rPr>
              <w:ins w:id="844" w:author="Saleh Abedinezhad" w:date="2023-11-25T20:44:00Z"/>
              <w:rFonts w:ascii="Consolas" w:hAnsi="Consolas" w:cs="Consolas"/>
              <w:color w:val="000000"/>
              <w:sz w:val="19"/>
              <w:szCs w:val="19"/>
            </w:rPr>
          </w:rPrChange>
        </w:rPr>
      </w:pPr>
      <w:ins w:id="845" w:author="Saleh Abedinezhad" w:date="2023-11-25T20:44:00Z">
        <w:r w:rsidRPr="00425311">
          <w:rPr>
            <w:rFonts w:ascii="Consolas" w:hAnsi="Consolas" w:cs="Consolas"/>
            <w:color w:val="0000FF"/>
            <w:rPrChange w:id="846" w:author="Saleh Abedinezhad" w:date="2023-12-11T19:02:00Z">
              <w:rPr>
                <w:rFonts w:ascii="Consolas" w:hAnsi="Consolas" w:cs="Consolas"/>
                <w:color w:val="0000FF"/>
                <w:sz w:val="19"/>
                <w:szCs w:val="19"/>
              </w:rPr>
            </w:rPrChange>
          </w:rPr>
          <w:t>CREATE</w:t>
        </w:r>
        <w:r w:rsidRPr="00425311">
          <w:rPr>
            <w:rFonts w:ascii="Consolas" w:hAnsi="Consolas" w:cs="Consolas"/>
            <w:color w:val="000000"/>
            <w:rPrChange w:id="847"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848" w:author="Saleh Abedinezhad" w:date="2023-12-11T19:02:00Z">
              <w:rPr>
                <w:rFonts w:ascii="Consolas" w:hAnsi="Consolas" w:cs="Consolas"/>
                <w:color w:val="0000FF"/>
                <w:sz w:val="19"/>
                <w:szCs w:val="19"/>
              </w:rPr>
            </w:rPrChange>
          </w:rPr>
          <w:t>TABLE</w:t>
        </w:r>
        <w:r w:rsidRPr="00425311">
          <w:rPr>
            <w:rFonts w:ascii="Consolas" w:hAnsi="Consolas" w:cs="Consolas"/>
            <w:color w:val="000000"/>
            <w:rPrChange w:id="849" w:author="Saleh Abedinezhad" w:date="2023-12-11T19:02:00Z">
              <w:rPr>
                <w:rFonts w:ascii="Consolas" w:hAnsi="Consolas" w:cs="Consolas"/>
                <w:color w:val="000000"/>
                <w:sz w:val="19"/>
                <w:szCs w:val="19"/>
              </w:rPr>
            </w:rPrChange>
          </w:rPr>
          <w:t xml:space="preserve"> Customers</w:t>
        </w:r>
        <w:r w:rsidRPr="00425311">
          <w:rPr>
            <w:rFonts w:ascii="Consolas" w:hAnsi="Consolas" w:cs="Consolas"/>
            <w:color w:val="0000FF"/>
            <w:rPrChange w:id="850" w:author="Saleh Abedinezhad" w:date="2023-12-11T19:02:00Z">
              <w:rPr>
                <w:rFonts w:ascii="Consolas" w:hAnsi="Consolas" w:cs="Consolas"/>
                <w:color w:val="0000FF"/>
                <w:sz w:val="19"/>
                <w:szCs w:val="19"/>
              </w:rPr>
            </w:rPrChange>
          </w:rPr>
          <w:t xml:space="preserve"> </w:t>
        </w:r>
        <w:r w:rsidRPr="00425311">
          <w:rPr>
            <w:rFonts w:ascii="Consolas" w:hAnsi="Consolas" w:cs="Consolas"/>
            <w:color w:val="808080"/>
            <w:rPrChange w:id="851" w:author="Saleh Abedinezhad" w:date="2023-12-11T19:02:00Z">
              <w:rPr>
                <w:rFonts w:ascii="Consolas" w:hAnsi="Consolas" w:cs="Consolas"/>
                <w:color w:val="808080"/>
                <w:sz w:val="19"/>
                <w:szCs w:val="19"/>
              </w:rPr>
            </w:rPrChange>
          </w:rPr>
          <w:t>(</w:t>
        </w:r>
      </w:ins>
    </w:p>
    <w:p w14:paraId="6393DDC2" w14:textId="77777777" w:rsidR="00FD229D" w:rsidRPr="00425311" w:rsidRDefault="00FD229D" w:rsidP="00FD229D">
      <w:pPr>
        <w:autoSpaceDE w:val="0"/>
        <w:autoSpaceDN w:val="0"/>
        <w:bidi w:val="0"/>
        <w:adjustRightInd w:val="0"/>
        <w:spacing w:after="0" w:line="240" w:lineRule="auto"/>
        <w:rPr>
          <w:ins w:id="852" w:author="Saleh Abedinezhad" w:date="2023-11-25T20:44:00Z"/>
          <w:rFonts w:ascii="Consolas" w:hAnsi="Consolas" w:cs="Consolas"/>
          <w:color w:val="000000"/>
          <w:rPrChange w:id="853" w:author="Saleh Abedinezhad" w:date="2023-12-11T19:02:00Z">
            <w:rPr>
              <w:ins w:id="854" w:author="Saleh Abedinezhad" w:date="2023-11-25T20:44:00Z"/>
              <w:rFonts w:ascii="Consolas" w:hAnsi="Consolas" w:cs="Consolas"/>
              <w:color w:val="000000"/>
              <w:sz w:val="19"/>
              <w:szCs w:val="19"/>
            </w:rPr>
          </w:rPrChange>
        </w:rPr>
      </w:pPr>
      <w:ins w:id="855" w:author="Saleh Abedinezhad" w:date="2023-11-25T20:44:00Z">
        <w:r w:rsidRPr="00425311">
          <w:rPr>
            <w:rFonts w:ascii="Consolas" w:hAnsi="Consolas" w:cs="Consolas"/>
            <w:color w:val="000000"/>
            <w:rPrChange w:id="856" w:author="Saleh Abedinezhad" w:date="2023-12-11T19:02:00Z">
              <w:rPr>
                <w:rFonts w:ascii="Consolas" w:hAnsi="Consolas" w:cs="Consolas"/>
                <w:color w:val="000000"/>
                <w:sz w:val="19"/>
                <w:szCs w:val="19"/>
              </w:rPr>
            </w:rPrChange>
          </w:rPr>
          <w:tab/>
          <w:t xml:space="preserve">[CustomerId] </w:t>
        </w:r>
        <w:r w:rsidRPr="00425311">
          <w:rPr>
            <w:rFonts w:ascii="Consolas" w:hAnsi="Consolas" w:cs="Consolas"/>
            <w:color w:val="0000FF"/>
            <w:rPrChange w:id="857" w:author="Saleh Abedinezhad" w:date="2023-12-11T19:02:00Z">
              <w:rPr>
                <w:rFonts w:ascii="Consolas" w:hAnsi="Consolas" w:cs="Consolas"/>
                <w:color w:val="0000FF"/>
                <w:sz w:val="19"/>
                <w:szCs w:val="19"/>
              </w:rPr>
            </w:rPrChange>
          </w:rPr>
          <w:t>int</w:t>
        </w:r>
        <w:r w:rsidRPr="00425311">
          <w:rPr>
            <w:rFonts w:ascii="Consolas" w:hAnsi="Consolas" w:cs="Consolas"/>
            <w:color w:val="000000"/>
            <w:rPrChange w:id="858"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859" w:author="Saleh Abedinezhad" w:date="2023-12-11T19:02:00Z">
              <w:rPr>
                <w:rFonts w:ascii="Consolas" w:hAnsi="Consolas" w:cs="Consolas"/>
                <w:color w:val="0000FF"/>
                <w:sz w:val="19"/>
                <w:szCs w:val="19"/>
              </w:rPr>
            </w:rPrChange>
          </w:rPr>
          <w:t>identity</w:t>
        </w:r>
        <w:r w:rsidRPr="00425311">
          <w:rPr>
            <w:rFonts w:ascii="Consolas" w:hAnsi="Consolas" w:cs="Consolas"/>
            <w:color w:val="000000"/>
            <w:rPrChange w:id="860"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861" w:author="Saleh Abedinezhad" w:date="2023-12-11T19:02:00Z">
              <w:rPr>
                <w:rFonts w:ascii="Consolas" w:hAnsi="Consolas" w:cs="Consolas"/>
                <w:color w:val="808080"/>
                <w:sz w:val="19"/>
                <w:szCs w:val="19"/>
              </w:rPr>
            </w:rPrChange>
          </w:rPr>
          <w:t>NOT</w:t>
        </w:r>
        <w:r w:rsidRPr="00425311">
          <w:rPr>
            <w:rFonts w:ascii="Consolas" w:hAnsi="Consolas" w:cs="Consolas"/>
            <w:color w:val="000000"/>
            <w:rPrChange w:id="862"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863" w:author="Saleh Abedinezhad" w:date="2023-12-11T19:02:00Z">
              <w:rPr>
                <w:rFonts w:ascii="Consolas" w:hAnsi="Consolas" w:cs="Consolas"/>
                <w:color w:val="808080"/>
                <w:sz w:val="19"/>
                <w:szCs w:val="19"/>
              </w:rPr>
            </w:rPrChange>
          </w:rPr>
          <w:t>NULL</w:t>
        </w:r>
        <w:r w:rsidRPr="00425311">
          <w:rPr>
            <w:rFonts w:ascii="Consolas" w:hAnsi="Consolas" w:cs="Consolas"/>
            <w:color w:val="000000"/>
            <w:rPrChange w:id="864"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865" w:author="Saleh Abedinezhad" w:date="2023-12-11T19:02:00Z">
              <w:rPr>
                <w:rFonts w:ascii="Consolas" w:hAnsi="Consolas" w:cs="Consolas"/>
                <w:color w:val="0000FF"/>
                <w:sz w:val="19"/>
                <w:szCs w:val="19"/>
              </w:rPr>
            </w:rPrChange>
          </w:rPr>
          <w:t>PRIMARY</w:t>
        </w:r>
        <w:r w:rsidRPr="00425311">
          <w:rPr>
            <w:rFonts w:ascii="Consolas" w:hAnsi="Consolas" w:cs="Consolas"/>
            <w:color w:val="000000"/>
            <w:rPrChange w:id="866"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867" w:author="Saleh Abedinezhad" w:date="2023-12-11T19:02:00Z">
              <w:rPr>
                <w:rFonts w:ascii="Consolas" w:hAnsi="Consolas" w:cs="Consolas"/>
                <w:color w:val="0000FF"/>
                <w:sz w:val="19"/>
                <w:szCs w:val="19"/>
              </w:rPr>
            </w:rPrChange>
          </w:rPr>
          <w:t>KEY</w:t>
        </w:r>
        <w:r w:rsidRPr="00425311">
          <w:rPr>
            <w:rFonts w:ascii="Consolas" w:hAnsi="Consolas" w:cs="Consolas"/>
            <w:color w:val="808080"/>
            <w:rPrChange w:id="868" w:author="Saleh Abedinezhad" w:date="2023-12-11T19:02:00Z">
              <w:rPr>
                <w:rFonts w:ascii="Consolas" w:hAnsi="Consolas" w:cs="Consolas"/>
                <w:color w:val="808080"/>
                <w:sz w:val="19"/>
                <w:szCs w:val="19"/>
              </w:rPr>
            </w:rPrChange>
          </w:rPr>
          <w:t>,</w:t>
        </w:r>
      </w:ins>
    </w:p>
    <w:p w14:paraId="3AAF3983" w14:textId="77777777" w:rsidR="00FD229D" w:rsidRPr="00425311" w:rsidRDefault="00FD229D" w:rsidP="00FD229D">
      <w:pPr>
        <w:autoSpaceDE w:val="0"/>
        <w:autoSpaceDN w:val="0"/>
        <w:bidi w:val="0"/>
        <w:adjustRightInd w:val="0"/>
        <w:spacing w:after="0" w:line="240" w:lineRule="auto"/>
        <w:rPr>
          <w:ins w:id="869" w:author="Saleh Abedinezhad" w:date="2023-11-25T20:44:00Z"/>
          <w:rFonts w:ascii="Consolas" w:hAnsi="Consolas" w:cs="Consolas"/>
          <w:color w:val="000000"/>
          <w:rPrChange w:id="870" w:author="Saleh Abedinezhad" w:date="2023-12-11T19:02:00Z">
            <w:rPr>
              <w:ins w:id="871" w:author="Saleh Abedinezhad" w:date="2023-11-25T20:44:00Z"/>
              <w:rFonts w:ascii="Consolas" w:hAnsi="Consolas" w:cs="Consolas"/>
              <w:color w:val="000000"/>
              <w:sz w:val="19"/>
              <w:szCs w:val="19"/>
            </w:rPr>
          </w:rPrChange>
        </w:rPr>
      </w:pPr>
      <w:ins w:id="872" w:author="Saleh Abedinezhad" w:date="2023-11-25T20:44:00Z">
        <w:r w:rsidRPr="00425311">
          <w:rPr>
            <w:rFonts w:ascii="Consolas" w:hAnsi="Consolas" w:cs="Consolas"/>
            <w:color w:val="000000"/>
            <w:rPrChange w:id="873" w:author="Saleh Abedinezhad" w:date="2023-12-11T19:02:00Z">
              <w:rPr>
                <w:rFonts w:ascii="Consolas" w:hAnsi="Consolas" w:cs="Consolas"/>
                <w:color w:val="000000"/>
                <w:sz w:val="19"/>
                <w:szCs w:val="19"/>
              </w:rPr>
            </w:rPrChange>
          </w:rPr>
          <w:tab/>
          <w:t xml:space="preserve">[FirstName] </w:t>
        </w:r>
        <w:r w:rsidRPr="00425311">
          <w:rPr>
            <w:rFonts w:ascii="Consolas" w:hAnsi="Consolas" w:cs="Consolas"/>
            <w:color w:val="0000FF"/>
            <w:rPrChange w:id="874" w:author="Saleh Abedinezhad" w:date="2023-12-11T19:02:00Z">
              <w:rPr>
                <w:rFonts w:ascii="Consolas" w:hAnsi="Consolas" w:cs="Consolas"/>
                <w:color w:val="0000FF"/>
                <w:sz w:val="19"/>
                <w:szCs w:val="19"/>
              </w:rPr>
            </w:rPrChange>
          </w:rPr>
          <w:t>NVARCHAR</w:t>
        </w:r>
        <w:r w:rsidRPr="00425311">
          <w:rPr>
            <w:rFonts w:ascii="Consolas" w:hAnsi="Consolas" w:cs="Consolas"/>
            <w:color w:val="808080"/>
            <w:rPrChange w:id="875"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876" w:author="Saleh Abedinezhad" w:date="2023-12-11T19:02:00Z">
              <w:rPr>
                <w:rFonts w:ascii="Consolas" w:hAnsi="Consolas" w:cs="Consolas"/>
                <w:color w:val="000000"/>
                <w:sz w:val="19"/>
                <w:szCs w:val="19"/>
              </w:rPr>
            </w:rPrChange>
          </w:rPr>
          <w:t>200</w:t>
        </w:r>
        <w:r w:rsidRPr="00425311">
          <w:rPr>
            <w:rFonts w:ascii="Consolas" w:hAnsi="Consolas" w:cs="Consolas"/>
            <w:color w:val="808080"/>
            <w:rPrChange w:id="877"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878"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879" w:author="Saleh Abedinezhad" w:date="2023-12-11T19:02:00Z">
              <w:rPr>
                <w:rFonts w:ascii="Consolas" w:hAnsi="Consolas" w:cs="Consolas"/>
                <w:color w:val="808080"/>
                <w:sz w:val="19"/>
                <w:szCs w:val="19"/>
              </w:rPr>
            </w:rPrChange>
          </w:rPr>
          <w:t>NOT</w:t>
        </w:r>
        <w:r w:rsidRPr="00425311">
          <w:rPr>
            <w:rFonts w:ascii="Consolas" w:hAnsi="Consolas" w:cs="Consolas"/>
            <w:color w:val="000000"/>
            <w:rPrChange w:id="880"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881" w:author="Saleh Abedinezhad" w:date="2023-12-11T19:02:00Z">
              <w:rPr>
                <w:rFonts w:ascii="Consolas" w:hAnsi="Consolas" w:cs="Consolas"/>
                <w:color w:val="808080"/>
                <w:sz w:val="19"/>
                <w:szCs w:val="19"/>
              </w:rPr>
            </w:rPrChange>
          </w:rPr>
          <w:t>NULL,</w:t>
        </w:r>
      </w:ins>
    </w:p>
    <w:p w14:paraId="6F3E2EDA" w14:textId="77777777" w:rsidR="00FD229D" w:rsidRPr="00425311" w:rsidRDefault="00FD229D" w:rsidP="00FD229D">
      <w:pPr>
        <w:autoSpaceDE w:val="0"/>
        <w:autoSpaceDN w:val="0"/>
        <w:bidi w:val="0"/>
        <w:adjustRightInd w:val="0"/>
        <w:spacing w:after="0" w:line="240" w:lineRule="auto"/>
        <w:rPr>
          <w:ins w:id="882" w:author="Saleh Abedinezhad" w:date="2023-11-25T20:44:00Z"/>
          <w:rFonts w:ascii="Consolas" w:hAnsi="Consolas" w:cs="Consolas"/>
          <w:color w:val="000000"/>
          <w:rPrChange w:id="883" w:author="Saleh Abedinezhad" w:date="2023-12-11T19:02:00Z">
            <w:rPr>
              <w:ins w:id="884" w:author="Saleh Abedinezhad" w:date="2023-11-25T20:44:00Z"/>
              <w:rFonts w:ascii="Consolas" w:hAnsi="Consolas" w:cs="Consolas"/>
              <w:color w:val="000000"/>
              <w:sz w:val="19"/>
              <w:szCs w:val="19"/>
            </w:rPr>
          </w:rPrChange>
        </w:rPr>
      </w:pPr>
      <w:ins w:id="885" w:author="Saleh Abedinezhad" w:date="2023-11-25T20:44:00Z">
        <w:r w:rsidRPr="00425311">
          <w:rPr>
            <w:rFonts w:ascii="Consolas" w:hAnsi="Consolas" w:cs="Consolas"/>
            <w:color w:val="000000"/>
            <w:rPrChange w:id="886" w:author="Saleh Abedinezhad" w:date="2023-12-11T19:02:00Z">
              <w:rPr>
                <w:rFonts w:ascii="Consolas" w:hAnsi="Consolas" w:cs="Consolas"/>
                <w:color w:val="000000"/>
                <w:sz w:val="19"/>
                <w:szCs w:val="19"/>
              </w:rPr>
            </w:rPrChange>
          </w:rPr>
          <w:tab/>
          <w:t xml:space="preserve">[LastName] </w:t>
        </w:r>
        <w:r w:rsidRPr="00425311">
          <w:rPr>
            <w:rFonts w:ascii="Consolas" w:hAnsi="Consolas" w:cs="Consolas"/>
            <w:color w:val="0000FF"/>
            <w:rPrChange w:id="887" w:author="Saleh Abedinezhad" w:date="2023-12-11T19:02:00Z">
              <w:rPr>
                <w:rFonts w:ascii="Consolas" w:hAnsi="Consolas" w:cs="Consolas"/>
                <w:color w:val="0000FF"/>
                <w:sz w:val="19"/>
                <w:szCs w:val="19"/>
              </w:rPr>
            </w:rPrChange>
          </w:rPr>
          <w:t>NVARCHAR</w:t>
        </w:r>
        <w:r w:rsidRPr="00425311">
          <w:rPr>
            <w:rFonts w:ascii="Consolas" w:hAnsi="Consolas" w:cs="Consolas"/>
            <w:color w:val="808080"/>
            <w:rPrChange w:id="888"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889" w:author="Saleh Abedinezhad" w:date="2023-12-11T19:02:00Z">
              <w:rPr>
                <w:rFonts w:ascii="Consolas" w:hAnsi="Consolas" w:cs="Consolas"/>
                <w:color w:val="000000"/>
                <w:sz w:val="19"/>
                <w:szCs w:val="19"/>
              </w:rPr>
            </w:rPrChange>
          </w:rPr>
          <w:t>200</w:t>
        </w:r>
        <w:r w:rsidRPr="00425311">
          <w:rPr>
            <w:rFonts w:ascii="Consolas" w:hAnsi="Consolas" w:cs="Consolas"/>
            <w:color w:val="808080"/>
            <w:rPrChange w:id="890"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891"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892" w:author="Saleh Abedinezhad" w:date="2023-12-11T19:02:00Z">
              <w:rPr>
                <w:rFonts w:ascii="Consolas" w:hAnsi="Consolas" w:cs="Consolas"/>
                <w:color w:val="808080"/>
                <w:sz w:val="19"/>
                <w:szCs w:val="19"/>
              </w:rPr>
            </w:rPrChange>
          </w:rPr>
          <w:t>NOT</w:t>
        </w:r>
        <w:r w:rsidRPr="00425311">
          <w:rPr>
            <w:rFonts w:ascii="Consolas" w:hAnsi="Consolas" w:cs="Consolas"/>
            <w:color w:val="000000"/>
            <w:rPrChange w:id="893"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894" w:author="Saleh Abedinezhad" w:date="2023-12-11T19:02:00Z">
              <w:rPr>
                <w:rFonts w:ascii="Consolas" w:hAnsi="Consolas" w:cs="Consolas"/>
                <w:color w:val="808080"/>
                <w:sz w:val="19"/>
                <w:szCs w:val="19"/>
              </w:rPr>
            </w:rPrChange>
          </w:rPr>
          <w:t>NULL,</w:t>
        </w:r>
      </w:ins>
    </w:p>
    <w:p w14:paraId="3F986059" w14:textId="77777777" w:rsidR="00FD229D" w:rsidRPr="00425311" w:rsidRDefault="00FD229D" w:rsidP="00FD229D">
      <w:pPr>
        <w:autoSpaceDE w:val="0"/>
        <w:autoSpaceDN w:val="0"/>
        <w:bidi w:val="0"/>
        <w:adjustRightInd w:val="0"/>
        <w:spacing w:after="0" w:line="240" w:lineRule="auto"/>
        <w:rPr>
          <w:ins w:id="895" w:author="Saleh Abedinezhad" w:date="2023-11-25T20:44:00Z"/>
          <w:rFonts w:ascii="Consolas" w:hAnsi="Consolas" w:cs="Consolas"/>
          <w:color w:val="000000"/>
          <w:rPrChange w:id="896" w:author="Saleh Abedinezhad" w:date="2023-12-11T19:02:00Z">
            <w:rPr>
              <w:ins w:id="897" w:author="Saleh Abedinezhad" w:date="2023-11-25T20:44:00Z"/>
              <w:rFonts w:ascii="Consolas" w:hAnsi="Consolas" w:cs="Consolas"/>
              <w:color w:val="000000"/>
              <w:sz w:val="19"/>
              <w:szCs w:val="19"/>
            </w:rPr>
          </w:rPrChange>
        </w:rPr>
      </w:pPr>
      <w:ins w:id="898" w:author="Saleh Abedinezhad" w:date="2023-11-25T20:44:00Z">
        <w:r w:rsidRPr="00425311">
          <w:rPr>
            <w:rFonts w:ascii="Consolas" w:hAnsi="Consolas" w:cs="Consolas"/>
            <w:color w:val="000000"/>
            <w:rPrChange w:id="899" w:author="Saleh Abedinezhad" w:date="2023-12-11T19:02:00Z">
              <w:rPr>
                <w:rFonts w:ascii="Consolas" w:hAnsi="Consolas" w:cs="Consolas"/>
                <w:color w:val="000000"/>
                <w:sz w:val="19"/>
                <w:szCs w:val="19"/>
              </w:rPr>
            </w:rPrChange>
          </w:rPr>
          <w:tab/>
          <w:t xml:space="preserve">[CreateDate] </w:t>
        </w:r>
        <w:r w:rsidRPr="00425311">
          <w:rPr>
            <w:rFonts w:ascii="Consolas" w:hAnsi="Consolas" w:cs="Consolas"/>
            <w:color w:val="0000FF"/>
            <w:rPrChange w:id="900" w:author="Saleh Abedinezhad" w:date="2023-12-11T19:02:00Z">
              <w:rPr>
                <w:rFonts w:ascii="Consolas" w:hAnsi="Consolas" w:cs="Consolas"/>
                <w:color w:val="0000FF"/>
                <w:sz w:val="19"/>
                <w:szCs w:val="19"/>
              </w:rPr>
            </w:rPrChange>
          </w:rPr>
          <w:t>DATETIME</w:t>
        </w:r>
        <w:r w:rsidRPr="00425311">
          <w:rPr>
            <w:rFonts w:ascii="Consolas" w:hAnsi="Consolas" w:cs="Consolas"/>
            <w:color w:val="000000"/>
            <w:rPrChange w:id="901"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902" w:author="Saleh Abedinezhad" w:date="2023-12-11T19:02:00Z">
              <w:rPr>
                <w:rFonts w:ascii="Consolas" w:hAnsi="Consolas" w:cs="Consolas"/>
                <w:color w:val="808080"/>
                <w:sz w:val="19"/>
                <w:szCs w:val="19"/>
              </w:rPr>
            </w:rPrChange>
          </w:rPr>
          <w:t>NOT</w:t>
        </w:r>
        <w:r w:rsidRPr="00425311">
          <w:rPr>
            <w:rFonts w:ascii="Consolas" w:hAnsi="Consolas" w:cs="Consolas"/>
            <w:color w:val="000000"/>
            <w:rPrChange w:id="903"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904" w:author="Saleh Abedinezhad" w:date="2023-12-11T19:02:00Z">
              <w:rPr>
                <w:rFonts w:ascii="Consolas" w:hAnsi="Consolas" w:cs="Consolas"/>
                <w:color w:val="808080"/>
                <w:sz w:val="19"/>
                <w:szCs w:val="19"/>
              </w:rPr>
            </w:rPrChange>
          </w:rPr>
          <w:t>NULL</w:t>
        </w:r>
        <w:r w:rsidRPr="00425311">
          <w:rPr>
            <w:rFonts w:ascii="Consolas" w:hAnsi="Consolas" w:cs="Consolas"/>
            <w:color w:val="000000"/>
            <w:rPrChange w:id="905"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906" w:author="Saleh Abedinezhad" w:date="2023-12-11T19:02:00Z">
              <w:rPr>
                <w:rFonts w:ascii="Consolas" w:hAnsi="Consolas" w:cs="Consolas"/>
                <w:color w:val="0000FF"/>
                <w:sz w:val="19"/>
                <w:szCs w:val="19"/>
              </w:rPr>
            </w:rPrChange>
          </w:rPr>
          <w:t>DEFAULT</w:t>
        </w:r>
        <w:r w:rsidRPr="00425311">
          <w:rPr>
            <w:rFonts w:ascii="Consolas" w:hAnsi="Consolas" w:cs="Consolas"/>
            <w:color w:val="808080"/>
            <w:rPrChange w:id="907" w:author="Saleh Abedinezhad" w:date="2023-12-11T19:02:00Z">
              <w:rPr>
                <w:rFonts w:ascii="Consolas" w:hAnsi="Consolas" w:cs="Consolas"/>
                <w:color w:val="808080"/>
                <w:sz w:val="19"/>
                <w:szCs w:val="19"/>
              </w:rPr>
            </w:rPrChange>
          </w:rPr>
          <w:t>(</w:t>
        </w:r>
        <w:r w:rsidRPr="00425311">
          <w:rPr>
            <w:rFonts w:ascii="Consolas" w:hAnsi="Consolas" w:cs="Consolas"/>
            <w:color w:val="FF00FF"/>
            <w:rPrChange w:id="908" w:author="Saleh Abedinezhad" w:date="2023-12-11T19:02:00Z">
              <w:rPr>
                <w:rFonts w:ascii="Consolas" w:hAnsi="Consolas" w:cs="Consolas"/>
                <w:color w:val="FF00FF"/>
                <w:sz w:val="19"/>
                <w:szCs w:val="19"/>
              </w:rPr>
            </w:rPrChange>
          </w:rPr>
          <w:t>GETDATE</w:t>
        </w:r>
        <w:r w:rsidRPr="00425311">
          <w:rPr>
            <w:rFonts w:ascii="Consolas" w:hAnsi="Consolas" w:cs="Consolas"/>
            <w:color w:val="808080"/>
            <w:rPrChange w:id="909" w:author="Saleh Abedinezhad" w:date="2023-12-11T19:02:00Z">
              <w:rPr>
                <w:rFonts w:ascii="Consolas" w:hAnsi="Consolas" w:cs="Consolas"/>
                <w:color w:val="808080"/>
                <w:sz w:val="19"/>
                <w:szCs w:val="19"/>
              </w:rPr>
            </w:rPrChange>
          </w:rPr>
          <w:t>()),</w:t>
        </w:r>
      </w:ins>
    </w:p>
    <w:p w14:paraId="53B5199C" w14:textId="77777777" w:rsidR="00FD229D" w:rsidRPr="00425311" w:rsidRDefault="00FD229D" w:rsidP="00FD229D">
      <w:pPr>
        <w:autoSpaceDE w:val="0"/>
        <w:autoSpaceDN w:val="0"/>
        <w:bidi w:val="0"/>
        <w:adjustRightInd w:val="0"/>
        <w:spacing w:after="0" w:line="240" w:lineRule="auto"/>
        <w:rPr>
          <w:ins w:id="910" w:author="Saleh Abedinezhad" w:date="2023-11-25T20:44:00Z"/>
          <w:rFonts w:ascii="Consolas" w:hAnsi="Consolas" w:cs="Consolas"/>
          <w:color w:val="000000"/>
          <w:rPrChange w:id="911" w:author="Saleh Abedinezhad" w:date="2023-12-11T19:02:00Z">
            <w:rPr>
              <w:ins w:id="912" w:author="Saleh Abedinezhad" w:date="2023-11-25T20:44:00Z"/>
              <w:rFonts w:ascii="Consolas" w:hAnsi="Consolas" w:cs="Consolas"/>
              <w:color w:val="000000"/>
              <w:sz w:val="19"/>
              <w:szCs w:val="19"/>
            </w:rPr>
          </w:rPrChange>
        </w:rPr>
      </w:pPr>
      <w:ins w:id="913" w:author="Saleh Abedinezhad" w:date="2023-11-25T20:44:00Z">
        <w:r w:rsidRPr="00425311">
          <w:rPr>
            <w:rFonts w:ascii="Consolas" w:hAnsi="Consolas" w:cs="Consolas"/>
            <w:color w:val="000000"/>
            <w:rPrChange w:id="914" w:author="Saleh Abedinezhad" w:date="2023-12-11T19:02:00Z">
              <w:rPr>
                <w:rFonts w:ascii="Consolas" w:hAnsi="Consolas" w:cs="Consolas"/>
                <w:color w:val="000000"/>
                <w:sz w:val="19"/>
                <w:szCs w:val="19"/>
              </w:rPr>
            </w:rPrChange>
          </w:rPr>
          <w:tab/>
          <w:t xml:space="preserve">[Country] </w:t>
        </w:r>
        <w:r w:rsidRPr="00425311">
          <w:rPr>
            <w:rFonts w:ascii="Consolas" w:hAnsi="Consolas" w:cs="Consolas"/>
            <w:color w:val="0000FF"/>
            <w:rPrChange w:id="915" w:author="Saleh Abedinezhad" w:date="2023-12-11T19:02:00Z">
              <w:rPr>
                <w:rFonts w:ascii="Consolas" w:hAnsi="Consolas" w:cs="Consolas"/>
                <w:color w:val="0000FF"/>
                <w:sz w:val="19"/>
                <w:szCs w:val="19"/>
              </w:rPr>
            </w:rPrChange>
          </w:rPr>
          <w:t>NVARCHAR</w:t>
        </w:r>
        <w:r w:rsidRPr="00425311">
          <w:rPr>
            <w:rFonts w:ascii="Consolas" w:hAnsi="Consolas" w:cs="Consolas"/>
            <w:color w:val="808080"/>
            <w:rPrChange w:id="916"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917" w:author="Saleh Abedinezhad" w:date="2023-12-11T19:02:00Z">
              <w:rPr>
                <w:rFonts w:ascii="Consolas" w:hAnsi="Consolas" w:cs="Consolas"/>
                <w:color w:val="000000"/>
                <w:sz w:val="19"/>
                <w:szCs w:val="19"/>
              </w:rPr>
            </w:rPrChange>
          </w:rPr>
          <w:t>200</w:t>
        </w:r>
        <w:r w:rsidRPr="00425311">
          <w:rPr>
            <w:rFonts w:ascii="Consolas" w:hAnsi="Consolas" w:cs="Consolas"/>
            <w:color w:val="808080"/>
            <w:rPrChange w:id="918"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919"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920" w:author="Saleh Abedinezhad" w:date="2023-12-11T19:02:00Z">
              <w:rPr>
                <w:rFonts w:ascii="Consolas" w:hAnsi="Consolas" w:cs="Consolas"/>
                <w:color w:val="808080"/>
                <w:sz w:val="19"/>
                <w:szCs w:val="19"/>
              </w:rPr>
            </w:rPrChange>
          </w:rPr>
          <w:t>NOT</w:t>
        </w:r>
        <w:r w:rsidRPr="00425311">
          <w:rPr>
            <w:rFonts w:ascii="Consolas" w:hAnsi="Consolas" w:cs="Consolas"/>
            <w:color w:val="000000"/>
            <w:rPrChange w:id="921"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922" w:author="Saleh Abedinezhad" w:date="2023-12-11T19:02:00Z">
              <w:rPr>
                <w:rFonts w:ascii="Consolas" w:hAnsi="Consolas" w:cs="Consolas"/>
                <w:color w:val="808080"/>
                <w:sz w:val="19"/>
                <w:szCs w:val="19"/>
              </w:rPr>
            </w:rPrChange>
          </w:rPr>
          <w:t>NULL,</w:t>
        </w:r>
      </w:ins>
    </w:p>
    <w:p w14:paraId="65A4695C" w14:textId="77777777" w:rsidR="00FD229D" w:rsidRPr="00425311" w:rsidRDefault="00FD229D" w:rsidP="00FD229D">
      <w:pPr>
        <w:autoSpaceDE w:val="0"/>
        <w:autoSpaceDN w:val="0"/>
        <w:bidi w:val="0"/>
        <w:adjustRightInd w:val="0"/>
        <w:spacing w:after="0" w:line="240" w:lineRule="auto"/>
        <w:rPr>
          <w:ins w:id="923" w:author="Saleh Abedinezhad" w:date="2023-11-25T20:44:00Z"/>
          <w:rFonts w:ascii="Consolas" w:hAnsi="Consolas" w:cs="Consolas"/>
          <w:color w:val="000000"/>
          <w:rPrChange w:id="924" w:author="Saleh Abedinezhad" w:date="2023-12-11T19:02:00Z">
            <w:rPr>
              <w:ins w:id="925" w:author="Saleh Abedinezhad" w:date="2023-11-25T20:44:00Z"/>
              <w:rFonts w:ascii="Consolas" w:hAnsi="Consolas" w:cs="Consolas"/>
              <w:color w:val="000000"/>
              <w:sz w:val="19"/>
              <w:szCs w:val="19"/>
            </w:rPr>
          </w:rPrChange>
        </w:rPr>
      </w:pPr>
      <w:ins w:id="926" w:author="Saleh Abedinezhad" w:date="2023-11-25T20:44:00Z">
        <w:r w:rsidRPr="00425311">
          <w:rPr>
            <w:rFonts w:ascii="Consolas" w:hAnsi="Consolas" w:cs="Consolas"/>
            <w:color w:val="000000"/>
            <w:rPrChange w:id="927" w:author="Saleh Abedinezhad" w:date="2023-12-11T19:02:00Z">
              <w:rPr>
                <w:rFonts w:ascii="Consolas" w:hAnsi="Consolas" w:cs="Consolas"/>
                <w:color w:val="000000"/>
                <w:sz w:val="19"/>
                <w:szCs w:val="19"/>
              </w:rPr>
            </w:rPrChange>
          </w:rPr>
          <w:tab/>
          <w:t xml:space="preserve">[State] </w:t>
        </w:r>
        <w:r w:rsidRPr="00425311">
          <w:rPr>
            <w:rFonts w:ascii="Consolas" w:hAnsi="Consolas" w:cs="Consolas"/>
            <w:color w:val="0000FF"/>
            <w:rPrChange w:id="928" w:author="Saleh Abedinezhad" w:date="2023-12-11T19:02:00Z">
              <w:rPr>
                <w:rFonts w:ascii="Consolas" w:hAnsi="Consolas" w:cs="Consolas"/>
                <w:color w:val="0000FF"/>
                <w:sz w:val="19"/>
                <w:szCs w:val="19"/>
              </w:rPr>
            </w:rPrChange>
          </w:rPr>
          <w:t>NVARCHAR</w:t>
        </w:r>
        <w:r w:rsidRPr="00425311">
          <w:rPr>
            <w:rFonts w:ascii="Consolas" w:hAnsi="Consolas" w:cs="Consolas"/>
            <w:color w:val="808080"/>
            <w:rPrChange w:id="929"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930" w:author="Saleh Abedinezhad" w:date="2023-12-11T19:02:00Z">
              <w:rPr>
                <w:rFonts w:ascii="Consolas" w:hAnsi="Consolas" w:cs="Consolas"/>
                <w:color w:val="000000"/>
                <w:sz w:val="19"/>
                <w:szCs w:val="19"/>
              </w:rPr>
            </w:rPrChange>
          </w:rPr>
          <w:t>200</w:t>
        </w:r>
        <w:r w:rsidRPr="00425311">
          <w:rPr>
            <w:rFonts w:ascii="Consolas" w:hAnsi="Consolas" w:cs="Consolas"/>
            <w:color w:val="808080"/>
            <w:rPrChange w:id="931"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932"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933" w:author="Saleh Abedinezhad" w:date="2023-12-11T19:02:00Z">
              <w:rPr>
                <w:rFonts w:ascii="Consolas" w:hAnsi="Consolas" w:cs="Consolas"/>
                <w:color w:val="808080"/>
                <w:sz w:val="19"/>
                <w:szCs w:val="19"/>
              </w:rPr>
            </w:rPrChange>
          </w:rPr>
          <w:t>NOT</w:t>
        </w:r>
        <w:r w:rsidRPr="00425311">
          <w:rPr>
            <w:rFonts w:ascii="Consolas" w:hAnsi="Consolas" w:cs="Consolas"/>
            <w:color w:val="000000"/>
            <w:rPrChange w:id="934"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935" w:author="Saleh Abedinezhad" w:date="2023-12-11T19:02:00Z">
              <w:rPr>
                <w:rFonts w:ascii="Consolas" w:hAnsi="Consolas" w:cs="Consolas"/>
                <w:color w:val="808080"/>
                <w:sz w:val="19"/>
                <w:szCs w:val="19"/>
              </w:rPr>
            </w:rPrChange>
          </w:rPr>
          <w:t>NULL,</w:t>
        </w:r>
      </w:ins>
    </w:p>
    <w:p w14:paraId="6F6AD9A4" w14:textId="77777777" w:rsidR="00FD229D" w:rsidRPr="00425311" w:rsidRDefault="00FD229D" w:rsidP="00FD229D">
      <w:pPr>
        <w:autoSpaceDE w:val="0"/>
        <w:autoSpaceDN w:val="0"/>
        <w:bidi w:val="0"/>
        <w:adjustRightInd w:val="0"/>
        <w:spacing w:after="0" w:line="240" w:lineRule="auto"/>
        <w:rPr>
          <w:ins w:id="936" w:author="Saleh Abedinezhad" w:date="2023-11-25T20:44:00Z"/>
          <w:rFonts w:ascii="Consolas" w:hAnsi="Consolas" w:cs="Consolas"/>
          <w:color w:val="000000"/>
          <w:rPrChange w:id="937" w:author="Saleh Abedinezhad" w:date="2023-12-11T19:02:00Z">
            <w:rPr>
              <w:ins w:id="938" w:author="Saleh Abedinezhad" w:date="2023-11-25T20:44:00Z"/>
              <w:rFonts w:ascii="Consolas" w:hAnsi="Consolas" w:cs="Consolas"/>
              <w:color w:val="000000"/>
              <w:sz w:val="19"/>
              <w:szCs w:val="19"/>
            </w:rPr>
          </w:rPrChange>
        </w:rPr>
      </w:pPr>
      <w:ins w:id="939" w:author="Saleh Abedinezhad" w:date="2023-11-25T20:44:00Z">
        <w:r w:rsidRPr="00425311">
          <w:rPr>
            <w:rFonts w:ascii="Consolas" w:hAnsi="Consolas" w:cs="Consolas"/>
            <w:color w:val="000000"/>
            <w:rPrChange w:id="940" w:author="Saleh Abedinezhad" w:date="2023-12-11T19:02:00Z">
              <w:rPr>
                <w:rFonts w:ascii="Consolas" w:hAnsi="Consolas" w:cs="Consolas"/>
                <w:color w:val="000000"/>
                <w:sz w:val="19"/>
                <w:szCs w:val="19"/>
              </w:rPr>
            </w:rPrChange>
          </w:rPr>
          <w:tab/>
          <w:t xml:space="preserve">[City] </w:t>
        </w:r>
        <w:r w:rsidRPr="00425311">
          <w:rPr>
            <w:rFonts w:ascii="Consolas" w:hAnsi="Consolas" w:cs="Consolas"/>
            <w:color w:val="0000FF"/>
            <w:rPrChange w:id="941" w:author="Saleh Abedinezhad" w:date="2023-12-11T19:02:00Z">
              <w:rPr>
                <w:rFonts w:ascii="Consolas" w:hAnsi="Consolas" w:cs="Consolas"/>
                <w:color w:val="0000FF"/>
                <w:sz w:val="19"/>
                <w:szCs w:val="19"/>
              </w:rPr>
            </w:rPrChange>
          </w:rPr>
          <w:t>NVARCHAR</w:t>
        </w:r>
        <w:r w:rsidRPr="00425311">
          <w:rPr>
            <w:rFonts w:ascii="Consolas" w:hAnsi="Consolas" w:cs="Consolas"/>
            <w:color w:val="808080"/>
            <w:rPrChange w:id="942"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943" w:author="Saleh Abedinezhad" w:date="2023-12-11T19:02:00Z">
              <w:rPr>
                <w:rFonts w:ascii="Consolas" w:hAnsi="Consolas" w:cs="Consolas"/>
                <w:color w:val="000000"/>
                <w:sz w:val="19"/>
                <w:szCs w:val="19"/>
              </w:rPr>
            </w:rPrChange>
          </w:rPr>
          <w:t>200</w:t>
        </w:r>
        <w:r w:rsidRPr="00425311">
          <w:rPr>
            <w:rFonts w:ascii="Consolas" w:hAnsi="Consolas" w:cs="Consolas"/>
            <w:color w:val="808080"/>
            <w:rPrChange w:id="944"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945"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946" w:author="Saleh Abedinezhad" w:date="2023-12-11T19:02:00Z">
              <w:rPr>
                <w:rFonts w:ascii="Consolas" w:hAnsi="Consolas" w:cs="Consolas"/>
                <w:color w:val="808080"/>
                <w:sz w:val="19"/>
                <w:szCs w:val="19"/>
              </w:rPr>
            </w:rPrChange>
          </w:rPr>
          <w:t>NOT</w:t>
        </w:r>
        <w:r w:rsidRPr="00425311">
          <w:rPr>
            <w:rFonts w:ascii="Consolas" w:hAnsi="Consolas" w:cs="Consolas"/>
            <w:color w:val="000000"/>
            <w:rPrChange w:id="947"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948" w:author="Saleh Abedinezhad" w:date="2023-12-11T19:02:00Z">
              <w:rPr>
                <w:rFonts w:ascii="Consolas" w:hAnsi="Consolas" w:cs="Consolas"/>
                <w:color w:val="808080"/>
                <w:sz w:val="19"/>
                <w:szCs w:val="19"/>
              </w:rPr>
            </w:rPrChange>
          </w:rPr>
          <w:t>NULL,</w:t>
        </w:r>
      </w:ins>
    </w:p>
    <w:p w14:paraId="712C6601" w14:textId="77777777" w:rsidR="00FD229D" w:rsidRPr="00425311" w:rsidRDefault="00FD229D" w:rsidP="00FD229D">
      <w:pPr>
        <w:autoSpaceDE w:val="0"/>
        <w:autoSpaceDN w:val="0"/>
        <w:bidi w:val="0"/>
        <w:adjustRightInd w:val="0"/>
        <w:spacing w:after="0" w:line="240" w:lineRule="auto"/>
        <w:rPr>
          <w:ins w:id="949" w:author="Saleh Abedinezhad" w:date="2023-11-25T20:44:00Z"/>
          <w:rFonts w:ascii="Consolas" w:hAnsi="Consolas" w:cs="Consolas"/>
          <w:color w:val="000000"/>
          <w:rPrChange w:id="950" w:author="Saleh Abedinezhad" w:date="2023-12-11T19:02:00Z">
            <w:rPr>
              <w:ins w:id="951" w:author="Saleh Abedinezhad" w:date="2023-11-25T20:44:00Z"/>
              <w:rFonts w:ascii="Consolas" w:hAnsi="Consolas" w:cs="Consolas"/>
              <w:color w:val="000000"/>
              <w:sz w:val="19"/>
              <w:szCs w:val="19"/>
            </w:rPr>
          </w:rPrChange>
        </w:rPr>
      </w:pPr>
      <w:ins w:id="952" w:author="Saleh Abedinezhad" w:date="2023-11-25T20:44:00Z">
        <w:r w:rsidRPr="00425311">
          <w:rPr>
            <w:rFonts w:ascii="Consolas" w:hAnsi="Consolas" w:cs="Consolas"/>
            <w:color w:val="000000"/>
            <w:rPrChange w:id="953" w:author="Saleh Abedinezhad" w:date="2023-12-11T19:02:00Z">
              <w:rPr>
                <w:rFonts w:ascii="Consolas" w:hAnsi="Consolas" w:cs="Consolas"/>
                <w:color w:val="000000"/>
                <w:sz w:val="19"/>
                <w:szCs w:val="19"/>
              </w:rPr>
            </w:rPrChange>
          </w:rPr>
          <w:tab/>
          <w:t xml:space="preserve">[Address] </w:t>
        </w:r>
        <w:r w:rsidRPr="00425311">
          <w:rPr>
            <w:rFonts w:ascii="Consolas" w:hAnsi="Consolas" w:cs="Consolas"/>
            <w:color w:val="0000FF"/>
            <w:rPrChange w:id="954" w:author="Saleh Abedinezhad" w:date="2023-12-11T19:02:00Z">
              <w:rPr>
                <w:rFonts w:ascii="Consolas" w:hAnsi="Consolas" w:cs="Consolas"/>
                <w:color w:val="0000FF"/>
                <w:sz w:val="19"/>
                <w:szCs w:val="19"/>
              </w:rPr>
            </w:rPrChange>
          </w:rPr>
          <w:t>NVARCHAR</w:t>
        </w:r>
        <w:r w:rsidRPr="00425311">
          <w:rPr>
            <w:rFonts w:ascii="Consolas" w:hAnsi="Consolas" w:cs="Consolas"/>
            <w:color w:val="808080"/>
            <w:rPrChange w:id="955"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956" w:author="Saleh Abedinezhad" w:date="2023-12-11T19:02:00Z">
              <w:rPr>
                <w:rFonts w:ascii="Consolas" w:hAnsi="Consolas" w:cs="Consolas"/>
                <w:color w:val="000000"/>
                <w:sz w:val="19"/>
                <w:szCs w:val="19"/>
              </w:rPr>
            </w:rPrChange>
          </w:rPr>
          <w:t>200</w:t>
        </w:r>
        <w:r w:rsidRPr="00425311">
          <w:rPr>
            <w:rFonts w:ascii="Consolas" w:hAnsi="Consolas" w:cs="Consolas"/>
            <w:color w:val="808080"/>
            <w:rPrChange w:id="957"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958"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959" w:author="Saleh Abedinezhad" w:date="2023-12-11T19:02:00Z">
              <w:rPr>
                <w:rFonts w:ascii="Consolas" w:hAnsi="Consolas" w:cs="Consolas"/>
                <w:color w:val="808080"/>
                <w:sz w:val="19"/>
                <w:szCs w:val="19"/>
              </w:rPr>
            </w:rPrChange>
          </w:rPr>
          <w:t>NOT</w:t>
        </w:r>
        <w:r w:rsidRPr="00425311">
          <w:rPr>
            <w:rFonts w:ascii="Consolas" w:hAnsi="Consolas" w:cs="Consolas"/>
            <w:color w:val="000000"/>
            <w:rPrChange w:id="960"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961" w:author="Saleh Abedinezhad" w:date="2023-12-11T19:02:00Z">
              <w:rPr>
                <w:rFonts w:ascii="Consolas" w:hAnsi="Consolas" w:cs="Consolas"/>
                <w:color w:val="808080"/>
                <w:sz w:val="19"/>
                <w:szCs w:val="19"/>
              </w:rPr>
            </w:rPrChange>
          </w:rPr>
          <w:t>NULL,</w:t>
        </w:r>
      </w:ins>
    </w:p>
    <w:p w14:paraId="4F523743" w14:textId="77777777" w:rsidR="00FD229D" w:rsidRPr="00425311" w:rsidRDefault="00FD229D" w:rsidP="00FD229D">
      <w:pPr>
        <w:autoSpaceDE w:val="0"/>
        <w:autoSpaceDN w:val="0"/>
        <w:bidi w:val="0"/>
        <w:adjustRightInd w:val="0"/>
        <w:spacing w:after="0" w:line="240" w:lineRule="auto"/>
        <w:rPr>
          <w:ins w:id="962" w:author="Saleh Abedinezhad" w:date="2023-11-25T20:44:00Z"/>
          <w:rFonts w:ascii="Consolas" w:hAnsi="Consolas" w:cs="Consolas"/>
          <w:color w:val="000000"/>
          <w:rPrChange w:id="963" w:author="Saleh Abedinezhad" w:date="2023-12-11T19:02:00Z">
            <w:rPr>
              <w:ins w:id="964" w:author="Saleh Abedinezhad" w:date="2023-11-25T20:44:00Z"/>
              <w:rFonts w:ascii="Consolas" w:hAnsi="Consolas" w:cs="Consolas"/>
              <w:color w:val="000000"/>
              <w:sz w:val="19"/>
              <w:szCs w:val="19"/>
            </w:rPr>
          </w:rPrChange>
        </w:rPr>
      </w:pPr>
      <w:ins w:id="965" w:author="Saleh Abedinezhad" w:date="2023-11-25T20:44:00Z">
        <w:r w:rsidRPr="00425311">
          <w:rPr>
            <w:rFonts w:ascii="Consolas" w:hAnsi="Consolas" w:cs="Consolas"/>
            <w:color w:val="000000"/>
            <w:rPrChange w:id="966" w:author="Saleh Abedinezhad" w:date="2023-12-11T19:02:00Z">
              <w:rPr>
                <w:rFonts w:ascii="Consolas" w:hAnsi="Consolas" w:cs="Consolas"/>
                <w:color w:val="000000"/>
                <w:sz w:val="19"/>
                <w:szCs w:val="19"/>
              </w:rPr>
            </w:rPrChange>
          </w:rPr>
          <w:tab/>
          <w:t xml:space="preserve">[PostalCode] </w:t>
        </w:r>
        <w:r w:rsidRPr="00425311">
          <w:rPr>
            <w:rFonts w:ascii="Consolas" w:hAnsi="Consolas" w:cs="Consolas"/>
            <w:color w:val="0000FF"/>
            <w:rPrChange w:id="967" w:author="Saleh Abedinezhad" w:date="2023-12-11T19:02:00Z">
              <w:rPr>
                <w:rFonts w:ascii="Consolas" w:hAnsi="Consolas" w:cs="Consolas"/>
                <w:color w:val="0000FF"/>
                <w:sz w:val="19"/>
                <w:szCs w:val="19"/>
              </w:rPr>
            </w:rPrChange>
          </w:rPr>
          <w:t>CHAR</w:t>
        </w:r>
        <w:r w:rsidRPr="00425311">
          <w:rPr>
            <w:rFonts w:ascii="Consolas" w:hAnsi="Consolas" w:cs="Consolas"/>
            <w:color w:val="808080"/>
            <w:rPrChange w:id="968"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969" w:author="Saleh Abedinezhad" w:date="2023-12-11T19:02:00Z">
              <w:rPr>
                <w:rFonts w:ascii="Consolas" w:hAnsi="Consolas" w:cs="Consolas"/>
                <w:color w:val="000000"/>
                <w:sz w:val="19"/>
                <w:szCs w:val="19"/>
              </w:rPr>
            </w:rPrChange>
          </w:rPr>
          <w:t>10</w:t>
        </w:r>
        <w:r w:rsidRPr="00425311">
          <w:rPr>
            <w:rFonts w:ascii="Consolas" w:hAnsi="Consolas" w:cs="Consolas"/>
            <w:color w:val="808080"/>
            <w:rPrChange w:id="970"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971"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972" w:author="Saleh Abedinezhad" w:date="2023-12-11T19:02:00Z">
              <w:rPr>
                <w:rFonts w:ascii="Consolas" w:hAnsi="Consolas" w:cs="Consolas"/>
                <w:color w:val="808080"/>
                <w:sz w:val="19"/>
                <w:szCs w:val="19"/>
              </w:rPr>
            </w:rPrChange>
          </w:rPr>
          <w:t>NULL</w:t>
        </w:r>
      </w:ins>
    </w:p>
    <w:p w14:paraId="201EEBC5" w14:textId="77777777" w:rsidR="00FD229D" w:rsidRPr="00425311" w:rsidRDefault="00FD229D" w:rsidP="00FD229D">
      <w:pPr>
        <w:autoSpaceDE w:val="0"/>
        <w:autoSpaceDN w:val="0"/>
        <w:bidi w:val="0"/>
        <w:adjustRightInd w:val="0"/>
        <w:spacing w:after="0" w:line="240" w:lineRule="auto"/>
        <w:rPr>
          <w:ins w:id="973" w:author="Saleh Abedinezhad" w:date="2023-11-25T20:44:00Z"/>
          <w:rFonts w:ascii="Consolas" w:hAnsi="Consolas" w:cs="Consolas"/>
          <w:color w:val="000000"/>
          <w:rPrChange w:id="974" w:author="Saleh Abedinezhad" w:date="2023-12-11T19:02:00Z">
            <w:rPr>
              <w:ins w:id="975" w:author="Saleh Abedinezhad" w:date="2023-11-25T20:44:00Z"/>
              <w:rFonts w:ascii="Consolas" w:hAnsi="Consolas" w:cs="Consolas"/>
              <w:color w:val="000000"/>
              <w:sz w:val="19"/>
              <w:szCs w:val="19"/>
            </w:rPr>
          </w:rPrChange>
        </w:rPr>
      </w:pPr>
      <w:ins w:id="976" w:author="Saleh Abedinezhad" w:date="2023-11-25T20:44:00Z">
        <w:r w:rsidRPr="00425311">
          <w:rPr>
            <w:rFonts w:ascii="Consolas" w:hAnsi="Consolas" w:cs="Consolas"/>
            <w:color w:val="808080"/>
            <w:rPrChange w:id="977" w:author="Saleh Abedinezhad" w:date="2023-12-11T19:02:00Z">
              <w:rPr>
                <w:rFonts w:ascii="Consolas" w:hAnsi="Consolas" w:cs="Consolas"/>
                <w:color w:val="808080"/>
                <w:sz w:val="19"/>
                <w:szCs w:val="19"/>
              </w:rPr>
            </w:rPrChange>
          </w:rPr>
          <w:t>);</w:t>
        </w:r>
      </w:ins>
    </w:p>
    <w:p w14:paraId="5D47A3A8" w14:textId="77777777" w:rsidR="00FD229D" w:rsidRPr="00425311" w:rsidRDefault="00FD229D" w:rsidP="00FD229D">
      <w:pPr>
        <w:autoSpaceDE w:val="0"/>
        <w:autoSpaceDN w:val="0"/>
        <w:bidi w:val="0"/>
        <w:adjustRightInd w:val="0"/>
        <w:spacing w:after="0" w:line="240" w:lineRule="auto"/>
        <w:rPr>
          <w:ins w:id="978" w:author="Saleh Abedinezhad" w:date="2023-11-25T20:44:00Z"/>
          <w:rFonts w:ascii="Consolas" w:hAnsi="Consolas" w:cs="Consolas"/>
          <w:color w:val="000000"/>
          <w:rPrChange w:id="979" w:author="Saleh Abedinezhad" w:date="2023-12-11T19:02:00Z">
            <w:rPr>
              <w:ins w:id="980" w:author="Saleh Abedinezhad" w:date="2023-11-25T20:44:00Z"/>
              <w:rFonts w:ascii="Consolas" w:hAnsi="Consolas" w:cs="Consolas"/>
              <w:color w:val="000000"/>
              <w:sz w:val="19"/>
              <w:szCs w:val="19"/>
            </w:rPr>
          </w:rPrChange>
        </w:rPr>
      </w:pPr>
      <w:ins w:id="981" w:author="Saleh Abedinezhad" w:date="2023-11-25T20:44:00Z">
        <w:r w:rsidRPr="00425311">
          <w:rPr>
            <w:rFonts w:ascii="Consolas" w:hAnsi="Consolas" w:cs="Consolas"/>
            <w:color w:val="0000FF"/>
            <w:rPrChange w:id="982" w:author="Saleh Abedinezhad" w:date="2023-12-11T19:02:00Z">
              <w:rPr>
                <w:rFonts w:ascii="Consolas" w:hAnsi="Consolas" w:cs="Consolas"/>
                <w:color w:val="0000FF"/>
                <w:sz w:val="19"/>
                <w:szCs w:val="19"/>
              </w:rPr>
            </w:rPrChange>
          </w:rPr>
          <w:t>GO</w:t>
        </w:r>
      </w:ins>
    </w:p>
    <w:p w14:paraId="205E3BA0" w14:textId="77777777" w:rsidR="00FD229D" w:rsidRPr="00425311" w:rsidRDefault="00FD229D" w:rsidP="00FD229D">
      <w:pPr>
        <w:autoSpaceDE w:val="0"/>
        <w:autoSpaceDN w:val="0"/>
        <w:bidi w:val="0"/>
        <w:adjustRightInd w:val="0"/>
        <w:spacing w:after="0" w:line="240" w:lineRule="auto"/>
        <w:rPr>
          <w:ins w:id="983" w:author="Saleh Abedinezhad" w:date="2023-11-25T20:44:00Z"/>
          <w:rFonts w:ascii="Consolas" w:hAnsi="Consolas" w:cs="Consolas"/>
          <w:color w:val="000000"/>
          <w:rPrChange w:id="984" w:author="Saleh Abedinezhad" w:date="2023-12-11T19:02:00Z">
            <w:rPr>
              <w:ins w:id="985" w:author="Saleh Abedinezhad" w:date="2023-11-25T20:44:00Z"/>
              <w:rFonts w:ascii="Consolas" w:hAnsi="Consolas" w:cs="Consolas"/>
              <w:color w:val="000000"/>
              <w:sz w:val="19"/>
              <w:szCs w:val="19"/>
            </w:rPr>
          </w:rPrChange>
        </w:rPr>
      </w:pPr>
    </w:p>
    <w:p w14:paraId="5A222990" w14:textId="77777777" w:rsidR="00FD229D" w:rsidRPr="00425311" w:rsidRDefault="00FD229D" w:rsidP="00FD229D">
      <w:pPr>
        <w:autoSpaceDE w:val="0"/>
        <w:autoSpaceDN w:val="0"/>
        <w:bidi w:val="0"/>
        <w:adjustRightInd w:val="0"/>
        <w:spacing w:after="0" w:line="240" w:lineRule="auto"/>
        <w:rPr>
          <w:ins w:id="986" w:author="Saleh Abedinezhad" w:date="2023-11-25T20:44:00Z"/>
          <w:rFonts w:ascii="Consolas" w:hAnsi="Consolas" w:cs="Consolas"/>
          <w:color w:val="000000"/>
          <w:rPrChange w:id="987" w:author="Saleh Abedinezhad" w:date="2023-12-11T19:02:00Z">
            <w:rPr>
              <w:ins w:id="988" w:author="Saleh Abedinezhad" w:date="2023-11-25T20:44:00Z"/>
              <w:rFonts w:ascii="Consolas" w:hAnsi="Consolas" w:cs="Consolas"/>
              <w:color w:val="000000"/>
              <w:sz w:val="19"/>
              <w:szCs w:val="19"/>
            </w:rPr>
          </w:rPrChange>
        </w:rPr>
      </w:pPr>
      <w:ins w:id="989" w:author="Saleh Abedinezhad" w:date="2023-11-25T20:44:00Z">
        <w:r w:rsidRPr="00425311">
          <w:rPr>
            <w:rFonts w:ascii="Consolas" w:hAnsi="Consolas" w:cs="Consolas"/>
            <w:color w:val="0000FF"/>
            <w:rPrChange w:id="990" w:author="Saleh Abedinezhad" w:date="2023-12-11T19:02:00Z">
              <w:rPr>
                <w:rFonts w:ascii="Consolas" w:hAnsi="Consolas" w:cs="Consolas"/>
                <w:color w:val="0000FF"/>
                <w:sz w:val="19"/>
                <w:szCs w:val="19"/>
              </w:rPr>
            </w:rPrChange>
          </w:rPr>
          <w:t>CREATE</w:t>
        </w:r>
        <w:r w:rsidRPr="00425311">
          <w:rPr>
            <w:rFonts w:ascii="Consolas" w:hAnsi="Consolas" w:cs="Consolas"/>
            <w:color w:val="000000"/>
            <w:rPrChange w:id="991"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992" w:author="Saleh Abedinezhad" w:date="2023-12-11T19:02:00Z">
              <w:rPr>
                <w:rFonts w:ascii="Consolas" w:hAnsi="Consolas" w:cs="Consolas"/>
                <w:color w:val="0000FF"/>
                <w:sz w:val="19"/>
                <w:szCs w:val="19"/>
              </w:rPr>
            </w:rPrChange>
          </w:rPr>
          <w:t>TABLE</w:t>
        </w:r>
        <w:r w:rsidRPr="00425311">
          <w:rPr>
            <w:rFonts w:ascii="Consolas" w:hAnsi="Consolas" w:cs="Consolas"/>
            <w:color w:val="000000"/>
            <w:rPrChange w:id="993" w:author="Saleh Abedinezhad" w:date="2023-12-11T19:02:00Z">
              <w:rPr>
                <w:rFonts w:ascii="Consolas" w:hAnsi="Consolas" w:cs="Consolas"/>
                <w:color w:val="000000"/>
                <w:sz w:val="19"/>
                <w:szCs w:val="19"/>
              </w:rPr>
            </w:rPrChange>
          </w:rPr>
          <w:t xml:space="preserve"> [CustomerEmails]</w:t>
        </w:r>
        <w:r w:rsidRPr="00425311">
          <w:rPr>
            <w:rFonts w:ascii="Consolas" w:hAnsi="Consolas" w:cs="Consolas"/>
            <w:color w:val="0000FF"/>
            <w:rPrChange w:id="994" w:author="Saleh Abedinezhad" w:date="2023-12-11T19:02:00Z">
              <w:rPr>
                <w:rFonts w:ascii="Consolas" w:hAnsi="Consolas" w:cs="Consolas"/>
                <w:color w:val="0000FF"/>
                <w:sz w:val="19"/>
                <w:szCs w:val="19"/>
              </w:rPr>
            </w:rPrChange>
          </w:rPr>
          <w:t xml:space="preserve"> </w:t>
        </w:r>
        <w:r w:rsidRPr="00425311">
          <w:rPr>
            <w:rFonts w:ascii="Consolas" w:hAnsi="Consolas" w:cs="Consolas"/>
            <w:color w:val="808080"/>
            <w:rPrChange w:id="995" w:author="Saleh Abedinezhad" w:date="2023-12-11T19:02:00Z">
              <w:rPr>
                <w:rFonts w:ascii="Consolas" w:hAnsi="Consolas" w:cs="Consolas"/>
                <w:color w:val="808080"/>
                <w:sz w:val="19"/>
                <w:szCs w:val="19"/>
              </w:rPr>
            </w:rPrChange>
          </w:rPr>
          <w:t>(</w:t>
        </w:r>
      </w:ins>
    </w:p>
    <w:p w14:paraId="6BA15B3E" w14:textId="77777777" w:rsidR="00FD229D" w:rsidRPr="00425311" w:rsidRDefault="00FD229D" w:rsidP="00FD229D">
      <w:pPr>
        <w:autoSpaceDE w:val="0"/>
        <w:autoSpaceDN w:val="0"/>
        <w:bidi w:val="0"/>
        <w:adjustRightInd w:val="0"/>
        <w:spacing w:after="0" w:line="240" w:lineRule="auto"/>
        <w:rPr>
          <w:ins w:id="996" w:author="Saleh Abedinezhad" w:date="2023-11-25T20:44:00Z"/>
          <w:rFonts w:ascii="Consolas" w:hAnsi="Consolas" w:cs="Consolas"/>
          <w:color w:val="000000"/>
          <w:rPrChange w:id="997" w:author="Saleh Abedinezhad" w:date="2023-12-11T19:02:00Z">
            <w:rPr>
              <w:ins w:id="998" w:author="Saleh Abedinezhad" w:date="2023-11-25T20:44:00Z"/>
              <w:rFonts w:ascii="Consolas" w:hAnsi="Consolas" w:cs="Consolas"/>
              <w:color w:val="000000"/>
              <w:sz w:val="19"/>
              <w:szCs w:val="19"/>
            </w:rPr>
          </w:rPrChange>
        </w:rPr>
      </w:pPr>
      <w:ins w:id="999" w:author="Saleh Abedinezhad" w:date="2023-11-25T20:44:00Z">
        <w:r w:rsidRPr="00425311">
          <w:rPr>
            <w:rFonts w:ascii="Consolas" w:hAnsi="Consolas" w:cs="Consolas"/>
            <w:color w:val="000000"/>
            <w:rPrChange w:id="1000" w:author="Saleh Abedinezhad" w:date="2023-12-11T19:02:00Z">
              <w:rPr>
                <w:rFonts w:ascii="Consolas" w:hAnsi="Consolas" w:cs="Consolas"/>
                <w:color w:val="000000"/>
                <w:sz w:val="19"/>
                <w:szCs w:val="19"/>
              </w:rPr>
            </w:rPrChange>
          </w:rPr>
          <w:tab/>
          <w:t xml:space="preserve">[EmailId] </w:t>
        </w:r>
        <w:r w:rsidRPr="00425311">
          <w:rPr>
            <w:rFonts w:ascii="Consolas" w:hAnsi="Consolas" w:cs="Consolas"/>
            <w:color w:val="0000FF"/>
            <w:rPrChange w:id="1001" w:author="Saleh Abedinezhad" w:date="2023-12-11T19:02:00Z">
              <w:rPr>
                <w:rFonts w:ascii="Consolas" w:hAnsi="Consolas" w:cs="Consolas"/>
                <w:color w:val="0000FF"/>
                <w:sz w:val="19"/>
                <w:szCs w:val="19"/>
              </w:rPr>
            </w:rPrChange>
          </w:rPr>
          <w:t>INT</w:t>
        </w:r>
        <w:r w:rsidRPr="00425311">
          <w:rPr>
            <w:rFonts w:ascii="Consolas" w:hAnsi="Consolas" w:cs="Consolas"/>
            <w:color w:val="000000"/>
            <w:rPrChange w:id="1002"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1003" w:author="Saleh Abedinezhad" w:date="2023-12-11T19:02:00Z">
              <w:rPr>
                <w:rFonts w:ascii="Consolas" w:hAnsi="Consolas" w:cs="Consolas"/>
                <w:color w:val="0000FF"/>
                <w:sz w:val="19"/>
                <w:szCs w:val="19"/>
              </w:rPr>
            </w:rPrChange>
          </w:rPr>
          <w:t>IDENTITY</w:t>
        </w:r>
        <w:r w:rsidRPr="00425311">
          <w:rPr>
            <w:rFonts w:ascii="Consolas" w:hAnsi="Consolas" w:cs="Consolas"/>
            <w:color w:val="000000"/>
            <w:rPrChange w:id="1004"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005" w:author="Saleh Abedinezhad" w:date="2023-12-11T19:02:00Z">
              <w:rPr>
                <w:rFonts w:ascii="Consolas" w:hAnsi="Consolas" w:cs="Consolas"/>
                <w:color w:val="808080"/>
                <w:sz w:val="19"/>
                <w:szCs w:val="19"/>
              </w:rPr>
            </w:rPrChange>
          </w:rPr>
          <w:t>NOT</w:t>
        </w:r>
        <w:r w:rsidRPr="00425311">
          <w:rPr>
            <w:rFonts w:ascii="Consolas" w:hAnsi="Consolas" w:cs="Consolas"/>
            <w:color w:val="000000"/>
            <w:rPrChange w:id="1006"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007" w:author="Saleh Abedinezhad" w:date="2023-12-11T19:02:00Z">
              <w:rPr>
                <w:rFonts w:ascii="Consolas" w:hAnsi="Consolas" w:cs="Consolas"/>
                <w:color w:val="808080"/>
                <w:sz w:val="19"/>
                <w:szCs w:val="19"/>
              </w:rPr>
            </w:rPrChange>
          </w:rPr>
          <w:t>NULL</w:t>
        </w:r>
        <w:r w:rsidRPr="00425311">
          <w:rPr>
            <w:rFonts w:ascii="Consolas" w:hAnsi="Consolas" w:cs="Consolas"/>
            <w:color w:val="000000"/>
            <w:rPrChange w:id="1008"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1009" w:author="Saleh Abedinezhad" w:date="2023-12-11T19:02:00Z">
              <w:rPr>
                <w:rFonts w:ascii="Consolas" w:hAnsi="Consolas" w:cs="Consolas"/>
                <w:color w:val="0000FF"/>
                <w:sz w:val="19"/>
                <w:szCs w:val="19"/>
              </w:rPr>
            </w:rPrChange>
          </w:rPr>
          <w:t>PRIMARY</w:t>
        </w:r>
        <w:r w:rsidRPr="00425311">
          <w:rPr>
            <w:rFonts w:ascii="Consolas" w:hAnsi="Consolas" w:cs="Consolas"/>
            <w:color w:val="000000"/>
            <w:rPrChange w:id="1010"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1011" w:author="Saleh Abedinezhad" w:date="2023-12-11T19:02:00Z">
              <w:rPr>
                <w:rFonts w:ascii="Consolas" w:hAnsi="Consolas" w:cs="Consolas"/>
                <w:color w:val="0000FF"/>
                <w:sz w:val="19"/>
                <w:szCs w:val="19"/>
              </w:rPr>
            </w:rPrChange>
          </w:rPr>
          <w:t>KEY</w:t>
        </w:r>
        <w:r w:rsidRPr="00425311">
          <w:rPr>
            <w:rFonts w:ascii="Consolas" w:hAnsi="Consolas" w:cs="Consolas"/>
            <w:color w:val="808080"/>
            <w:rPrChange w:id="1012" w:author="Saleh Abedinezhad" w:date="2023-12-11T19:02:00Z">
              <w:rPr>
                <w:rFonts w:ascii="Consolas" w:hAnsi="Consolas" w:cs="Consolas"/>
                <w:color w:val="808080"/>
                <w:sz w:val="19"/>
                <w:szCs w:val="19"/>
              </w:rPr>
            </w:rPrChange>
          </w:rPr>
          <w:t>,</w:t>
        </w:r>
      </w:ins>
    </w:p>
    <w:p w14:paraId="283642E0" w14:textId="77777777" w:rsidR="00FD229D" w:rsidRPr="00425311" w:rsidRDefault="00FD229D" w:rsidP="00FD229D">
      <w:pPr>
        <w:autoSpaceDE w:val="0"/>
        <w:autoSpaceDN w:val="0"/>
        <w:bidi w:val="0"/>
        <w:adjustRightInd w:val="0"/>
        <w:spacing w:after="0" w:line="240" w:lineRule="auto"/>
        <w:rPr>
          <w:ins w:id="1013" w:author="Saleh Abedinezhad" w:date="2023-11-25T20:44:00Z"/>
          <w:rFonts w:ascii="Consolas" w:hAnsi="Consolas" w:cs="Consolas"/>
          <w:color w:val="000000"/>
          <w:rPrChange w:id="1014" w:author="Saleh Abedinezhad" w:date="2023-12-11T19:02:00Z">
            <w:rPr>
              <w:ins w:id="1015" w:author="Saleh Abedinezhad" w:date="2023-11-25T20:44:00Z"/>
              <w:rFonts w:ascii="Consolas" w:hAnsi="Consolas" w:cs="Consolas"/>
              <w:color w:val="000000"/>
              <w:sz w:val="19"/>
              <w:szCs w:val="19"/>
            </w:rPr>
          </w:rPrChange>
        </w:rPr>
      </w:pPr>
      <w:ins w:id="1016" w:author="Saleh Abedinezhad" w:date="2023-11-25T20:44:00Z">
        <w:r w:rsidRPr="00425311">
          <w:rPr>
            <w:rFonts w:ascii="Consolas" w:hAnsi="Consolas" w:cs="Consolas"/>
            <w:color w:val="000000"/>
            <w:rPrChange w:id="1017" w:author="Saleh Abedinezhad" w:date="2023-12-11T19:02:00Z">
              <w:rPr>
                <w:rFonts w:ascii="Consolas" w:hAnsi="Consolas" w:cs="Consolas"/>
                <w:color w:val="000000"/>
                <w:sz w:val="19"/>
                <w:szCs w:val="19"/>
              </w:rPr>
            </w:rPrChange>
          </w:rPr>
          <w:tab/>
          <w:t xml:space="preserve">[CustomerId] </w:t>
        </w:r>
        <w:r w:rsidRPr="00425311">
          <w:rPr>
            <w:rFonts w:ascii="Consolas" w:hAnsi="Consolas" w:cs="Consolas"/>
            <w:color w:val="0000FF"/>
            <w:rPrChange w:id="1018" w:author="Saleh Abedinezhad" w:date="2023-12-11T19:02:00Z">
              <w:rPr>
                <w:rFonts w:ascii="Consolas" w:hAnsi="Consolas" w:cs="Consolas"/>
                <w:color w:val="0000FF"/>
                <w:sz w:val="19"/>
                <w:szCs w:val="19"/>
              </w:rPr>
            </w:rPrChange>
          </w:rPr>
          <w:t>INT</w:t>
        </w:r>
        <w:r w:rsidRPr="00425311">
          <w:rPr>
            <w:rFonts w:ascii="Consolas" w:hAnsi="Consolas" w:cs="Consolas"/>
            <w:color w:val="000000"/>
            <w:rPrChange w:id="1019"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020" w:author="Saleh Abedinezhad" w:date="2023-12-11T19:02:00Z">
              <w:rPr>
                <w:rFonts w:ascii="Consolas" w:hAnsi="Consolas" w:cs="Consolas"/>
                <w:color w:val="808080"/>
                <w:sz w:val="19"/>
                <w:szCs w:val="19"/>
              </w:rPr>
            </w:rPrChange>
          </w:rPr>
          <w:t>NOT</w:t>
        </w:r>
        <w:r w:rsidRPr="00425311">
          <w:rPr>
            <w:rFonts w:ascii="Consolas" w:hAnsi="Consolas" w:cs="Consolas"/>
            <w:color w:val="000000"/>
            <w:rPrChange w:id="1021"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022" w:author="Saleh Abedinezhad" w:date="2023-12-11T19:02:00Z">
              <w:rPr>
                <w:rFonts w:ascii="Consolas" w:hAnsi="Consolas" w:cs="Consolas"/>
                <w:color w:val="808080"/>
                <w:sz w:val="19"/>
                <w:szCs w:val="19"/>
              </w:rPr>
            </w:rPrChange>
          </w:rPr>
          <w:t>NULL</w:t>
        </w:r>
        <w:r w:rsidRPr="00425311">
          <w:rPr>
            <w:rFonts w:ascii="Consolas" w:hAnsi="Consolas" w:cs="Consolas"/>
            <w:color w:val="000000"/>
            <w:rPrChange w:id="1023"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1024" w:author="Saleh Abedinezhad" w:date="2023-12-11T19:02:00Z">
              <w:rPr>
                <w:rFonts w:ascii="Consolas" w:hAnsi="Consolas" w:cs="Consolas"/>
                <w:color w:val="0000FF"/>
                <w:sz w:val="19"/>
                <w:szCs w:val="19"/>
              </w:rPr>
            </w:rPrChange>
          </w:rPr>
          <w:t>REFERENCES</w:t>
        </w:r>
        <w:r w:rsidRPr="00425311">
          <w:rPr>
            <w:rFonts w:ascii="Consolas" w:hAnsi="Consolas" w:cs="Consolas"/>
            <w:color w:val="000000"/>
            <w:rPrChange w:id="1025" w:author="Saleh Abedinezhad" w:date="2023-12-11T19:02:00Z">
              <w:rPr>
                <w:rFonts w:ascii="Consolas" w:hAnsi="Consolas" w:cs="Consolas"/>
                <w:color w:val="000000"/>
                <w:sz w:val="19"/>
                <w:szCs w:val="19"/>
              </w:rPr>
            </w:rPrChange>
          </w:rPr>
          <w:t>[Customers]</w:t>
        </w:r>
        <w:r w:rsidRPr="00425311">
          <w:rPr>
            <w:rFonts w:ascii="Consolas" w:hAnsi="Consolas" w:cs="Consolas"/>
            <w:color w:val="808080"/>
            <w:rPrChange w:id="1026"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1027" w:author="Saleh Abedinezhad" w:date="2023-12-11T19:02:00Z">
              <w:rPr>
                <w:rFonts w:ascii="Consolas" w:hAnsi="Consolas" w:cs="Consolas"/>
                <w:color w:val="000000"/>
                <w:sz w:val="19"/>
                <w:szCs w:val="19"/>
              </w:rPr>
            </w:rPrChange>
          </w:rPr>
          <w:t>[CustomerId]</w:t>
        </w:r>
        <w:r w:rsidRPr="00425311">
          <w:rPr>
            <w:rFonts w:ascii="Consolas" w:hAnsi="Consolas" w:cs="Consolas"/>
            <w:color w:val="808080"/>
            <w:rPrChange w:id="1028" w:author="Saleh Abedinezhad" w:date="2023-12-11T19:02:00Z">
              <w:rPr>
                <w:rFonts w:ascii="Consolas" w:hAnsi="Consolas" w:cs="Consolas"/>
                <w:color w:val="808080"/>
                <w:sz w:val="19"/>
                <w:szCs w:val="19"/>
              </w:rPr>
            </w:rPrChange>
          </w:rPr>
          <w:t>),</w:t>
        </w:r>
      </w:ins>
    </w:p>
    <w:p w14:paraId="44B04DD6" w14:textId="77777777" w:rsidR="00FD229D" w:rsidRPr="00425311" w:rsidRDefault="00FD229D" w:rsidP="00FD229D">
      <w:pPr>
        <w:autoSpaceDE w:val="0"/>
        <w:autoSpaceDN w:val="0"/>
        <w:bidi w:val="0"/>
        <w:adjustRightInd w:val="0"/>
        <w:spacing w:after="0" w:line="240" w:lineRule="auto"/>
        <w:rPr>
          <w:ins w:id="1029" w:author="Saleh Abedinezhad" w:date="2023-11-25T20:44:00Z"/>
          <w:rFonts w:ascii="Consolas" w:hAnsi="Consolas" w:cs="Consolas"/>
          <w:color w:val="000000"/>
          <w:rPrChange w:id="1030" w:author="Saleh Abedinezhad" w:date="2023-12-11T19:02:00Z">
            <w:rPr>
              <w:ins w:id="1031" w:author="Saleh Abedinezhad" w:date="2023-11-25T20:44:00Z"/>
              <w:rFonts w:ascii="Consolas" w:hAnsi="Consolas" w:cs="Consolas"/>
              <w:color w:val="000000"/>
              <w:sz w:val="19"/>
              <w:szCs w:val="19"/>
            </w:rPr>
          </w:rPrChange>
        </w:rPr>
      </w:pPr>
      <w:ins w:id="1032" w:author="Saleh Abedinezhad" w:date="2023-11-25T20:44:00Z">
        <w:r w:rsidRPr="00425311">
          <w:rPr>
            <w:rFonts w:ascii="Consolas" w:hAnsi="Consolas" w:cs="Consolas"/>
            <w:color w:val="000000"/>
            <w:rPrChange w:id="1033" w:author="Saleh Abedinezhad" w:date="2023-12-11T19:02:00Z">
              <w:rPr>
                <w:rFonts w:ascii="Consolas" w:hAnsi="Consolas" w:cs="Consolas"/>
                <w:color w:val="000000"/>
                <w:sz w:val="19"/>
                <w:szCs w:val="19"/>
              </w:rPr>
            </w:rPrChange>
          </w:rPr>
          <w:tab/>
          <w:t xml:space="preserve">[Address] </w:t>
        </w:r>
        <w:r w:rsidRPr="00425311">
          <w:rPr>
            <w:rFonts w:ascii="Consolas" w:hAnsi="Consolas" w:cs="Consolas"/>
            <w:color w:val="0000FF"/>
            <w:rPrChange w:id="1034" w:author="Saleh Abedinezhad" w:date="2023-12-11T19:02:00Z">
              <w:rPr>
                <w:rFonts w:ascii="Consolas" w:hAnsi="Consolas" w:cs="Consolas"/>
                <w:color w:val="0000FF"/>
                <w:sz w:val="19"/>
                <w:szCs w:val="19"/>
              </w:rPr>
            </w:rPrChange>
          </w:rPr>
          <w:t>NVARCHAR</w:t>
        </w:r>
        <w:r w:rsidRPr="00425311">
          <w:rPr>
            <w:rFonts w:ascii="Consolas" w:hAnsi="Consolas" w:cs="Consolas"/>
            <w:color w:val="808080"/>
            <w:rPrChange w:id="1035"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1036" w:author="Saleh Abedinezhad" w:date="2023-12-11T19:02:00Z">
              <w:rPr>
                <w:rFonts w:ascii="Consolas" w:hAnsi="Consolas" w:cs="Consolas"/>
                <w:color w:val="000000"/>
                <w:sz w:val="19"/>
                <w:szCs w:val="19"/>
              </w:rPr>
            </w:rPrChange>
          </w:rPr>
          <w:t>360</w:t>
        </w:r>
        <w:r w:rsidRPr="00425311">
          <w:rPr>
            <w:rFonts w:ascii="Consolas" w:hAnsi="Consolas" w:cs="Consolas"/>
            <w:color w:val="808080"/>
            <w:rPrChange w:id="1037"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1038"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039" w:author="Saleh Abedinezhad" w:date="2023-12-11T19:02:00Z">
              <w:rPr>
                <w:rFonts w:ascii="Consolas" w:hAnsi="Consolas" w:cs="Consolas"/>
                <w:color w:val="808080"/>
                <w:sz w:val="19"/>
                <w:szCs w:val="19"/>
              </w:rPr>
            </w:rPrChange>
          </w:rPr>
          <w:t>NOT</w:t>
        </w:r>
        <w:r w:rsidRPr="00425311">
          <w:rPr>
            <w:rFonts w:ascii="Consolas" w:hAnsi="Consolas" w:cs="Consolas"/>
            <w:color w:val="000000"/>
            <w:rPrChange w:id="1040"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041" w:author="Saleh Abedinezhad" w:date="2023-12-11T19:02:00Z">
              <w:rPr>
                <w:rFonts w:ascii="Consolas" w:hAnsi="Consolas" w:cs="Consolas"/>
                <w:color w:val="808080"/>
                <w:sz w:val="19"/>
                <w:szCs w:val="19"/>
              </w:rPr>
            </w:rPrChange>
          </w:rPr>
          <w:t>NULL,</w:t>
        </w:r>
      </w:ins>
    </w:p>
    <w:p w14:paraId="3AA6E901" w14:textId="77777777" w:rsidR="00FD229D" w:rsidRPr="00425311" w:rsidRDefault="00FD229D" w:rsidP="00FD229D">
      <w:pPr>
        <w:autoSpaceDE w:val="0"/>
        <w:autoSpaceDN w:val="0"/>
        <w:bidi w:val="0"/>
        <w:adjustRightInd w:val="0"/>
        <w:spacing w:after="0" w:line="240" w:lineRule="auto"/>
        <w:rPr>
          <w:ins w:id="1042" w:author="Saleh Abedinezhad" w:date="2023-11-25T20:44:00Z"/>
          <w:rFonts w:ascii="Consolas" w:hAnsi="Consolas" w:cs="Consolas"/>
          <w:color w:val="000000"/>
          <w:rPrChange w:id="1043" w:author="Saleh Abedinezhad" w:date="2023-12-11T19:02:00Z">
            <w:rPr>
              <w:ins w:id="1044" w:author="Saleh Abedinezhad" w:date="2023-11-25T20:44:00Z"/>
              <w:rFonts w:ascii="Consolas" w:hAnsi="Consolas" w:cs="Consolas"/>
              <w:color w:val="000000"/>
              <w:sz w:val="19"/>
              <w:szCs w:val="19"/>
            </w:rPr>
          </w:rPrChange>
        </w:rPr>
      </w:pPr>
      <w:ins w:id="1045" w:author="Saleh Abedinezhad" w:date="2023-11-25T20:44:00Z">
        <w:r w:rsidRPr="00425311">
          <w:rPr>
            <w:rFonts w:ascii="Consolas" w:hAnsi="Consolas" w:cs="Consolas"/>
            <w:color w:val="000000"/>
            <w:rPrChange w:id="1046" w:author="Saleh Abedinezhad" w:date="2023-12-11T19:02:00Z">
              <w:rPr>
                <w:rFonts w:ascii="Consolas" w:hAnsi="Consolas" w:cs="Consolas"/>
                <w:color w:val="000000"/>
                <w:sz w:val="19"/>
                <w:szCs w:val="19"/>
              </w:rPr>
            </w:rPrChange>
          </w:rPr>
          <w:tab/>
        </w:r>
        <w:r w:rsidRPr="00425311">
          <w:rPr>
            <w:rFonts w:ascii="Consolas" w:hAnsi="Consolas" w:cs="Consolas"/>
            <w:color w:val="0000FF"/>
            <w:rPrChange w:id="1047" w:author="Saleh Abedinezhad" w:date="2023-12-11T19:02:00Z">
              <w:rPr>
                <w:rFonts w:ascii="Consolas" w:hAnsi="Consolas" w:cs="Consolas"/>
                <w:color w:val="0000FF"/>
                <w:sz w:val="19"/>
                <w:szCs w:val="19"/>
              </w:rPr>
            </w:rPrChange>
          </w:rPr>
          <w:t>UNIQUE</w:t>
        </w:r>
        <w:r w:rsidRPr="00425311">
          <w:rPr>
            <w:rFonts w:ascii="Consolas" w:hAnsi="Consolas" w:cs="Consolas"/>
            <w:color w:val="808080"/>
            <w:rPrChange w:id="1048"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1049" w:author="Saleh Abedinezhad" w:date="2023-12-11T19:02:00Z">
              <w:rPr>
                <w:rFonts w:ascii="Consolas" w:hAnsi="Consolas" w:cs="Consolas"/>
                <w:color w:val="000000"/>
                <w:sz w:val="19"/>
                <w:szCs w:val="19"/>
              </w:rPr>
            </w:rPrChange>
          </w:rPr>
          <w:t>[Address]</w:t>
        </w:r>
        <w:r w:rsidRPr="00425311">
          <w:rPr>
            <w:rFonts w:ascii="Consolas" w:hAnsi="Consolas" w:cs="Consolas"/>
            <w:color w:val="808080"/>
            <w:rPrChange w:id="1050" w:author="Saleh Abedinezhad" w:date="2023-12-11T19:02:00Z">
              <w:rPr>
                <w:rFonts w:ascii="Consolas" w:hAnsi="Consolas" w:cs="Consolas"/>
                <w:color w:val="808080"/>
                <w:sz w:val="19"/>
                <w:szCs w:val="19"/>
              </w:rPr>
            </w:rPrChange>
          </w:rPr>
          <w:t>)</w:t>
        </w:r>
      </w:ins>
    </w:p>
    <w:p w14:paraId="3045922C" w14:textId="77777777" w:rsidR="00FD229D" w:rsidRPr="00425311" w:rsidRDefault="00FD229D" w:rsidP="00FD229D">
      <w:pPr>
        <w:autoSpaceDE w:val="0"/>
        <w:autoSpaceDN w:val="0"/>
        <w:bidi w:val="0"/>
        <w:adjustRightInd w:val="0"/>
        <w:spacing w:after="0" w:line="240" w:lineRule="auto"/>
        <w:rPr>
          <w:ins w:id="1051" w:author="Saleh Abedinezhad" w:date="2023-11-25T20:44:00Z"/>
          <w:rFonts w:ascii="Consolas" w:hAnsi="Consolas" w:cs="Consolas"/>
          <w:color w:val="000000"/>
          <w:rPrChange w:id="1052" w:author="Saleh Abedinezhad" w:date="2023-12-11T19:02:00Z">
            <w:rPr>
              <w:ins w:id="1053" w:author="Saleh Abedinezhad" w:date="2023-11-25T20:44:00Z"/>
              <w:rFonts w:ascii="Consolas" w:hAnsi="Consolas" w:cs="Consolas"/>
              <w:color w:val="000000"/>
              <w:sz w:val="19"/>
              <w:szCs w:val="19"/>
            </w:rPr>
          </w:rPrChange>
        </w:rPr>
      </w:pPr>
      <w:ins w:id="1054" w:author="Saleh Abedinezhad" w:date="2023-11-25T20:44:00Z">
        <w:r w:rsidRPr="00425311">
          <w:rPr>
            <w:rFonts w:ascii="Consolas" w:hAnsi="Consolas" w:cs="Consolas"/>
            <w:color w:val="808080"/>
            <w:rPrChange w:id="1055" w:author="Saleh Abedinezhad" w:date="2023-12-11T19:02:00Z">
              <w:rPr>
                <w:rFonts w:ascii="Consolas" w:hAnsi="Consolas" w:cs="Consolas"/>
                <w:color w:val="808080"/>
                <w:sz w:val="19"/>
                <w:szCs w:val="19"/>
              </w:rPr>
            </w:rPrChange>
          </w:rPr>
          <w:t>);</w:t>
        </w:r>
      </w:ins>
    </w:p>
    <w:p w14:paraId="78056E68" w14:textId="77777777" w:rsidR="00FD229D" w:rsidRPr="00425311" w:rsidRDefault="00FD229D" w:rsidP="00FD229D">
      <w:pPr>
        <w:autoSpaceDE w:val="0"/>
        <w:autoSpaceDN w:val="0"/>
        <w:bidi w:val="0"/>
        <w:adjustRightInd w:val="0"/>
        <w:spacing w:after="0" w:line="240" w:lineRule="auto"/>
        <w:rPr>
          <w:ins w:id="1056" w:author="Saleh Abedinezhad" w:date="2023-11-25T20:44:00Z"/>
          <w:rFonts w:ascii="Consolas" w:hAnsi="Consolas" w:cs="Consolas"/>
          <w:color w:val="000000"/>
          <w:rPrChange w:id="1057" w:author="Saleh Abedinezhad" w:date="2023-12-11T19:02:00Z">
            <w:rPr>
              <w:ins w:id="1058" w:author="Saleh Abedinezhad" w:date="2023-11-25T20:44:00Z"/>
              <w:rFonts w:ascii="Consolas" w:hAnsi="Consolas" w:cs="Consolas"/>
              <w:color w:val="000000"/>
              <w:sz w:val="19"/>
              <w:szCs w:val="19"/>
            </w:rPr>
          </w:rPrChange>
        </w:rPr>
      </w:pPr>
      <w:ins w:id="1059" w:author="Saleh Abedinezhad" w:date="2023-11-25T20:44:00Z">
        <w:r w:rsidRPr="00425311">
          <w:rPr>
            <w:rFonts w:ascii="Consolas" w:hAnsi="Consolas" w:cs="Consolas"/>
            <w:color w:val="0000FF"/>
            <w:rPrChange w:id="1060" w:author="Saleh Abedinezhad" w:date="2023-12-11T19:02:00Z">
              <w:rPr>
                <w:rFonts w:ascii="Consolas" w:hAnsi="Consolas" w:cs="Consolas"/>
                <w:color w:val="0000FF"/>
                <w:sz w:val="19"/>
                <w:szCs w:val="19"/>
              </w:rPr>
            </w:rPrChange>
          </w:rPr>
          <w:t>GO</w:t>
        </w:r>
      </w:ins>
    </w:p>
    <w:p w14:paraId="0369967A" w14:textId="77777777" w:rsidR="00FD229D" w:rsidRPr="00425311" w:rsidRDefault="00FD229D" w:rsidP="00FD229D">
      <w:pPr>
        <w:autoSpaceDE w:val="0"/>
        <w:autoSpaceDN w:val="0"/>
        <w:bidi w:val="0"/>
        <w:adjustRightInd w:val="0"/>
        <w:spacing w:after="0" w:line="240" w:lineRule="auto"/>
        <w:rPr>
          <w:ins w:id="1061" w:author="Saleh Abedinezhad" w:date="2023-11-25T20:44:00Z"/>
          <w:rFonts w:ascii="Consolas" w:hAnsi="Consolas" w:cs="Consolas"/>
          <w:color w:val="000000"/>
          <w:rPrChange w:id="1062" w:author="Saleh Abedinezhad" w:date="2023-12-11T19:02:00Z">
            <w:rPr>
              <w:ins w:id="1063" w:author="Saleh Abedinezhad" w:date="2023-11-25T20:44:00Z"/>
              <w:rFonts w:ascii="Consolas" w:hAnsi="Consolas" w:cs="Consolas"/>
              <w:color w:val="000000"/>
              <w:sz w:val="19"/>
              <w:szCs w:val="19"/>
            </w:rPr>
          </w:rPrChange>
        </w:rPr>
      </w:pPr>
    </w:p>
    <w:p w14:paraId="04BE8231" w14:textId="77777777" w:rsidR="00FD229D" w:rsidRPr="00425311" w:rsidRDefault="00FD229D" w:rsidP="00FD229D">
      <w:pPr>
        <w:autoSpaceDE w:val="0"/>
        <w:autoSpaceDN w:val="0"/>
        <w:bidi w:val="0"/>
        <w:adjustRightInd w:val="0"/>
        <w:spacing w:after="0" w:line="240" w:lineRule="auto"/>
        <w:rPr>
          <w:ins w:id="1064" w:author="Saleh Abedinezhad" w:date="2023-11-25T20:44:00Z"/>
          <w:rFonts w:ascii="Consolas" w:hAnsi="Consolas" w:cs="Consolas"/>
          <w:color w:val="000000"/>
          <w:rPrChange w:id="1065" w:author="Saleh Abedinezhad" w:date="2023-12-11T19:02:00Z">
            <w:rPr>
              <w:ins w:id="1066" w:author="Saleh Abedinezhad" w:date="2023-11-25T20:44:00Z"/>
              <w:rFonts w:ascii="Consolas" w:hAnsi="Consolas" w:cs="Consolas"/>
              <w:color w:val="000000"/>
              <w:sz w:val="19"/>
              <w:szCs w:val="19"/>
            </w:rPr>
          </w:rPrChange>
        </w:rPr>
      </w:pPr>
      <w:ins w:id="1067" w:author="Saleh Abedinezhad" w:date="2023-11-25T20:44:00Z">
        <w:r w:rsidRPr="00425311">
          <w:rPr>
            <w:rFonts w:ascii="Consolas" w:hAnsi="Consolas" w:cs="Consolas"/>
            <w:color w:val="0000FF"/>
            <w:rPrChange w:id="1068" w:author="Saleh Abedinezhad" w:date="2023-12-11T19:02:00Z">
              <w:rPr>
                <w:rFonts w:ascii="Consolas" w:hAnsi="Consolas" w:cs="Consolas"/>
                <w:color w:val="0000FF"/>
                <w:sz w:val="19"/>
                <w:szCs w:val="19"/>
              </w:rPr>
            </w:rPrChange>
          </w:rPr>
          <w:t>CREATE</w:t>
        </w:r>
        <w:r w:rsidRPr="00425311">
          <w:rPr>
            <w:rFonts w:ascii="Consolas" w:hAnsi="Consolas" w:cs="Consolas"/>
            <w:color w:val="000000"/>
            <w:rPrChange w:id="1069"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1070" w:author="Saleh Abedinezhad" w:date="2023-12-11T19:02:00Z">
              <w:rPr>
                <w:rFonts w:ascii="Consolas" w:hAnsi="Consolas" w:cs="Consolas"/>
                <w:color w:val="0000FF"/>
                <w:sz w:val="19"/>
                <w:szCs w:val="19"/>
              </w:rPr>
            </w:rPrChange>
          </w:rPr>
          <w:t>TABLE</w:t>
        </w:r>
        <w:r w:rsidRPr="00425311">
          <w:rPr>
            <w:rFonts w:ascii="Consolas" w:hAnsi="Consolas" w:cs="Consolas"/>
            <w:color w:val="000000"/>
            <w:rPrChange w:id="1071" w:author="Saleh Abedinezhad" w:date="2023-12-11T19:02:00Z">
              <w:rPr>
                <w:rFonts w:ascii="Consolas" w:hAnsi="Consolas" w:cs="Consolas"/>
                <w:color w:val="000000"/>
                <w:sz w:val="19"/>
                <w:szCs w:val="19"/>
              </w:rPr>
            </w:rPrChange>
          </w:rPr>
          <w:t xml:space="preserve"> [CustomerPhoneNumbers]</w:t>
        </w:r>
        <w:r w:rsidRPr="00425311">
          <w:rPr>
            <w:rFonts w:ascii="Consolas" w:hAnsi="Consolas" w:cs="Consolas"/>
            <w:color w:val="0000FF"/>
            <w:rPrChange w:id="1072" w:author="Saleh Abedinezhad" w:date="2023-12-11T19:02:00Z">
              <w:rPr>
                <w:rFonts w:ascii="Consolas" w:hAnsi="Consolas" w:cs="Consolas"/>
                <w:color w:val="0000FF"/>
                <w:sz w:val="19"/>
                <w:szCs w:val="19"/>
              </w:rPr>
            </w:rPrChange>
          </w:rPr>
          <w:t xml:space="preserve"> </w:t>
        </w:r>
        <w:r w:rsidRPr="00425311">
          <w:rPr>
            <w:rFonts w:ascii="Consolas" w:hAnsi="Consolas" w:cs="Consolas"/>
            <w:color w:val="808080"/>
            <w:rPrChange w:id="1073" w:author="Saleh Abedinezhad" w:date="2023-12-11T19:02:00Z">
              <w:rPr>
                <w:rFonts w:ascii="Consolas" w:hAnsi="Consolas" w:cs="Consolas"/>
                <w:color w:val="808080"/>
                <w:sz w:val="19"/>
                <w:szCs w:val="19"/>
              </w:rPr>
            </w:rPrChange>
          </w:rPr>
          <w:t>(</w:t>
        </w:r>
      </w:ins>
    </w:p>
    <w:p w14:paraId="1B954A4D" w14:textId="77777777" w:rsidR="00FD229D" w:rsidRPr="00425311" w:rsidRDefault="00FD229D" w:rsidP="00FD229D">
      <w:pPr>
        <w:autoSpaceDE w:val="0"/>
        <w:autoSpaceDN w:val="0"/>
        <w:bidi w:val="0"/>
        <w:adjustRightInd w:val="0"/>
        <w:spacing w:after="0" w:line="240" w:lineRule="auto"/>
        <w:rPr>
          <w:ins w:id="1074" w:author="Saleh Abedinezhad" w:date="2023-11-25T20:44:00Z"/>
          <w:rFonts w:ascii="Consolas" w:hAnsi="Consolas" w:cs="Consolas"/>
          <w:color w:val="000000"/>
          <w:rPrChange w:id="1075" w:author="Saleh Abedinezhad" w:date="2023-12-11T19:02:00Z">
            <w:rPr>
              <w:ins w:id="1076" w:author="Saleh Abedinezhad" w:date="2023-11-25T20:44:00Z"/>
              <w:rFonts w:ascii="Consolas" w:hAnsi="Consolas" w:cs="Consolas"/>
              <w:color w:val="000000"/>
              <w:sz w:val="19"/>
              <w:szCs w:val="19"/>
            </w:rPr>
          </w:rPrChange>
        </w:rPr>
      </w:pPr>
      <w:ins w:id="1077" w:author="Saleh Abedinezhad" w:date="2023-11-25T20:44:00Z">
        <w:r w:rsidRPr="00425311">
          <w:rPr>
            <w:rFonts w:ascii="Consolas" w:hAnsi="Consolas" w:cs="Consolas"/>
            <w:color w:val="000000"/>
            <w:rPrChange w:id="1078" w:author="Saleh Abedinezhad" w:date="2023-12-11T19:02:00Z">
              <w:rPr>
                <w:rFonts w:ascii="Consolas" w:hAnsi="Consolas" w:cs="Consolas"/>
                <w:color w:val="000000"/>
                <w:sz w:val="19"/>
                <w:szCs w:val="19"/>
              </w:rPr>
            </w:rPrChange>
          </w:rPr>
          <w:tab/>
          <w:t xml:space="preserve">[PhoneId] </w:t>
        </w:r>
        <w:r w:rsidRPr="00425311">
          <w:rPr>
            <w:rFonts w:ascii="Consolas" w:hAnsi="Consolas" w:cs="Consolas"/>
            <w:color w:val="0000FF"/>
            <w:rPrChange w:id="1079" w:author="Saleh Abedinezhad" w:date="2023-12-11T19:02:00Z">
              <w:rPr>
                <w:rFonts w:ascii="Consolas" w:hAnsi="Consolas" w:cs="Consolas"/>
                <w:color w:val="0000FF"/>
                <w:sz w:val="19"/>
                <w:szCs w:val="19"/>
              </w:rPr>
            </w:rPrChange>
          </w:rPr>
          <w:t>INT</w:t>
        </w:r>
        <w:r w:rsidRPr="00425311">
          <w:rPr>
            <w:rFonts w:ascii="Consolas" w:hAnsi="Consolas" w:cs="Consolas"/>
            <w:color w:val="000000"/>
            <w:rPrChange w:id="1080"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1081" w:author="Saleh Abedinezhad" w:date="2023-12-11T19:02:00Z">
              <w:rPr>
                <w:rFonts w:ascii="Consolas" w:hAnsi="Consolas" w:cs="Consolas"/>
                <w:color w:val="0000FF"/>
                <w:sz w:val="19"/>
                <w:szCs w:val="19"/>
              </w:rPr>
            </w:rPrChange>
          </w:rPr>
          <w:t>IDENTITY</w:t>
        </w:r>
        <w:r w:rsidRPr="00425311">
          <w:rPr>
            <w:rFonts w:ascii="Consolas" w:hAnsi="Consolas" w:cs="Consolas"/>
            <w:color w:val="000000"/>
            <w:rPrChange w:id="1082"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083" w:author="Saleh Abedinezhad" w:date="2023-12-11T19:02:00Z">
              <w:rPr>
                <w:rFonts w:ascii="Consolas" w:hAnsi="Consolas" w:cs="Consolas"/>
                <w:color w:val="808080"/>
                <w:sz w:val="19"/>
                <w:szCs w:val="19"/>
              </w:rPr>
            </w:rPrChange>
          </w:rPr>
          <w:t>NOT</w:t>
        </w:r>
        <w:r w:rsidRPr="00425311">
          <w:rPr>
            <w:rFonts w:ascii="Consolas" w:hAnsi="Consolas" w:cs="Consolas"/>
            <w:color w:val="000000"/>
            <w:rPrChange w:id="1084"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085" w:author="Saleh Abedinezhad" w:date="2023-12-11T19:02:00Z">
              <w:rPr>
                <w:rFonts w:ascii="Consolas" w:hAnsi="Consolas" w:cs="Consolas"/>
                <w:color w:val="808080"/>
                <w:sz w:val="19"/>
                <w:szCs w:val="19"/>
              </w:rPr>
            </w:rPrChange>
          </w:rPr>
          <w:t>NULL</w:t>
        </w:r>
        <w:r w:rsidRPr="00425311">
          <w:rPr>
            <w:rFonts w:ascii="Consolas" w:hAnsi="Consolas" w:cs="Consolas"/>
            <w:color w:val="000000"/>
            <w:rPrChange w:id="1086"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1087" w:author="Saleh Abedinezhad" w:date="2023-12-11T19:02:00Z">
              <w:rPr>
                <w:rFonts w:ascii="Consolas" w:hAnsi="Consolas" w:cs="Consolas"/>
                <w:color w:val="0000FF"/>
                <w:sz w:val="19"/>
                <w:szCs w:val="19"/>
              </w:rPr>
            </w:rPrChange>
          </w:rPr>
          <w:t>PRIMARY</w:t>
        </w:r>
        <w:r w:rsidRPr="00425311">
          <w:rPr>
            <w:rFonts w:ascii="Consolas" w:hAnsi="Consolas" w:cs="Consolas"/>
            <w:color w:val="000000"/>
            <w:rPrChange w:id="1088"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1089" w:author="Saleh Abedinezhad" w:date="2023-12-11T19:02:00Z">
              <w:rPr>
                <w:rFonts w:ascii="Consolas" w:hAnsi="Consolas" w:cs="Consolas"/>
                <w:color w:val="0000FF"/>
                <w:sz w:val="19"/>
                <w:szCs w:val="19"/>
              </w:rPr>
            </w:rPrChange>
          </w:rPr>
          <w:t>KEY</w:t>
        </w:r>
        <w:r w:rsidRPr="00425311">
          <w:rPr>
            <w:rFonts w:ascii="Consolas" w:hAnsi="Consolas" w:cs="Consolas"/>
            <w:color w:val="808080"/>
            <w:rPrChange w:id="1090" w:author="Saleh Abedinezhad" w:date="2023-12-11T19:02:00Z">
              <w:rPr>
                <w:rFonts w:ascii="Consolas" w:hAnsi="Consolas" w:cs="Consolas"/>
                <w:color w:val="808080"/>
                <w:sz w:val="19"/>
                <w:szCs w:val="19"/>
              </w:rPr>
            </w:rPrChange>
          </w:rPr>
          <w:t>,</w:t>
        </w:r>
      </w:ins>
    </w:p>
    <w:p w14:paraId="49501DCD" w14:textId="77777777" w:rsidR="00FD229D" w:rsidRPr="00425311" w:rsidRDefault="00FD229D" w:rsidP="00FD229D">
      <w:pPr>
        <w:autoSpaceDE w:val="0"/>
        <w:autoSpaceDN w:val="0"/>
        <w:bidi w:val="0"/>
        <w:adjustRightInd w:val="0"/>
        <w:spacing w:after="0" w:line="240" w:lineRule="auto"/>
        <w:rPr>
          <w:ins w:id="1091" w:author="Saleh Abedinezhad" w:date="2023-11-25T20:44:00Z"/>
          <w:rFonts w:ascii="Consolas" w:hAnsi="Consolas" w:cs="Consolas"/>
          <w:color w:val="000000"/>
          <w:rPrChange w:id="1092" w:author="Saleh Abedinezhad" w:date="2023-12-11T19:02:00Z">
            <w:rPr>
              <w:ins w:id="1093" w:author="Saleh Abedinezhad" w:date="2023-11-25T20:44:00Z"/>
              <w:rFonts w:ascii="Consolas" w:hAnsi="Consolas" w:cs="Consolas"/>
              <w:color w:val="000000"/>
              <w:sz w:val="19"/>
              <w:szCs w:val="19"/>
            </w:rPr>
          </w:rPrChange>
        </w:rPr>
      </w:pPr>
      <w:ins w:id="1094" w:author="Saleh Abedinezhad" w:date="2023-11-25T20:44:00Z">
        <w:r w:rsidRPr="00425311">
          <w:rPr>
            <w:rFonts w:ascii="Consolas" w:hAnsi="Consolas" w:cs="Consolas"/>
            <w:color w:val="000000"/>
            <w:rPrChange w:id="1095" w:author="Saleh Abedinezhad" w:date="2023-12-11T19:02:00Z">
              <w:rPr>
                <w:rFonts w:ascii="Consolas" w:hAnsi="Consolas" w:cs="Consolas"/>
                <w:color w:val="000000"/>
                <w:sz w:val="19"/>
                <w:szCs w:val="19"/>
              </w:rPr>
            </w:rPrChange>
          </w:rPr>
          <w:tab/>
          <w:t xml:space="preserve">[CustomerId] </w:t>
        </w:r>
        <w:r w:rsidRPr="00425311">
          <w:rPr>
            <w:rFonts w:ascii="Consolas" w:hAnsi="Consolas" w:cs="Consolas"/>
            <w:color w:val="0000FF"/>
            <w:rPrChange w:id="1096" w:author="Saleh Abedinezhad" w:date="2023-12-11T19:02:00Z">
              <w:rPr>
                <w:rFonts w:ascii="Consolas" w:hAnsi="Consolas" w:cs="Consolas"/>
                <w:color w:val="0000FF"/>
                <w:sz w:val="19"/>
                <w:szCs w:val="19"/>
              </w:rPr>
            </w:rPrChange>
          </w:rPr>
          <w:t>INT</w:t>
        </w:r>
        <w:r w:rsidRPr="00425311">
          <w:rPr>
            <w:rFonts w:ascii="Consolas" w:hAnsi="Consolas" w:cs="Consolas"/>
            <w:color w:val="000000"/>
            <w:rPrChange w:id="1097"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098" w:author="Saleh Abedinezhad" w:date="2023-12-11T19:02:00Z">
              <w:rPr>
                <w:rFonts w:ascii="Consolas" w:hAnsi="Consolas" w:cs="Consolas"/>
                <w:color w:val="808080"/>
                <w:sz w:val="19"/>
                <w:szCs w:val="19"/>
              </w:rPr>
            </w:rPrChange>
          </w:rPr>
          <w:t>NOT</w:t>
        </w:r>
        <w:r w:rsidRPr="00425311">
          <w:rPr>
            <w:rFonts w:ascii="Consolas" w:hAnsi="Consolas" w:cs="Consolas"/>
            <w:color w:val="000000"/>
            <w:rPrChange w:id="1099"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100" w:author="Saleh Abedinezhad" w:date="2023-12-11T19:02:00Z">
              <w:rPr>
                <w:rFonts w:ascii="Consolas" w:hAnsi="Consolas" w:cs="Consolas"/>
                <w:color w:val="808080"/>
                <w:sz w:val="19"/>
                <w:szCs w:val="19"/>
              </w:rPr>
            </w:rPrChange>
          </w:rPr>
          <w:t>NULL</w:t>
        </w:r>
        <w:r w:rsidRPr="00425311">
          <w:rPr>
            <w:rFonts w:ascii="Consolas" w:hAnsi="Consolas" w:cs="Consolas"/>
            <w:color w:val="000000"/>
            <w:rPrChange w:id="1101"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1102" w:author="Saleh Abedinezhad" w:date="2023-12-11T19:02:00Z">
              <w:rPr>
                <w:rFonts w:ascii="Consolas" w:hAnsi="Consolas" w:cs="Consolas"/>
                <w:color w:val="0000FF"/>
                <w:sz w:val="19"/>
                <w:szCs w:val="19"/>
              </w:rPr>
            </w:rPrChange>
          </w:rPr>
          <w:t>REFERENCES</w:t>
        </w:r>
        <w:r w:rsidRPr="00425311">
          <w:rPr>
            <w:rFonts w:ascii="Consolas" w:hAnsi="Consolas" w:cs="Consolas"/>
            <w:color w:val="000000"/>
            <w:rPrChange w:id="1103" w:author="Saleh Abedinezhad" w:date="2023-12-11T19:02:00Z">
              <w:rPr>
                <w:rFonts w:ascii="Consolas" w:hAnsi="Consolas" w:cs="Consolas"/>
                <w:color w:val="000000"/>
                <w:sz w:val="19"/>
                <w:szCs w:val="19"/>
              </w:rPr>
            </w:rPrChange>
          </w:rPr>
          <w:t>[Customers]</w:t>
        </w:r>
        <w:r w:rsidRPr="00425311">
          <w:rPr>
            <w:rFonts w:ascii="Consolas" w:hAnsi="Consolas" w:cs="Consolas"/>
            <w:color w:val="808080"/>
            <w:rPrChange w:id="1104"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1105" w:author="Saleh Abedinezhad" w:date="2023-12-11T19:02:00Z">
              <w:rPr>
                <w:rFonts w:ascii="Consolas" w:hAnsi="Consolas" w:cs="Consolas"/>
                <w:color w:val="000000"/>
                <w:sz w:val="19"/>
                <w:szCs w:val="19"/>
              </w:rPr>
            </w:rPrChange>
          </w:rPr>
          <w:t>[CustomerId]</w:t>
        </w:r>
        <w:r w:rsidRPr="00425311">
          <w:rPr>
            <w:rFonts w:ascii="Consolas" w:hAnsi="Consolas" w:cs="Consolas"/>
            <w:color w:val="808080"/>
            <w:rPrChange w:id="1106" w:author="Saleh Abedinezhad" w:date="2023-12-11T19:02:00Z">
              <w:rPr>
                <w:rFonts w:ascii="Consolas" w:hAnsi="Consolas" w:cs="Consolas"/>
                <w:color w:val="808080"/>
                <w:sz w:val="19"/>
                <w:szCs w:val="19"/>
              </w:rPr>
            </w:rPrChange>
          </w:rPr>
          <w:t>),</w:t>
        </w:r>
      </w:ins>
    </w:p>
    <w:p w14:paraId="2194134C" w14:textId="77777777" w:rsidR="00FD229D" w:rsidRPr="00425311" w:rsidRDefault="00FD229D" w:rsidP="00FD229D">
      <w:pPr>
        <w:autoSpaceDE w:val="0"/>
        <w:autoSpaceDN w:val="0"/>
        <w:bidi w:val="0"/>
        <w:adjustRightInd w:val="0"/>
        <w:spacing w:after="0" w:line="240" w:lineRule="auto"/>
        <w:rPr>
          <w:ins w:id="1107" w:author="Saleh Abedinezhad" w:date="2023-11-25T20:44:00Z"/>
          <w:rFonts w:ascii="Consolas" w:hAnsi="Consolas" w:cs="Consolas"/>
          <w:color w:val="000000"/>
          <w:rPrChange w:id="1108" w:author="Saleh Abedinezhad" w:date="2023-12-11T19:02:00Z">
            <w:rPr>
              <w:ins w:id="1109" w:author="Saleh Abedinezhad" w:date="2023-11-25T20:44:00Z"/>
              <w:rFonts w:ascii="Consolas" w:hAnsi="Consolas" w:cs="Consolas"/>
              <w:color w:val="000000"/>
              <w:sz w:val="19"/>
              <w:szCs w:val="19"/>
            </w:rPr>
          </w:rPrChange>
        </w:rPr>
      </w:pPr>
      <w:ins w:id="1110" w:author="Saleh Abedinezhad" w:date="2023-11-25T20:44:00Z">
        <w:r w:rsidRPr="00425311">
          <w:rPr>
            <w:rFonts w:ascii="Consolas" w:hAnsi="Consolas" w:cs="Consolas"/>
            <w:color w:val="000000"/>
            <w:rPrChange w:id="1111" w:author="Saleh Abedinezhad" w:date="2023-12-11T19:02:00Z">
              <w:rPr>
                <w:rFonts w:ascii="Consolas" w:hAnsi="Consolas" w:cs="Consolas"/>
                <w:color w:val="000000"/>
                <w:sz w:val="19"/>
                <w:szCs w:val="19"/>
              </w:rPr>
            </w:rPrChange>
          </w:rPr>
          <w:tab/>
          <w:t xml:space="preserve">[Numbere] </w:t>
        </w:r>
        <w:r w:rsidRPr="00425311">
          <w:rPr>
            <w:rFonts w:ascii="Consolas" w:hAnsi="Consolas" w:cs="Consolas"/>
            <w:color w:val="0000FF"/>
            <w:rPrChange w:id="1112" w:author="Saleh Abedinezhad" w:date="2023-12-11T19:02:00Z">
              <w:rPr>
                <w:rFonts w:ascii="Consolas" w:hAnsi="Consolas" w:cs="Consolas"/>
                <w:color w:val="0000FF"/>
                <w:sz w:val="19"/>
                <w:szCs w:val="19"/>
              </w:rPr>
            </w:rPrChange>
          </w:rPr>
          <w:t>NVARCHAR</w:t>
        </w:r>
        <w:r w:rsidRPr="00425311">
          <w:rPr>
            <w:rFonts w:ascii="Consolas" w:hAnsi="Consolas" w:cs="Consolas"/>
            <w:color w:val="808080"/>
            <w:rPrChange w:id="1113"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1114" w:author="Saleh Abedinezhad" w:date="2023-12-11T19:02:00Z">
              <w:rPr>
                <w:rFonts w:ascii="Consolas" w:hAnsi="Consolas" w:cs="Consolas"/>
                <w:color w:val="000000"/>
                <w:sz w:val="19"/>
                <w:szCs w:val="19"/>
              </w:rPr>
            </w:rPrChange>
          </w:rPr>
          <w:t>10</w:t>
        </w:r>
        <w:r w:rsidRPr="00425311">
          <w:rPr>
            <w:rFonts w:ascii="Consolas" w:hAnsi="Consolas" w:cs="Consolas"/>
            <w:color w:val="808080"/>
            <w:rPrChange w:id="1115"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1116"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117" w:author="Saleh Abedinezhad" w:date="2023-12-11T19:02:00Z">
              <w:rPr>
                <w:rFonts w:ascii="Consolas" w:hAnsi="Consolas" w:cs="Consolas"/>
                <w:color w:val="808080"/>
                <w:sz w:val="19"/>
                <w:szCs w:val="19"/>
              </w:rPr>
            </w:rPrChange>
          </w:rPr>
          <w:t>NOT</w:t>
        </w:r>
        <w:r w:rsidRPr="00425311">
          <w:rPr>
            <w:rFonts w:ascii="Consolas" w:hAnsi="Consolas" w:cs="Consolas"/>
            <w:color w:val="000000"/>
            <w:rPrChange w:id="1118"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119" w:author="Saleh Abedinezhad" w:date="2023-12-11T19:02:00Z">
              <w:rPr>
                <w:rFonts w:ascii="Consolas" w:hAnsi="Consolas" w:cs="Consolas"/>
                <w:color w:val="808080"/>
                <w:sz w:val="19"/>
                <w:szCs w:val="19"/>
              </w:rPr>
            </w:rPrChange>
          </w:rPr>
          <w:t>NULL,</w:t>
        </w:r>
      </w:ins>
    </w:p>
    <w:p w14:paraId="48B50B92" w14:textId="77777777" w:rsidR="00FD229D" w:rsidRPr="00425311" w:rsidRDefault="00FD229D" w:rsidP="00FD229D">
      <w:pPr>
        <w:autoSpaceDE w:val="0"/>
        <w:autoSpaceDN w:val="0"/>
        <w:bidi w:val="0"/>
        <w:adjustRightInd w:val="0"/>
        <w:spacing w:after="0" w:line="240" w:lineRule="auto"/>
        <w:rPr>
          <w:ins w:id="1120" w:author="Saleh Abedinezhad" w:date="2023-11-25T20:44:00Z"/>
          <w:rFonts w:ascii="Consolas" w:hAnsi="Consolas" w:cs="Consolas"/>
          <w:color w:val="000000"/>
          <w:rPrChange w:id="1121" w:author="Saleh Abedinezhad" w:date="2023-12-11T19:02:00Z">
            <w:rPr>
              <w:ins w:id="1122" w:author="Saleh Abedinezhad" w:date="2023-11-25T20:44:00Z"/>
              <w:rFonts w:ascii="Consolas" w:hAnsi="Consolas" w:cs="Consolas"/>
              <w:color w:val="000000"/>
              <w:sz w:val="19"/>
              <w:szCs w:val="19"/>
            </w:rPr>
          </w:rPrChange>
        </w:rPr>
      </w:pPr>
      <w:ins w:id="1123" w:author="Saleh Abedinezhad" w:date="2023-11-25T20:44:00Z">
        <w:r w:rsidRPr="00425311">
          <w:rPr>
            <w:rFonts w:ascii="Consolas" w:hAnsi="Consolas" w:cs="Consolas"/>
            <w:color w:val="000000"/>
            <w:rPrChange w:id="1124" w:author="Saleh Abedinezhad" w:date="2023-12-11T19:02:00Z">
              <w:rPr>
                <w:rFonts w:ascii="Consolas" w:hAnsi="Consolas" w:cs="Consolas"/>
                <w:color w:val="000000"/>
                <w:sz w:val="19"/>
                <w:szCs w:val="19"/>
              </w:rPr>
            </w:rPrChange>
          </w:rPr>
          <w:tab/>
          <w:t xml:space="preserve">[IsMobile] </w:t>
        </w:r>
        <w:r w:rsidRPr="00425311">
          <w:rPr>
            <w:rFonts w:ascii="Consolas" w:hAnsi="Consolas" w:cs="Consolas"/>
            <w:color w:val="0000FF"/>
            <w:rPrChange w:id="1125" w:author="Saleh Abedinezhad" w:date="2023-12-11T19:02:00Z">
              <w:rPr>
                <w:rFonts w:ascii="Consolas" w:hAnsi="Consolas" w:cs="Consolas"/>
                <w:color w:val="0000FF"/>
                <w:sz w:val="19"/>
                <w:szCs w:val="19"/>
              </w:rPr>
            </w:rPrChange>
          </w:rPr>
          <w:t>BIT</w:t>
        </w:r>
        <w:r w:rsidRPr="00425311">
          <w:rPr>
            <w:rFonts w:ascii="Consolas" w:hAnsi="Consolas" w:cs="Consolas"/>
            <w:color w:val="000000"/>
            <w:rPrChange w:id="1126"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127" w:author="Saleh Abedinezhad" w:date="2023-12-11T19:02:00Z">
              <w:rPr>
                <w:rFonts w:ascii="Consolas" w:hAnsi="Consolas" w:cs="Consolas"/>
                <w:color w:val="808080"/>
                <w:sz w:val="19"/>
                <w:szCs w:val="19"/>
              </w:rPr>
            </w:rPrChange>
          </w:rPr>
          <w:t>NOT</w:t>
        </w:r>
        <w:r w:rsidRPr="00425311">
          <w:rPr>
            <w:rFonts w:ascii="Consolas" w:hAnsi="Consolas" w:cs="Consolas"/>
            <w:color w:val="000000"/>
            <w:rPrChange w:id="1128"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129" w:author="Saleh Abedinezhad" w:date="2023-12-11T19:02:00Z">
              <w:rPr>
                <w:rFonts w:ascii="Consolas" w:hAnsi="Consolas" w:cs="Consolas"/>
                <w:color w:val="808080"/>
                <w:sz w:val="19"/>
                <w:szCs w:val="19"/>
              </w:rPr>
            </w:rPrChange>
          </w:rPr>
          <w:t>NULL</w:t>
        </w:r>
        <w:r w:rsidRPr="00425311">
          <w:rPr>
            <w:rFonts w:ascii="Consolas" w:hAnsi="Consolas" w:cs="Consolas"/>
            <w:color w:val="000000"/>
            <w:rPrChange w:id="1130"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1131" w:author="Saleh Abedinezhad" w:date="2023-12-11T19:02:00Z">
              <w:rPr>
                <w:rFonts w:ascii="Consolas" w:hAnsi="Consolas" w:cs="Consolas"/>
                <w:color w:val="0000FF"/>
                <w:sz w:val="19"/>
                <w:szCs w:val="19"/>
              </w:rPr>
            </w:rPrChange>
          </w:rPr>
          <w:t>DEFAULT</w:t>
        </w:r>
        <w:r w:rsidRPr="00425311">
          <w:rPr>
            <w:rFonts w:ascii="Consolas" w:hAnsi="Consolas" w:cs="Consolas"/>
            <w:color w:val="808080"/>
            <w:rPrChange w:id="1132"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1133" w:author="Saleh Abedinezhad" w:date="2023-12-11T19:02:00Z">
              <w:rPr>
                <w:rFonts w:ascii="Consolas" w:hAnsi="Consolas" w:cs="Consolas"/>
                <w:color w:val="000000"/>
                <w:sz w:val="19"/>
                <w:szCs w:val="19"/>
              </w:rPr>
            </w:rPrChange>
          </w:rPr>
          <w:t>0</w:t>
        </w:r>
        <w:r w:rsidRPr="00425311">
          <w:rPr>
            <w:rFonts w:ascii="Consolas" w:hAnsi="Consolas" w:cs="Consolas"/>
            <w:color w:val="808080"/>
            <w:rPrChange w:id="1134" w:author="Saleh Abedinezhad" w:date="2023-12-11T19:02:00Z">
              <w:rPr>
                <w:rFonts w:ascii="Consolas" w:hAnsi="Consolas" w:cs="Consolas"/>
                <w:color w:val="808080"/>
                <w:sz w:val="19"/>
                <w:szCs w:val="19"/>
              </w:rPr>
            </w:rPrChange>
          </w:rPr>
          <w:t>)</w:t>
        </w:r>
      </w:ins>
    </w:p>
    <w:p w14:paraId="6489CC62" w14:textId="77777777" w:rsidR="00FD229D" w:rsidRPr="00425311" w:rsidRDefault="00FD229D" w:rsidP="00FD229D">
      <w:pPr>
        <w:autoSpaceDE w:val="0"/>
        <w:autoSpaceDN w:val="0"/>
        <w:bidi w:val="0"/>
        <w:adjustRightInd w:val="0"/>
        <w:spacing w:after="0" w:line="240" w:lineRule="auto"/>
        <w:rPr>
          <w:ins w:id="1135" w:author="Saleh Abedinezhad" w:date="2023-11-25T20:44:00Z"/>
          <w:rFonts w:ascii="Consolas" w:hAnsi="Consolas" w:cs="Consolas"/>
          <w:color w:val="000000"/>
          <w:rPrChange w:id="1136" w:author="Saleh Abedinezhad" w:date="2023-12-11T19:02:00Z">
            <w:rPr>
              <w:ins w:id="1137" w:author="Saleh Abedinezhad" w:date="2023-11-25T20:44:00Z"/>
              <w:rFonts w:ascii="Consolas" w:hAnsi="Consolas" w:cs="Consolas"/>
              <w:color w:val="000000"/>
              <w:sz w:val="19"/>
              <w:szCs w:val="19"/>
            </w:rPr>
          </w:rPrChange>
        </w:rPr>
      </w:pPr>
      <w:ins w:id="1138" w:author="Saleh Abedinezhad" w:date="2023-11-25T20:44:00Z">
        <w:r w:rsidRPr="00425311">
          <w:rPr>
            <w:rFonts w:ascii="Consolas" w:hAnsi="Consolas" w:cs="Consolas"/>
            <w:color w:val="808080"/>
            <w:rPrChange w:id="1139" w:author="Saleh Abedinezhad" w:date="2023-12-11T19:02:00Z">
              <w:rPr>
                <w:rFonts w:ascii="Consolas" w:hAnsi="Consolas" w:cs="Consolas"/>
                <w:color w:val="808080"/>
                <w:sz w:val="19"/>
                <w:szCs w:val="19"/>
              </w:rPr>
            </w:rPrChange>
          </w:rPr>
          <w:t>);</w:t>
        </w:r>
      </w:ins>
    </w:p>
    <w:p w14:paraId="1572BE78" w14:textId="77777777" w:rsidR="00FD229D" w:rsidRPr="00425311" w:rsidRDefault="00FD229D" w:rsidP="00FD229D">
      <w:pPr>
        <w:autoSpaceDE w:val="0"/>
        <w:autoSpaceDN w:val="0"/>
        <w:bidi w:val="0"/>
        <w:adjustRightInd w:val="0"/>
        <w:spacing w:after="0" w:line="240" w:lineRule="auto"/>
        <w:rPr>
          <w:ins w:id="1140" w:author="Saleh Abedinezhad" w:date="2023-11-25T20:44:00Z"/>
          <w:rFonts w:ascii="Consolas" w:hAnsi="Consolas" w:cs="Consolas"/>
          <w:color w:val="000000"/>
          <w:rPrChange w:id="1141" w:author="Saleh Abedinezhad" w:date="2023-12-11T19:02:00Z">
            <w:rPr>
              <w:ins w:id="1142" w:author="Saleh Abedinezhad" w:date="2023-11-25T20:44:00Z"/>
              <w:rFonts w:ascii="Consolas" w:hAnsi="Consolas" w:cs="Consolas"/>
              <w:color w:val="000000"/>
              <w:sz w:val="19"/>
              <w:szCs w:val="19"/>
            </w:rPr>
          </w:rPrChange>
        </w:rPr>
      </w:pPr>
      <w:ins w:id="1143" w:author="Saleh Abedinezhad" w:date="2023-11-25T20:44:00Z">
        <w:r w:rsidRPr="00425311">
          <w:rPr>
            <w:rFonts w:ascii="Consolas" w:hAnsi="Consolas" w:cs="Consolas"/>
            <w:color w:val="0000FF"/>
            <w:rPrChange w:id="1144" w:author="Saleh Abedinezhad" w:date="2023-12-11T19:02:00Z">
              <w:rPr>
                <w:rFonts w:ascii="Consolas" w:hAnsi="Consolas" w:cs="Consolas"/>
                <w:color w:val="0000FF"/>
                <w:sz w:val="19"/>
                <w:szCs w:val="19"/>
              </w:rPr>
            </w:rPrChange>
          </w:rPr>
          <w:t>GO</w:t>
        </w:r>
      </w:ins>
    </w:p>
    <w:p w14:paraId="6E01C686" w14:textId="77777777" w:rsidR="00FD229D" w:rsidRPr="00425311" w:rsidRDefault="00FD229D" w:rsidP="00FD229D">
      <w:pPr>
        <w:autoSpaceDE w:val="0"/>
        <w:autoSpaceDN w:val="0"/>
        <w:bidi w:val="0"/>
        <w:adjustRightInd w:val="0"/>
        <w:spacing w:after="0" w:line="240" w:lineRule="auto"/>
        <w:rPr>
          <w:ins w:id="1145" w:author="Saleh Abedinezhad" w:date="2023-11-25T20:44:00Z"/>
          <w:rFonts w:ascii="Consolas" w:hAnsi="Consolas" w:cs="Consolas"/>
          <w:color w:val="000000"/>
          <w:rPrChange w:id="1146" w:author="Saleh Abedinezhad" w:date="2023-12-11T19:02:00Z">
            <w:rPr>
              <w:ins w:id="1147" w:author="Saleh Abedinezhad" w:date="2023-11-25T20:44:00Z"/>
              <w:rFonts w:ascii="Consolas" w:hAnsi="Consolas" w:cs="Consolas"/>
              <w:color w:val="000000"/>
              <w:sz w:val="19"/>
              <w:szCs w:val="19"/>
            </w:rPr>
          </w:rPrChange>
        </w:rPr>
      </w:pPr>
    </w:p>
    <w:p w14:paraId="552A0714" w14:textId="77777777" w:rsidR="00FD229D" w:rsidRPr="00425311" w:rsidRDefault="00FD229D" w:rsidP="00FD229D">
      <w:pPr>
        <w:autoSpaceDE w:val="0"/>
        <w:autoSpaceDN w:val="0"/>
        <w:bidi w:val="0"/>
        <w:adjustRightInd w:val="0"/>
        <w:spacing w:after="0" w:line="240" w:lineRule="auto"/>
        <w:rPr>
          <w:ins w:id="1148" w:author="Saleh Abedinezhad" w:date="2023-11-25T20:44:00Z"/>
          <w:rFonts w:ascii="Consolas" w:hAnsi="Consolas" w:cs="Consolas"/>
          <w:color w:val="000000"/>
          <w:rPrChange w:id="1149" w:author="Saleh Abedinezhad" w:date="2023-12-11T19:02:00Z">
            <w:rPr>
              <w:ins w:id="1150" w:author="Saleh Abedinezhad" w:date="2023-11-25T20:44:00Z"/>
              <w:rFonts w:ascii="Consolas" w:hAnsi="Consolas" w:cs="Consolas"/>
              <w:color w:val="000000"/>
              <w:sz w:val="19"/>
              <w:szCs w:val="19"/>
            </w:rPr>
          </w:rPrChange>
        </w:rPr>
      </w:pPr>
      <w:ins w:id="1151" w:author="Saleh Abedinezhad" w:date="2023-11-25T20:44:00Z">
        <w:r w:rsidRPr="00425311">
          <w:rPr>
            <w:rFonts w:ascii="Consolas" w:hAnsi="Consolas" w:cs="Consolas"/>
            <w:color w:val="0000FF"/>
            <w:rPrChange w:id="1152" w:author="Saleh Abedinezhad" w:date="2023-12-11T19:02:00Z">
              <w:rPr>
                <w:rFonts w:ascii="Consolas" w:hAnsi="Consolas" w:cs="Consolas"/>
                <w:color w:val="0000FF"/>
                <w:sz w:val="19"/>
                <w:szCs w:val="19"/>
              </w:rPr>
            </w:rPrChange>
          </w:rPr>
          <w:t>CREATE</w:t>
        </w:r>
        <w:r w:rsidRPr="00425311">
          <w:rPr>
            <w:rFonts w:ascii="Consolas" w:hAnsi="Consolas" w:cs="Consolas"/>
            <w:color w:val="000000"/>
            <w:rPrChange w:id="1153"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1154" w:author="Saleh Abedinezhad" w:date="2023-12-11T19:02:00Z">
              <w:rPr>
                <w:rFonts w:ascii="Consolas" w:hAnsi="Consolas" w:cs="Consolas"/>
                <w:color w:val="0000FF"/>
                <w:sz w:val="19"/>
                <w:szCs w:val="19"/>
              </w:rPr>
            </w:rPrChange>
          </w:rPr>
          <w:t>TABLE</w:t>
        </w:r>
        <w:r w:rsidRPr="00425311">
          <w:rPr>
            <w:rFonts w:ascii="Consolas" w:hAnsi="Consolas" w:cs="Consolas"/>
            <w:color w:val="000000"/>
            <w:rPrChange w:id="1155" w:author="Saleh Abedinezhad" w:date="2023-12-11T19:02:00Z">
              <w:rPr>
                <w:rFonts w:ascii="Consolas" w:hAnsi="Consolas" w:cs="Consolas"/>
                <w:color w:val="000000"/>
                <w:sz w:val="19"/>
                <w:szCs w:val="19"/>
              </w:rPr>
            </w:rPrChange>
          </w:rPr>
          <w:t xml:space="preserve"> [ProductCategories]</w:t>
        </w:r>
        <w:r w:rsidRPr="00425311">
          <w:rPr>
            <w:rFonts w:ascii="Consolas" w:hAnsi="Consolas" w:cs="Consolas"/>
            <w:color w:val="0000FF"/>
            <w:rPrChange w:id="1156" w:author="Saleh Abedinezhad" w:date="2023-12-11T19:02:00Z">
              <w:rPr>
                <w:rFonts w:ascii="Consolas" w:hAnsi="Consolas" w:cs="Consolas"/>
                <w:color w:val="0000FF"/>
                <w:sz w:val="19"/>
                <w:szCs w:val="19"/>
              </w:rPr>
            </w:rPrChange>
          </w:rPr>
          <w:t xml:space="preserve"> </w:t>
        </w:r>
        <w:r w:rsidRPr="00425311">
          <w:rPr>
            <w:rFonts w:ascii="Consolas" w:hAnsi="Consolas" w:cs="Consolas"/>
            <w:color w:val="808080"/>
            <w:rPrChange w:id="1157" w:author="Saleh Abedinezhad" w:date="2023-12-11T19:02:00Z">
              <w:rPr>
                <w:rFonts w:ascii="Consolas" w:hAnsi="Consolas" w:cs="Consolas"/>
                <w:color w:val="808080"/>
                <w:sz w:val="19"/>
                <w:szCs w:val="19"/>
              </w:rPr>
            </w:rPrChange>
          </w:rPr>
          <w:t>(</w:t>
        </w:r>
      </w:ins>
    </w:p>
    <w:p w14:paraId="485E629B" w14:textId="77777777" w:rsidR="00FD229D" w:rsidRPr="00425311" w:rsidRDefault="00FD229D" w:rsidP="00FD229D">
      <w:pPr>
        <w:autoSpaceDE w:val="0"/>
        <w:autoSpaceDN w:val="0"/>
        <w:bidi w:val="0"/>
        <w:adjustRightInd w:val="0"/>
        <w:spacing w:after="0" w:line="240" w:lineRule="auto"/>
        <w:rPr>
          <w:ins w:id="1158" w:author="Saleh Abedinezhad" w:date="2023-11-25T20:44:00Z"/>
          <w:rFonts w:ascii="Consolas" w:hAnsi="Consolas" w:cs="Consolas"/>
          <w:color w:val="000000"/>
          <w:rPrChange w:id="1159" w:author="Saleh Abedinezhad" w:date="2023-12-11T19:02:00Z">
            <w:rPr>
              <w:ins w:id="1160" w:author="Saleh Abedinezhad" w:date="2023-11-25T20:44:00Z"/>
              <w:rFonts w:ascii="Consolas" w:hAnsi="Consolas" w:cs="Consolas"/>
              <w:color w:val="000000"/>
              <w:sz w:val="19"/>
              <w:szCs w:val="19"/>
            </w:rPr>
          </w:rPrChange>
        </w:rPr>
      </w:pPr>
      <w:ins w:id="1161" w:author="Saleh Abedinezhad" w:date="2023-11-25T20:44:00Z">
        <w:r w:rsidRPr="00425311">
          <w:rPr>
            <w:rFonts w:ascii="Consolas" w:hAnsi="Consolas" w:cs="Consolas"/>
            <w:color w:val="000000"/>
            <w:rPrChange w:id="1162" w:author="Saleh Abedinezhad" w:date="2023-12-11T19:02:00Z">
              <w:rPr>
                <w:rFonts w:ascii="Consolas" w:hAnsi="Consolas" w:cs="Consolas"/>
                <w:color w:val="000000"/>
                <w:sz w:val="19"/>
                <w:szCs w:val="19"/>
              </w:rPr>
            </w:rPrChange>
          </w:rPr>
          <w:tab/>
          <w:t xml:space="preserve">[CategoryId] </w:t>
        </w:r>
        <w:r w:rsidRPr="00425311">
          <w:rPr>
            <w:rFonts w:ascii="Consolas" w:hAnsi="Consolas" w:cs="Consolas"/>
            <w:color w:val="0000FF"/>
            <w:rPrChange w:id="1163" w:author="Saleh Abedinezhad" w:date="2023-12-11T19:02:00Z">
              <w:rPr>
                <w:rFonts w:ascii="Consolas" w:hAnsi="Consolas" w:cs="Consolas"/>
                <w:color w:val="0000FF"/>
                <w:sz w:val="19"/>
                <w:szCs w:val="19"/>
              </w:rPr>
            </w:rPrChange>
          </w:rPr>
          <w:t>INT</w:t>
        </w:r>
        <w:r w:rsidRPr="00425311">
          <w:rPr>
            <w:rFonts w:ascii="Consolas" w:hAnsi="Consolas" w:cs="Consolas"/>
            <w:color w:val="000000"/>
            <w:rPrChange w:id="1164"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1165" w:author="Saleh Abedinezhad" w:date="2023-12-11T19:02:00Z">
              <w:rPr>
                <w:rFonts w:ascii="Consolas" w:hAnsi="Consolas" w:cs="Consolas"/>
                <w:color w:val="0000FF"/>
                <w:sz w:val="19"/>
                <w:szCs w:val="19"/>
              </w:rPr>
            </w:rPrChange>
          </w:rPr>
          <w:t>IDENTITY</w:t>
        </w:r>
        <w:r w:rsidRPr="00425311">
          <w:rPr>
            <w:rFonts w:ascii="Consolas" w:hAnsi="Consolas" w:cs="Consolas"/>
            <w:color w:val="000000"/>
            <w:rPrChange w:id="1166"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167" w:author="Saleh Abedinezhad" w:date="2023-12-11T19:02:00Z">
              <w:rPr>
                <w:rFonts w:ascii="Consolas" w:hAnsi="Consolas" w:cs="Consolas"/>
                <w:color w:val="808080"/>
                <w:sz w:val="19"/>
                <w:szCs w:val="19"/>
              </w:rPr>
            </w:rPrChange>
          </w:rPr>
          <w:t>NOT</w:t>
        </w:r>
        <w:r w:rsidRPr="00425311">
          <w:rPr>
            <w:rFonts w:ascii="Consolas" w:hAnsi="Consolas" w:cs="Consolas"/>
            <w:color w:val="000000"/>
            <w:rPrChange w:id="1168"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169" w:author="Saleh Abedinezhad" w:date="2023-12-11T19:02:00Z">
              <w:rPr>
                <w:rFonts w:ascii="Consolas" w:hAnsi="Consolas" w:cs="Consolas"/>
                <w:color w:val="808080"/>
                <w:sz w:val="19"/>
                <w:szCs w:val="19"/>
              </w:rPr>
            </w:rPrChange>
          </w:rPr>
          <w:t>NULL</w:t>
        </w:r>
        <w:r w:rsidRPr="00425311">
          <w:rPr>
            <w:rFonts w:ascii="Consolas" w:hAnsi="Consolas" w:cs="Consolas"/>
            <w:color w:val="000000"/>
            <w:rPrChange w:id="1170"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1171" w:author="Saleh Abedinezhad" w:date="2023-12-11T19:02:00Z">
              <w:rPr>
                <w:rFonts w:ascii="Consolas" w:hAnsi="Consolas" w:cs="Consolas"/>
                <w:color w:val="0000FF"/>
                <w:sz w:val="19"/>
                <w:szCs w:val="19"/>
              </w:rPr>
            </w:rPrChange>
          </w:rPr>
          <w:t>PRIMARY</w:t>
        </w:r>
        <w:r w:rsidRPr="00425311">
          <w:rPr>
            <w:rFonts w:ascii="Consolas" w:hAnsi="Consolas" w:cs="Consolas"/>
            <w:color w:val="000000"/>
            <w:rPrChange w:id="1172"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1173" w:author="Saleh Abedinezhad" w:date="2023-12-11T19:02:00Z">
              <w:rPr>
                <w:rFonts w:ascii="Consolas" w:hAnsi="Consolas" w:cs="Consolas"/>
                <w:color w:val="0000FF"/>
                <w:sz w:val="19"/>
                <w:szCs w:val="19"/>
              </w:rPr>
            </w:rPrChange>
          </w:rPr>
          <w:t>KEY</w:t>
        </w:r>
        <w:r w:rsidRPr="00425311">
          <w:rPr>
            <w:rFonts w:ascii="Consolas" w:hAnsi="Consolas" w:cs="Consolas"/>
            <w:color w:val="808080"/>
            <w:rPrChange w:id="1174" w:author="Saleh Abedinezhad" w:date="2023-12-11T19:02:00Z">
              <w:rPr>
                <w:rFonts w:ascii="Consolas" w:hAnsi="Consolas" w:cs="Consolas"/>
                <w:color w:val="808080"/>
                <w:sz w:val="19"/>
                <w:szCs w:val="19"/>
              </w:rPr>
            </w:rPrChange>
          </w:rPr>
          <w:t>,</w:t>
        </w:r>
      </w:ins>
    </w:p>
    <w:p w14:paraId="67F9B411" w14:textId="77777777" w:rsidR="00FD229D" w:rsidRPr="00425311" w:rsidRDefault="00FD229D" w:rsidP="00FD229D">
      <w:pPr>
        <w:autoSpaceDE w:val="0"/>
        <w:autoSpaceDN w:val="0"/>
        <w:bidi w:val="0"/>
        <w:adjustRightInd w:val="0"/>
        <w:spacing w:after="0" w:line="240" w:lineRule="auto"/>
        <w:rPr>
          <w:ins w:id="1175" w:author="Saleh Abedinezhad" w:date="2023-11-25T20:44:00Z"/>
          <w:rFonts w:ascii="Consolas" w:hAnsi="Consolas" w:cs="Consolas"/>
          <w:color w:val="000000"/>
          <w:rPrChange w:id="1176" w:author="Saleh Abedinezhad" w:date="2023-12-11T19:02:00Z">
            <w:rPr>
              <w:ins w:id="1177" w:author="Saleh Abedinezhad" w:date="2023-11-25T20:44:00Z"/>
              <w:rFonts w:ascii="Consolas" w:hAnsi="Consolas" w:cs="Consolas"/>
              <w:color w:val="000000"/>
              <w:sz w:val="19"/>
              <w:szCs w:val="19"/>
            </w:rPr>
          </w:rPrChange>
        </w:rPr>
      </w:pPr>
      <w:ins w:id="1178" w:author="Saleh Abedinezhad" w:date="2023-11-25T20:44:00Z">
        <w:r w:rsidRPr="00425311">
          <w:rPr>
            <w:rFonts w:ascii="Consolas" w:hAnsi="Consolas" w:cs="Consolas"/>
            <w:color w:val="000000"/>
            <w:rPrChange w:id="1179" w:author="Saleh Abedinezhad" w:date="2023-12-11T19:02:00Z">
              <w:rPr>
                <w:rFonts w:ascii="Consolas" w:hAnsi="Consolas" w:cs="Consolas"/>
                <w:color w:val="000000"/>
                <w:sz w:val="19"/>
                <w:szCs w:val="19"/>
              </w:rPr>
            </w:rPrChange>
          </w:rPr>
          <w:tab/>
          <w:t xml:space="preserve">[ParentProductCategoryId] </w:t>
        </w:r>
        <w:r w:rsidRPr="00425311">
          <w:rPr>
            <w:rFonts w:ascii="Consolas" w:hAnsi="Consolas" w:cs="Consolas"/>
            <w:color w:val="0000FF"/>
            <w:rPrChange w:id="1180" w:author="Saleh Abedinezhad" w:date="2023-12-11T19:02:00Z">
              <w:rPr>
                <w:rFonts w:ascii="Consolas" w:hAnsi="Consolas" w:cs="Consolas"/>
                <w:color w:val="0000FF"/>
                <w:sz w:val="19"/>
                <w:szCs w:val="19"/>
              </w:rPr>
            </w:rPrChange>
          </w:rPr>
          <w:t>INT</w:t>
        </w:r>
        <w:r w:rsidRPr="00425311">
          <w:rPr>
            <w:rFonts w:ascii="Consolas" w:hAnsi="Consolas" w:cs="Consolas"/>
            <w:color w:val="000000"/>
            <w:rPrChange w:id="1181"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182" w:author="Saleh Abedinezhad" w:date="2023-12-11T19:02:00Z">
              <w:rPr>
                <w:rFonts w:ascii="Consolas" w:hAnsi="Consolas" w:cs="Consolas"/>
                <w:color w:val="808080"/>
                <w:sz w:val="19"/>
                <w:szCs w:val="19"/>
              </w:rPr>
            </w:rPrChange>
          </w:rPr>
          <w:t>NULL</w:t>
        </w:r>
        <w:r w:rsidRPr="00425311">
          <w:rPr>
            <w:rFonts w:ascii="Consolas" w:hAnsi="Consolas" w:cs="Consolas"/>
            <w:color w:val="000000"/>
            <w:rPrChange w:id="1183"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1184" w:author="Saleh Abedinezhad" w:date="2023-12-11T19:02:00Z">
              <w:rPr>
                <w:rFonts w:ascii="Consolas" w:hAnsi="Consolas" w:cs="Consolas"/>
                <w:color w:val="0000FF"/>
                <w:sz w:val="19"/>
                <w:szCs w:val="19"/>
              </w:rPr>
            </w:rPrChange>
          </w:rPr>
          <w:t>REFERENCES</w:t>
        </w:r>
        <w:r w:rsidRPr="00425311">
          <w:rPr>
            <w:rFonts w:ascii="Consolas" w:hAnsi="Consolas" w:cs="Consolas"/>
            <w:color w:val="000000"/>
            <w:rPrChange w:id="1185" w:author="Saleh Abedinezhad" w:date="2023-12-11T19:02:00Z">
              <w:rPr>
                <w:rFonts w:ascii="Consolas" w:hAnsi="Consolas" w:cs="Consolas"/>
                <w:color w:val="000000"/>
                <w:sz w:val="19"/>
                <w:szCs w:val="19"/>
              </w:rPr>
            </w:rPrChange>
          </w:rPr>
          <w:t>[ProductCategories]</w:t>
        </w:r>
        <w:r w:rsidRPr="00425311">
          <w:rPr>
            <w:rFonts w:ascii="Consolas" w:hAnsi="Consolas" w:cs="Consolas"/>
            <w:color w:val="808080"/>
            <w:rPrChange w:id="1186"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1187" w:author="Saleh Abedinezhad" w:date="2023-12-11T19:02:00Z">
              <w:rPr>
                <w:rFonts w:ascii="Consolas" w:hAnsi="Consolas" w:cs="Consolas"/>
                <w:color w:val="000000"/>
                <w:sz w:val="19"/>
                <w:szCs w:val="19"/>
              </w:rPr>
            </w:rPrChange>
          </w:rPr>
          <w:t>[CategoryId]</w:t>
        </w:r>
        <w:r w:rsidRPr="00425311">
          <w:rPr>
            <w:rFonts w:ascii="Consolas" w:hAnsi="Consolas" w:cs="Consolas"/>
            <w:color w:val="808080"/>
            <w:rPrChange w:id="1188" w:author="Saleh Abedinezhad" w:date="2023-12-11T19:02:00Z">
              <w:rPr>
                <w:rFonts w:ascii="Consolas" w:hAnsi="Consolas" w:cs="Consolas"/>
                <w:color w:val="808080"/>
                <w:sz w:val="19"/>
                <w:szCs w:val="19"/>
              </w:rPr>
            </w:rPrChange>
          </w:rPr>
          <w:t>),</w:t>
        </w:r>
      </w:ins>
    </w:p>
    <w:p w14:paraId="717DCF42" w14:textId="77777777" w:rsidR="00FD229D" w:rsidRPr="00425311" w:rsidRDefault="00FD229D" w:rsidP="00FD229D">
      <w:pPr>
        <w:autoSpaceDE w:val="0"/>
        <w:autoSpaceDN w:val="0"/>
        <w:bidi w:val="0"/>
        <w:adjustRightInd w:val="0"/>
        <w:spacing w:after="0" w:line="240" w:lineRule="auto"/>
        <w:rPr>
          <w:ins w:id="1189" w:author="Saleh Abedinezhad" w:date="2023-11-25T20:44:00Z"/>
          <w:rFonts w:ascii="Consolas" w:hAnsi="Consolas" w:cs="Consolas"/>
          <w:color w:val="000000"/>
          <w:rPrChange w:id="1190" w:author="Saleh Abedinezhad" w:date="2023-12-11T19:02:00Z">
            <w:rPr>
              <w:ins w:id="1191" w:author="Saleh Abedinezhad" w:date="2023-11-25T20:44:00Z"/>
              <w:rFonts w:ascii="Consolas" w:hAnsi="Consolas" w:cs="Consolas"/>
              <w:color w:val="000000"/>
              <w:sz w:val="19"/>
              <w:szCs w:val="19"/>
            </w:rPr>
          </w:rPrChange>
        </w:rPr>
      </w:pPr>
      <w:ins w:id="1192" w:author="Saleh Abedinezhad" w:date="2023-11-25T20:44:00Z">
        <w:r w:rsidRPr="00425311">
          <w:rPr>
            <w:rFonts w:ascii="Consolas" w:hAnsi="Consolas" w:cs="Consolas"/>
            <w:color w:val="000000"/>
            <w:rPrChange w:id="1193" w:author="Saleh Abedinezhad" w:date="2023-12-11T19:02:00Z">
              <w:rPr>
                <w:rFonts w:ascii="Consolas" w:hAnsi="Consolas" w:cs="Consolas"/>
                <w:color w:val="000000"/>
                <w:sz w:val="19"/>
                <w:szCs w:val="19"/>
              </w:rPr>
            </w:rPrChange>
          </w:rPr>
          <w:tab/>
          <w:t xml:space="preserve">[Title] </w:t>
        </w:r>
        <w:r w:rsidRPr="00425311">
          <w:rPr>
            <w:rFonts w:ascii="Consolas" w:hAnsi="Consolas" w:cs="Consolas"/>
            <w:color w:val="0000FF"/>
            <w:rPrChange w:id="1194" w:author="Saleh Abedinezhad" w:date="2023-12-11T19:02:00Z">
              <w:rPr>
                <w:rFonts w:ascii="Consolas" w:hAnsi="Consolas" w:cs="Consolas"/>
                <w:color w:val="0000FF"/>
                <w:sz w:val="19"/>
                <w:szCs w:val="19"/>
              </w:rPr>
            </w:rPrChange>
          </w:rPr>
          <w:t>NVARCHAR</w:t>
        </w:r>
        <w:r w:rsidRPr="00425311">
          <w:rPr>
            <w:rFonts w:ascii="Consolas" w:hAnsi="Consolas" w:cs="Consolas"/>
            <w:color w:val="808080"/>
            <w:rPrChange w:id="1195"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1196" w:author="Saleh Abedinezhad" w:date="2023-12-11T19:02:00Z">
              <w:rPr>
                <w:rFonts w:ascii="Consolas" w:hAnsi="Consolas" w:cs="Consolas"/>
                <w:color w:val="000000"/>
                <w:sz w:val="19"/>
                <w:szCs w:val="19"/>
              </w:rPr>
            </w:rPrChange>
          </w:rPr>
          <w:t>200</w:t>
        </w:r>
        <w:r w:rsidRPr="00425311">
          <w:rPr>
            <w:rFonts w:ascii="Consolas" w:hAnsi="Consolas" w:cs="Consolas"/>
            <w:color w:val="808080"/>
            <w:rPrChange w:id="1197"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1198"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199" w:author="Saleh Abedinezhad" w:date="2023-12-11T19:02:00Z">
              <w:rPr>
                <w:rFonts w:ascii="Consolas" w:hAnsi="Consolas" w:cs="Consolas"/>
                <w:color w:val="808080"/>
                <w:sz w:val="19"/>
                <w:szCs w:val="19"/>
              </w:rPr>
            </w:rPrChange>
          </w:rPr>
          <w:t>NOT</w:t>
        </w:r>
        <w:r w:rsidRPr="00425311">
          <w:rPr>
            <w:rFonts w:ascii="Consolas" w:hAnsi="Consolas" w:cs="Consolas"/>
            <w:color w:val="000000"/>
            <w:rPrChange w:id="1200"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201" w:author="Saleh Abedinezhad" w:date="2023-12-11T19:02:00Z">
              <w:rPr>
                <w:rFonts w:ascii="Consolas" w:hAnsi="Consolas" w:cs="Consolas"/>
                <w:color w:val="808080"/>
                <w:sz w:val="19"/>
                <w:szCs w:val="19"/>
              </w:rPr>
            </w:rPrChange>
          </w:rPr>
          <w:t>NULL,</w:t>
        </w:r>
      </w:ins>
    </w:p>
    <w:p w14:paraId="02850414" w14:textId="77777777" w:rsidR="00FD229D" w:rsidRPr="00425311" w:rsidRDefault="00FD229D" w:rsidP="00FD229D">
      <w:pPr>
        <w:autoSpaceDE w:val="0"/>
        <w:autoSpaceDN w:val="0"/>
        <w:bidi w:val="0"/>
        <w:adjustRightInd w:val="0"/>
        <w:spacing w:after="0" w:line="240" w:lineRule="auto"/>
        <w:rPr>
          <w:ins w:id="1202" w:author="Saleh Abedinezhad" w:date="2023-11-25T20:44:00Z"/>
          <w:rFonts w:ascii="Consolas" w:hAnsi="Consolas" w:cs="Consolas"/>
          <w:color w:val="000000"/>
          <w:rPrChange w:id="1203" w:author="Saleh Abedinezhad" w:date="2023-12-11T19:02:00Z">
            <w:rPr>
              <w:ins w:id="1204" w:author="Saleh Abedinezhad" w:date="2023-11-25T20:44:00Z"/>
              <w:rFonts w:ascii="Consolas" w:hAnsi="Consolas" w:cs="Consolas"/>
              <w:color w:val="000000"/>
              <w:sz w:val="19"/>
              <w:szCs w:val="19"/>
            </w:rPr>
          </w:rPrChange>
        </w:rPr>
      </w:pPr>
      <w:ins w:id="1205" w:author="Saleh Abedinezhad" w:date="2023-11-25T20:44:00Z">
        <w:r w:rsidRPr="00425311">
          <w:rPr>
            <w:rFonts w:ascii="Consolas" w:hAnsi="Consolas" w:cs="Consolas"/>
            <w:color w:val="000000"/>
            <w:rPrChange w:id="1206" w:author="Saleh Abedinezhad" w:date="2023-12-11T19:02:00Z">
              <w:rPr>
                <w:rFonts w:ascii="Consolas" w:hAnsi="Consolas" w:cs="Consolas"/>
                <w:color w:val="000000"/>
                <w:sz w:val="19"/>
                <w:szCs w:val="19"/>
              </w:rPr>
            </w:rPrChange>
          </w:rPr>
          <w:tab/>
        </w:r>
        <w:r w:rsidRPr="00425311">
          <w:rPr>
            <w:rFonts w:ascii="Consolas" w:hAnsi="Consolas" w:cs="Consolas"/>
            <w:color w:val="0000FF"/>
            <w:rPrChange w:id="1207" w:author="Saleh Abedinezhad" w:date="2023-12-11T19:02:00Z">
              <w:rPr>
                <w:rFonts w:ascii="Consolas" w:hAnsi="Consolas" w:cs="Consolas"/>
                <w:color w:val="0000FF"/>
                <w:sz w:val="19"/>
                <w:szCs w:val="19"/>
              </w:rPr>
            </w:rPrChange>
          </w:rPr>
          <w:t>UNIQUE</w:t>
        </w:r>
        <w:r w:rsidRPr="00425311">
          <w:rPr>
            <w:rFonts w:ascii="Consolas" w:hAnsi="Consolas" w:cs="Consolas"/>
            <w:color w:val="808080"/>
            <w:rPrChange w:id="1208"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1209" w:author="Saleh Abedinezhad" w:date="2023-12-11T19:02:00Z">
              <w:rPr>
                <w:rFonts w:ascii="Consolas" w:hAnsi="Consolas" w:cs="Consolas"/>
                <w:color w:val="000000"/>
                <w:sz w:val="19"/>
                <w:szCs w:val="19"/>
              </w:rPr>
            </w:rPrChange>
          </w:rPr>
          <w:t>[ParentProductCategoryId]</w:t>
        </w:r>
        <w:r w:rsidRPr="00425311">
          <w:rPr>
            <w:rFonts w:ascii="Consolas" w:hAnsi="Consolas" w:cs="Consolas"/>
            <w:color w:val="808080"/>
            <w:rPrChange w:id="1210"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1211" w:author="Saleh Abedinezhad" w:date="2023-12-11T19:02:00Z">
              <w:rPr>
                <w:rFonts w:ascii="Consolas" w:hAnsi="Consolas" w:cs="Consolas"/>
                <w:color w:val="000000"/>
                <w:sz w:val="19"/>
                <w:szCs w:val="19"/>
              </w:rPr>
            </w:rPrChange>
          </w:rPr>
          <w:t>[Title]</w:t>
        </w:r>
        <w:r w:rsidRPr="00425311">
          <w:rPr>
            <w:rFonts w:ascii="Consolas" w:hAnsi="Consolas" w:cs="Consolas"/>
            <w:color w:val="808080"/>
            <w:rPrChange w:id="1212" w:author="Saleh Abedinezhad" w:date="2023-12-11T19:02:00Z">
              <w:rPr>
                <w:rFonts w:ascii="Consolas" w:hAnsi="Consolas" w:cs="Consolas"/>
                <w:color w:val="808080"/>
                <w:sz w:val="19"/>
                <w:szCs w:val="19"/>
              </w:rPr>
            </w:rPrChange>
          </w:rPr>
          <w:t>)</w:t>
        </w:r>
      </w:ins>
    </w:p>
    <w:p w14:paraId="43FA125C" w14:textId="77777777" w:rsidR="00FD229D" w:rsidRPr="00425311" w:rsidRDefault="00FD229D" w:rsidP="00FD229D">
      <w:pPr>
        <w:autoSpaceDE w:val="0"/>
        <w:autoSpaceDN w:val="0"/>
        <w:bidi w:val="0"/>
        <w:adjustRightInd w:val="0"/>
        <w:spacing w:after="0" w:line="240" w:lineRule="auto"/>
        <w:rPr>
          <w:ins w:id="1213" w:author="Saleh Abedinezhad" w:date="2023-11-25T20:44:00Z"/>
          <w:rFonts w:ascii="Consolas" w:hAnsi="Consolas" w:cs="Consolas"/>
          <w:color w:val="000000"/>
          <w:rPrChange w:id="1214" w:author="Saleh Abedinezhad" w:date="2023-12-11T19:02:00Z">
            <w:rPr>
              <w:ins w:id="1215" w:author="Saleh Abedinezhad" w:date="2023-11-25T20:44:00Z"/>
              <w:rFonts w:ascii="Consolas" w:hAnsi="Consolas" w:cs="Consolas"/>
              <w:color w:val="000000"/>
              <w:sz w:val="19"/>
              <w:szCs w:val="19"/>
            </w:rPr>
          </w:rPrChange>
        </w:rPr>
      </w:pPr>
      <w:ins w:id="1216" w:author="Saleh Abedinezhad" w:date="2023-11-25T20:44:00Z">
        <w:r w:rsidRPr="00425311">
          <w:rPr>
            <w:rFonts w:ascii="Consolas" w:hAnsi="Consolas" w:cs="Consolas"/>
            <w:color w:val="808080"/>
            <w:rPrChange w:id="1217" w:author="Saleh Abedinezhad" w:date="2023-12-11T19:02:00Z">
              <w:rPr>
                <w:rFonts w:ascii="Consolas" w:hAnsi="Consolas" w:cs="Consolas"/>
                <w:color w:val="808080"/>
                <w:sz w:val="19"/>
                <w:szCs w:val="19"/>
              </w:rPr>
            </w:rPrChange>
          </w:rPr>
          <w:lastRenderedPageBreak/>
          <w:t>);</w:t>
        </w:r>
      </w:ins>
    </w:p>
    <w:p w14:paraId="6B9F3BDF" w14:textId="77777777" w:rsidR="00FD229D" w:rsidRPr="00425311" w:rsidRDefault="00FD229D" w:rsidP="00FD229D">
      <w:pPr>
        <w:autoSpaceDE w:val="0"/>
        <w:autoSpaceDN w:val="0"/>
        <w:bidi w:val="0"/>
        <w:adjustRightInd w:val="0"/>
        <w:spacing w:after="0" w:line="240" w:lineRule="auto"/>
        <w:rPr>
          <w:ins w:id="1218" w:author="Saleh Abedinezhad" w:date="2023-11-25T20:44:00Z"/>
          <w:rFonts w:ascii="Consolas" w:hAnsi="Consolas" w:cs="Consolas"/>
          <w:color w:val="000000"/>
          <w:rPrChange w:id="1219" w:author="Saleh Abedinezhad" w:date="2023-12-11T19:02:00Z">
            <w:rPr>
              <w:ins w:id="1220" w:author="Saleh Abedinezhad" w:date="2023-11-25T20:44:00Z"/>
              <w:rFonts w:ascii="Consolas" w:hAnsi="Consolas" w:cs="Consolas"/>
              <w:color w:val="000000"/>
              <w:sz w:val="19"/>
              <w:szCs w:val="19"/>
            </w:rPr>
          </w:rPrChange>
        </w:rPr>
      </w:pPr>
      <w:ins w:id="1221" w:author="Saleh Abedinezhad" w:date="2023-11-25T20:44:00Z">
        <w:r w:rsidRPr="00425311">
          <w:rPr>
            <w:rFonts w:ascii="Consolas" w:hAnsi="Consolas" w:cs="Consolas"/>
            <w:color w:val="0000FF"/>
            <w:rPrChange w:id="1222" w:author="Saleh Abedinezhad" w:date="2023-12-11T19:02:00Z">
              <w:rPr>
                <w:rFonts w:ascii="Consolas" w:hAnsi="Consolas" w:cs="Consolas"/>
                <w:color w:val="0000FF"/>
                <w:sz w:val="19"/>
                <w:szCs w:val="19"/>
              </w:rPr>
            </w:rPrChange>
          </w:rPr>
          <w:t>GO</w:t>
        </w:r>
      </w:ins>
    </w:p>
    <w:p w14:paraId="56C8D2CC" w14:textId="77777777" w:rsidR="00FD229D" w:rsidRPr="00425311" w:rsidRDefault="00FD229D" w:rsidP="00FD229D">
      <w:pPr>
        <w:autoSpaceDE w:val="0"/>
        <w:autoSpaceDN w:val="0"/>
        <w:bidi w:val="0"/>
        <w:adjustRightInd w:val="0"/>
        <w:spacing w:after="0" w:line="240" w:lineRule="auto"/>
        <w:rPr>
          <w:ins w:id="1223" w:author="Saleh Abedinezhad" w:date="2023-11-25T20:44:00Z"/>
          <w:rFonts w:ascii="Consolas" w:hAnsi="Consolas" w:cs="Consolas"/>
          <w:color w:val="000000"/>
          <w:rPrChange w:id="1224" w:author="Saleh Abedinezhad" w:date="2023-12-11T19:02:00Z">
            <w:rPr>
              <w:ins w:id="1225" w:author="Saleh Abedinezhad" w:date="2023-11-25T20:44:00Z"/>
              <w:rFonts w:ascii="Consolas" w:hAnsi="Consolas" w:cs="Consolas"/>
              <w:color w:val="000000"/>
              <w:sz w:val="19"/>
              <w:szCs w:val="19"/>
            </w:rPr>
          </w:rPrChange>
        </w:rPr>
      </w:pPr>
    </w:p>
    <w:p w14:paraId="714BAE74" w14:textId="77777777" w:rsidR="00FD229D" w:rsidRPr="00425311" w:rsidRDefault="00FD229D" w:rsidP="00FD229D">
      <w:pPr>
        <w:autoSpaceDE w:val="0"/>
        <w:autoSpaceDN w:val="0"/>
        <w:bidi w:val="0"/>
        <w:adjustRightInd w:val="0"/>
        <w:spacing w:after="0" w:line="240" w:lineRule="auto"/>
        <w:rPr>
          <w:ins w:id="1226" w:author="Saleh Abedinezhad" w:date="2023-11-25T20:44:00Z"/>
          <w:rFonts w:ascii="Consolas" w:hAnsi="Consolas" w:cs="Consolas"/>
          <w:color w:val="000000"/>
          <w:rPrChange w:id="1227" w:author="Saleh Abedinezhad" w:date="2023-12-11T19:02:00Z">
            <w:rPr>
              <w:ins w:id="1228" w:author="Saleh Abedinezhad" w:date="2023-11-25T20:44:00Z"/>
              <w:rFonts w:ascii="Consolas" w:hAnsi="Consolas" w:cs="Consolas"/>
              <w:color w:val="000000"/>
              <w:sz w:val="19"/>
              <w:szCs w:val="19"/>
            </w:rPr>
          </w:rPrChange>
        </w:rPr>
      </w:pPr>
      <w:ins w:id="1229" w:author="Saleh Abedinezhad" w:date="2023-11-25T20:44:00Z">
        <w:r w:rsidRPr="00425311">
          <w:rPr>
            <w:rFonts w:ascii="Consolas" w:hAnsi="Consolas" w:cs="Consolas"/>
            <w:color w:val="0000FF"/>
            <w:rPrChange w:id="1230" w:author="Saleh Abedinezhad" w:date="2023-12-11T19:02:00Z">
              <w:rPr>
                <w:rFonts w:ascii="Consolas" w:hAnsi="Consolas" w:cs="Consolas"/>
                <w:color w:val="0000FF"/>
                <w:sz w:val="19"/>
                <w:szCs w:val="19"/>
              </w:rPr>
            </w:rPrChange>
          </w:rPr>
          <w:t>CREATE</w:t>
        </w:r>
        <w:r w:rsidRPr="00425311">
          <w:rPr>
            <w:rFonts w:ascii="Consolas" w:hAnsi="Consolas" w:cs="Consolas"/>
            <w:color w:val="000000"/>
            <w:rPrChange w:id="1231"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1232" w:author="Saleh Abedinezhad" w:date="2023-12-11T19:02:00Z">
              <w:rPr>
                <w:rFonts w:ascii="Consolas" w:hAnsi="Consolas" w:cs="Consolas"/>
                <w:color w:val="0000FF"/>
                <w:sz w:val="19"/>
                <w:szCs w:val="19"/>
              </w:rPr>
            </w:rPrChange>
          </w:rPr>
          <w:t>TABLE</w:t>
        </w:r>
        <w:r w:rsidRPr="00425311">
          <w:rPr>
            <w:rFonts w:ascii="Consolas" w:hAnsi="Consolas" w:cs="Consolas"/>
            <w:color w:val="000000"/>
            <w:rPrChange w:id="1233" w:author="Saleh Abedinezhad" w:date="2023-12-11T19:02:00Z">
              <w:rPr>
                <w:rFonts w:ascii="Consolas" w:hAnsi="Consolas" w:cs="Consolas"/>
                <w:color w:val="000000"/>
                <w:sz w:val="19"/>
                <w:szCs w:val="19"/>
              </w:rPr>
            </w:rPrChange>
          </w:rPr>
          <w:t xml:space="preserve"> [ProductUnits]</w:t>
        </w:r>
        <w:r w:rsidRPr="00425311">
          <w:rPr>
            <w:rFonts w:ascii="Consolas" w:hAnsi="Consolas" w:cs="Consolas"/>
            <w:color w:val="0000FF"/>
            <w:rPrChange w:id="1234" w:author="Saleh Abedinezhad" w:date="2023-12-11T19:02:00Z">
              <w:rPr>
                <w:rFonts w:ascii="Consolas" w:hAnsi="Consolas" w:cs="Consolas"/>
                <w:color w:val="0000FF"/>
                <w:sz w:val="19"/>
                <w:szCs w:val="19"/>
              </w:rPr>
            </w:rPrChange>
          </w:rPr>
          <w:t xml:space="preserve"> </w:t>
        </w:r>
        <w:r w:rsidRPr="00425311">
          <w:rPr>
            <w:rFonts w:ascii="Consolas" w:hAnsi="Consolas" w:cs="Consolas"/>
            <w:color w:val="808080"/>
            <w:rPrChange w:id="1235" w:author="Saleh Abedinezhad" w:date="2023-12-11T19:02:00Z">
              <w:rPr>
                <w:rFonts w:ascii="Consolas" w:hAnsi="Consolas" w:cs="Consolas"/>
                <w:color w:val="808080"/>
                <w:sz w:val="19"/>
                <w:szCs w:val="19"/>
              </w:rPr>
            </w:rPrChange>
          </w:rPr>
          <w:t>(</w:t>
        </w:r>
      </w:ins>
    </w:p>
    <w:p w14:paraId="7F7089E1" w14:textId="77777777" w:rsidR="00FD229D" w:rsidRPr="00425311" w:rsidRDefault="00FD229D" w:rsidP="00FD229D">
      <w:pPr>
        <w:autoSpaceDE w:val="0"/>
        <w:autoSpaceDN w:val="0"/>
        <w:bidi w:val="0"/>
        <w:adjustRightInd w:val="0"/>
        <w:spacing w:after="0" w:line="240" w:lineRule="auto"/>
        <w:rPr>
          <w:ins w:id="1236" w:author="Saleh Abedinezhad" w:date="2023-11-25T20:44:00Z"/>
          <w:rFonts w:ascii="Consolas" w:hAnsi="Consolas" w:cs="Consolas"/>
          <w:color w:val="000000"/>
          <w:rPrChange w:id="1237" w:author="Saleh Abedinezhad" w:date="2023-12-11T19:02:00Z">
            <w:rPr>
              <w:ins w:id="1238" w:author="Saleh Abedinezhad" w:date="2023-11-25T20:44:00Z"/>
              <w:rFonts w:ascii="Consolas" w:hAnsi="Consolas" w:cs="Consolas"/>
              <w:color w:val="000000"/>
              <w:sz w:val="19"/>
              <w:szCs w:val="19"/>
            </w:rPr>
          </w:rPrChange>
        </w:rPr>
      </w:pPr>
      <w:ins w:id="1239" w:author="Saleh Abedinezhad" w:date="2023-11-25T20:44:00Z">
        <w:r w:rsidRPr="00425311">
          <w:rPr>
            <w:rFonts w:ascii="Consolas" w:hAnsi="Consolas" w:cs="Consolas"/>
            <w:color w:val="000000"/>
            <w:rPrChange w:id="1240" w:author="Saleh Abedinezhad" w:date="2023-12-11T19:02:00Z">
              <w:rPr>
                <w:rFonts w:ascii="Consolas" w:hAnsi="Consolas" w:cs="Consolas"/>
                <w:color w:val="000000"/>
                <w:sz w:val="19"/>
                <w:szCs w:val="19"/>
              </w:rPr>
            </w:rPrChange>
          </w:rPr>
          <w:tab/>
          <w:t xml:space="preserve">[ProductUnitId] </w:t>
        </w:r>
        <w:r w:rsidRPr="00425311">
          <w:rPr>
            <w:rFonts w:ascii="Consolas" w:hAnsi="Consolas" w:cs="Consolas"/>
            <w:color w:val="0000FF"/>
            <w:rPrChange w:id="1241" w:author="Saleh Abedinezhad" w:date="2023-12-11T19:02:00Z">
              <w:rPr>
                <w:rFonts w:ascii="Consolas" w:hAnsi="Consolas" w:cs="Consolas"/>
                <w:color w:val="0000FF"/>
                <w:sz w:val="19"/>
                <w:szCs w:val="19"/>
              </w:rPr>
            </w:rPrChange>
          </w:rPr>
          <w:t>INT</w:t>
        </w:r>
        <w:r w:rsidRPr="00425311">
          <w:rPr>
            <w:rFonts w:ascii="Consolas" w:hAnsi="Consolas" w:cs="Consolas"/>
            <w:color w:val="000000"/>
            <w:rPrChange w:id="1242"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1243" w:author="Saleh Abedinezhad" w:date="2023-12-11T19:02:00Z">
              <w:rPr>
                <w:rFonts w:ascii="Consolas" w:hAnsi="Consolas" w:cs="Consolas"/>
                <w:color w:val="0000FF"/>
                <w:sz w:val="19"/>
                <w:szCs w:val="19"/>
              </w:rPr>
            </w:rPrChange>
          </w:rPr>
          <w:t>IDENTITY</w:t>
        </w:r>
        <w:r w:rsidRPr="00425311">
          <w:rPr>
            <w:rFonts w:ascii="Consolas" w:hAnsi="Consolas" w:cs="Consolas"/>
            <w:color w:val="000000"/>
            <w:rPrChange w:id="1244"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245" w:author="Saleh Abedinezhad" w:date="2023-12-11T19:02:00Z">
              <w:rPr>
                <w:rFonts w:ascii="Consolas" w:hAnsi="Consolas" w:cs="Consolas"/>
                <w:color w:val="808080"/>
                <w:sz w:val="19"/>
                <w:szCs w:val="19"/>
              </w:rPr>
            </w:rPrChange>
          </w:rPr>
          <w:t>NOT</w:t>
        </w:r>
        <w:r w:rsidRPr="00425311">
          <w:rPr>
            <w:rFonts w:ascii="Consolas" w:hAnsi="Consolas" w:cs="Consolas"/>
            <w:color w:val="000000"/>
            <w:rPrChange w:id="1246"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247" w:author="Saleh Abedinezhad" w:date="2023-12-11T19:02:00Z">
              <w:rPr>
                <w:rFonts w:ascii="Consolas" w:hAnsi="Consolas" w:cs="Consolas"/>
                <w:color w:val="808080"/>
                <w:sz w:val="19"/>
                <w:szCs w:val="19"/>
              </w:rPr>
            </w:rPrChange>
          </w:rPr>
          <w:t>NULL</w:t>
        </w:r>
        <w:r w:rsidRPr="00425311">
          <w:rPr>
            <w:rFonts w:ascii="Consolas" w:hAnsi="Consolas" w:cs="Consolas"/>
            <w:color w:val="000000"/>
            <w:rPrChange w:id="1248"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1249" w:author="Saleh Abedinezhad" w:date="2023-12-11T19:02:00Z">
              <w:rPr>
                <w:rFonts w:ascii="Consolas" w:hAnsi="Consolas" w:cs="Consolas"/>
                <w:color w:val="0000FF"/>
                <w:sz w:val="19"/>
                <w:szCs w:val="19"/>
              </w:rPr>
            </w:rPrChange>
          </w:rPr>
          <w:t>PRIMARY</w:t>
        </w:r>
        <w:r w:rsidRPr="00425311">
          <w:rPr>
            <w:rFonts w:ascii="Consolas" w:hAnsi="Consolas" w:cs="Consolas"/>
            <w:color w:val="000000"/>
            <w:rPrChange w:id="1250"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1251" w:author="Saleh Abedinezhad" w:date="2023-12-11T19:02:00Z">
              <w:rPr>
                <w:rFonts w:ascii="Consolas" w:hAnsi="Consolas" w:cs="Consolas"/>
                <w:color w:val="0000FF"/>
                <w:sz w:val="19"/>
                <w:szCs w:val="19"/>
              </w:rPr>
            </w:rPrChange>
          </w:rPr>
          <w:t>KEY</w:t>
        </w:r>
        <w:r w:rsidRPr="00425311">
          <w:rPr>
            <w:rFonts w:ascii="Consolas" w:hAnsi="Consolas" w:cs="Consolas"/>
            <w:color w:val="808080"/>
            <w:rPrChange w:id="1252" w:author="Saleh Abedinezhad" w:date="2023-12-11T19:02:00Z">
              <w:rPr>
                <w:rFonts w:ascii="Consolas" w:hAnsi="Consolas" w:cs="Consolas"/>
                <w:color w:val="808080"/>
                <w:sz w:val="19"/>
                <w:szCs w:val="19"/>
              </w:rPr>
            </w:rPrChange>
          </w:rPr>
          <w:t>,</w:t>
        </w:r>
      </w:ins>
    </w:p>
    <w:p w14:paraId="1B6672C1" w14:textId="77777777" w:rsidR="00FD229D" w:rsidRPr="00425311" w:rsidRDefault="00FD229D" w:rsidP="00FD229D">
      <w:pPr>
        <w:autoSpaceDE w:val="0"/>
        <w:autoSpaceDN w:val="0"/>
        <w:bidi w:val="0"/>
        <w:adjustRightInd w:val="0"/>
        <w:spacing w:after="0" w:line="240" w:lineRule="auto"/>
        <w:rPr>
          <w:ins w:id="1253" w:author="Saleh Abedinezhad" w:date="2023-11-25T20:44:00Z"/>
          <w:rFonts w:ascii="Consolas" w:hAnsi="Consolas" w:cs="Consolas"/>
          <w:color w:val="000000"/>
          <w:rPrChange w:id="1254" w:author="Saleh Abedinezhad" w:date="2023-12-11T19:02:00Z">
            <w:rPr>
              <w:ins w:id="1255" w:author="Saleh Abedinezhad" w:date="2023-11-25T20:44:00Z"/>
              <w:rFonts w:ascii="Consolas" w:hAnsi="Consolas" w:cs="Consolas"/>
              <w:color w:val="000000"/>
              <w:sz w:val="19"/>
              <w:szCs w:val="19"/>
            </w:rPr>
          </w:rPrChange>
        </w:rPr>
      </w:pPr>
      <w:ins w:id="1256" w:author="Saleh Abedinezhad" w:date="2023-11-25T20:44:00Z">
        <w:r w:rsidRPr="00425311">
          <w:rPr>
            <w:rFonts w:ascii="Consolas" w:hAnsi="Consolas" w:cs="Consolas"/>
            <w:color w:val="000000"/>
            <w:rPrChange w:id="1257" w:author="Saleh Abedinezhad" w:date="2023-12-11T19:02:00Z">
              <w:rPr>
                <w:rFonts w:ascii="Consolas" w:hAnsi="Consolas" w:cs="Consolas"/>
                <w:color w:val="000000"/>
                <w:sz w:val="19"/>
                <w:szCs w:val="19"/>
              </w:rPr>
            </w:rPrChange>
          </w:rPr>
          <w:tab/>
          <w:t xml:space="preserve">[Title] </w:t>
        </w:r>
        <w:r w:rsidRPr="00425311">
          <w:rPr>
            <w:rFonts w:ascii="Consolas" w:hAnsi="Consolas" w:cs="Consolas"/>
            <w:color w:val="0000FF"/>
            <w:rPrChange w:id="1258" w:author="Saleh Abedinezhad" w:date="2023-12-11T19:02:00Z">
              <w:rPr>
                <w:rFonts w:ascii="Consolas" w:hAnsi="Consolas" w:cs="Consolas"/>
                <w:color w:val="0000FF"/>
                <w:sz w:val="19"/>
                <w:szCs w:val="19"/>
              </w:rPr>
            </w:rPrChange>
          </w:rPr>
          <w:t>NVARCHAR</w:t>
        </w:r>
        <w:r w:rsidRPr="00425311">
          <w:rPr>
            <w:rFonts w:ascii="Consolas" w:hAnsi="Consolas" w:cs="Consolas"/>
            <w:color w:val="808080"/>
            <w:rPrChange w:id="1259"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1260" w:author="Saleh Abedinezhad" w:date="2023-12-11T19:02:00Z">
              <w:rPr>
                <w:rFonts w:ascii="Consolas" w:hAnsi="Consolas" w:cs="Consolas"/>
                <w:color w:val="000000"/>
                <w:sz w:val="19"/>
                <w:szCs w:val="19"/>
              </w:rPr>
            </w:rPrChange>
          </w:rPr>
          <w:t>200</w:t>
        </w:r>
        <w:r w:rsidRPr="00425311">
          <w:rPr>
            <w:rFonts w:ascii="Consolas" w:hAnsi="Consolas" w:cs="Consolas"/>
            <w:color w:val="808080"/>
            <w:rPrChange w:id="1261"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1262"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263" w:author="Saleh Abedinezhad" w:date="2023-12-11T19:02:00Z">
              <w:rPr>
                <w:rFonts w:ascii="Consolas" w:hAnsi="Consolas" w:cs="Consolas"/>
                <w:color w:val="808080"/>
                <w:sz w:val="19"/>
                <w:szCs w:val="19"/>
              </w:rPr>
            </w:rPrChange>
          </w:rPr>
          <w:t>NOT</w:t>
        </w:r>
        <w:r w:rsidRPr="00425311">
          <w:rPr>
            <w:rFonts w:ascii="Consolas" w:hAnsi="Consolas" w:cs="Consolas"/>
            <w:color w:val="000000"/>
            <w:rPrChange w:id="1264"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265" w:author="Saleh Abedinezhad" w:date="2023-12-11T19:02:00Z">
              <w:rPr>
                <w:rFonts w:ascii="Consolas" w:hAnsi="Consolas" w:cs="Consolas"/>
                <w:color w:val="808080"/>
                <w:sz w:val="19"/>
                <w:szCs w:val="19"/>
              </w:rPr>
            </w:rPrChange>
          </w:rPr>
          <w:t>NULL,</w:t>
        </w:r>
      </w:ins>
    </w:p>
    <w:p w14:paraId="444D0CE3" w14:textId="77777777" w:rsidR="00FD229D" w:rsidRPr="00425311" w:rsidRDefault="00FD229D" w:rsidP="00FD229D">
      <w:pPr>
        <w:autoSpaceDE w:val="0"/>
        <w:autoSpaceDN w:val="0"/>
        <w:bidi w:val="0"/>
        <w:adjustRightInd w:val="0"/>
        <w:spacing w:after="0" w:line="240" w:lineRule="auto"/>
        <w:rPr>
          <w:ins w:id="1266" w:author="Saleh Abedinezhad" w:date="2023-11-25T20:44:00Z"/>
          <w:rFonts w:ascii="Consolas" w:hAnsi="Consolas" w:cs="Consolas"/>
          <w:color w:val="000000"/>
          <w:rPrChange w:id="1267" w:author="Saleh Abedinezhad" w:date="2023-12-11T19:02:00Z">
            <w:rPr>
              <w:ins w:id="1268" w:author="Saleh Abedinezhad" w:date="2023-11-25T20:44:00Z"/>
              <w:rFonts w:ascii="Consolas" w:hAnsi="Consolas" w:cs="Consolas"/>
              <w:color w:val="000000"/>
              <w:sz w:val="19"/>
              <w:szCs w:val="19"/>
            </w:rPr>
          </w:rPrChange>
        </w:rPr>
      </w:pPr>
      <w:ins w:id="1269" w:author="Saleh Abedinezhad" w:date="2023-11-25T20:44:00Z">
        <w:r w:rsidRPr="00425311">
          <w:rPr>
            <w:rFonts w:ascii="Consolas" w:hAnsi="Consolas" w:cs="Consolas"/>
            <w:color w:val="808080"/>
            <w:rPrChange w:id="1270" w:author="Saleh Abedinezhad" w:date="2023-12-11T19:02:00Z">
              <w:rPr>
                <w:rFonts w:ascii="Consolas" w:hAnsi="Consolas" w:cs="Consolas"/>
                <w:color w:val="808080"/>
                <w:sz w:val="19"/>
                <w:szCs w:val="19"/>
              </w:rPr>
            </w:rPrChange>
          </w:rPr>
          <w:t>);</w:t>
        </w:r>
      </w:ins>
    </w:p>
    <w:p w14:paraId="5AF431D6" w14:textId="77777777" w:rsidR="00FD229D" w:rsidRPr="00425311" w:rsidRDefault="00FD229D" w:rsidP="00FD229D">
      <w:pPr>
        <w:autoSpaceDE w:val="0"/>
        <w:autoSpaceDN w:val="0"/>
        <w:bidi w:val="0"/>
        <w:adjustRightInd w:val="0"/>
        <w:spacing w:after="0" w:line="240" w:lineRule="auto"/>
        <w:rPr>
          <w:ins w:id="1271" w:author="Saleh Abedinezhad" w:date="2023-11-25T20:44:00Z"/>
          <w:rFonts w:ascii="Consolas" w:hAnsi="Consolas" w:cs="Consolas"/>
          <w:color w:val="000000"/>
          <w:rPrChange w:id="1272" w:author="Saleh Abedinezhad" w:date="2023-12-11T19:02:00Z">
            <w:rPr>
              <w:ins w:id="1273" w:author="Saleh Abedinezhad" w:date="2023-11-25T20:44:00Z"/>
              <w:rFonts w:ascii="Consolas" w:hAnsi="Consolas" w:cs="Consolas"/>
              <w:color w:val="000000"/>
              <w:sz w:val="19"/>
              <w:szCs w:val="19"/>
            </w:rPr>
          </w:rPrChange>
        </w:rPr>
      </w:pPr>
      <w:ins w:id="1274" w:author="Saleh Abedinezhad" w:date="2023-11-25T20:44:00Z">
        <w:r w:rsidRPr="00425311">
          <w:rPr>
            <w:rFonts w:ascii="Consolas" w:hAnsi="Consolas" w:cs="Consolas"/>
            <w:color w:val="0000FF"/>
            <w:rPrChange w:id="1275" w:author="Saleh Abedinezhad" w:date="2023-12-11T19:02:00Z">
              <w:rPr>
                <w:rFonts w:ascii="Consolas" w:hAnsi="Consolas" w:cs="Consolas"/>
                <w:color w:val="0000FF"/>
                <w:sz w:val="19"/>
                <w:szCs w:val="19"/>
              </w:rPr>
            </w:rPrChange>
          </w:rPr>
          <w:t>GO</w:t>
        </w:r>
      </w:ins>
    </w:p>
    <w:p w14:paraId="6528C29F" w14:textId="77777777" w:rsidR="00FD229D" w:rsidRPr="00425311" w:rsidRDefault="00FD229D" w:rsidP="00FD229D">
      <w:pPr>
        <w:autoSpaceDE w:val="0"/>
        <w:autoSpaceDN w:val="0"/>
        <w:bidi w:val="0"/>
        <w:adjustRightInd w:val="0"/>
        <w:spacing w:after="0" w:line="240" w:lineRule="auto"/>
        <w:rPr>
          <w:ins w:id="1276" w:author="Saleh Abedinezhad" w:date="2023-11-25T20:44:00Z"/>
          <w:rFonts w:ascii="Consolas" w:hAnsi="Consolas" w:cs="Consolas"/>
          <w:color w:val="000000"/>
          <w:rPrChange w:id="1277" w:author="Saleh Abedinezhad" w:date="2023-12-11T19:02:00Z">
            <w:rPr>
              <w:ins w:id="1278" w:author="Saleh Abedinezhad" w:date="2023-11-25T20:44:00Z"/>
              <w:rFonts w:ascii="Consolas" w:hAnsi="Consolas" w:cs="Consolas"/>
              <w:color w:val="000000"/>
              <w:sz w:val="19"/>
              <w:szCs w:val="19"/>
            </w:rPr>
          </w:rPrChange>
        </w:rPr>
      </w:pPr>
    </w:p>
    <w:p w14:paraId="67BF2C78" w14:textId="77777777" w:rsidR="00FD229D" w:rsidRPr="00425311" w:rsidRDefault="00FD229D" w:rsidP="00FD229D">
      <w:pPr>
        <w:autoSpaceDE w:val="0"/>
        <w:autoSpaceDN w:val="0"/>
        <w:bidi w:val="0"/>
        <w:adjustRightInd w:val="0"/>
        <w:spacing w:after="0" w:line="240" w:lineRule="auto"/>
        <w:rPr>
          <w:ins w:id="1279" w:author="Saleh Abedinezhad" w:date="2023-11-25T20:44:00Z"/>
          <w:rFonts w:ascii="Consolas" w:hAnsi="Consolas" w:cs="Consolas"/>
          <w:color w:val="000000"/>
          <w:rPrChange w:id="1280" w:author="Saleh Abedinezhad" w:date="2023-12-11T19:02:00Z">
            <w:rPr>
              <w:ins w:id="1281" w:author="Saleh Abedinezhad" w:date="2023-11-25T20:44:00Z"/>
              <w:rFonts w:ascii="Consolas" w:hAnsi="Consolas" w:cs="Consolas"/>
              <w:color w:val="000000"/>
              <w:sz w:val="19"/>
              <w:szCs w:val="19"/>
            </w:rPr>
          </w:rPrChange>
        </w:rPr>
      </w:pPr>
      <w:ins w:id="1282" w:author="Saleh Abedinezhad" w:date="2023-11-25T20:44:00Z">
        <w:r w:rsidRPr="00425311">
          <w:rPr>
            <w:rFonts w:ascii="Consolas" w:hAnsi="Consolas" w:cs="Consolas"/>
            <w:color w:val="0000FF"/>
            <w:rPrChange w:id="1283" w:author="Saleh Abedinezhad" w:date="2023-12-11T19:02:00Z">
              <w:rPr>
                <w:rFonts w:ascii="Consolas" w:hAnsi="Consolas" w:cs="Consolas"/>
                <w:color w:val="0000FF"/>
                <w:sz w:val="19"/>
                <w:szCs w:val="19"/>
              </w:rPr>
            </w:rPrChange>
          </w:rPr>
          <w:t>CREATE</w:t>
        </w:r>
        <w:r w:rsidRPr="00425311">
          <w:rPr>
            <w:rFonts w:ascii="Consolas" w:hAnsi="Consolas" w:cs="Consolas"/>
            <w:color w:val="000000"/>
            <w:rPrChange w:id="1284"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1285" w:author="Saleh Abedinezhad" w:date="2023-12-11T19:02:00Z">
              <w:rPr>
                <w:rFonts w:ascii="Consolas" w:hAnsi="Consolas" w:cs="Consolas"/>
                <w:color w:val="0000FF"/>
                <w:sz w:val="19"/>
                <w:szCs w:val="19"/>
              </w:rPr>
            </w:rPrChange>
          </w:rPr>
          <w:t>TABLE</w:t>
        </w:r>
        <w:r w:rsidRPr="00425311">
          <w:rPr>
            <w:rFonts w:ascii="Consolas" w:hAnsi="Consolas" w:cs="Consolas"/>
            <w:color w:val="000000"/>
            <w:rPrChange w:id="1286" w:author="Saleh Abedinezhad" w:date="2023-12-11T19:02:00Z">
              <w:rPr>
                <w:rFonts w:ascii="Consolas" w:hAnsi="Consolas" w:cs="Consolas"/>
                <w:color w:val="000000"/>
                <w:sz w:val="19"/>
                <w:szCs w:val="19"/>
              </w:rPr>
            </w:rPrChange>
          </w:rPr>
          <w:t xml:space="preserve"> [Products]</w:t>
        </w:r>
        <w:r w:rsidRPr="00425311">
          <w:rPr>
            <w:rFonts w:ascii="Consolas" w:hAnsi="Consolas" w:cs="Consolas"/>
            <w:color w:val="0000FF"/>
            <w:rPrChange w:id="1287" w:author="Saleh Abedinezhad" w:date="2023-12-11T19:02:00Z">
              <w:rPr>
                <w:rFonts w:ascii="Consolas" w:hAnsi="Consolas" w:cs="Consolas"/>
                <w:color w:val="0000FF"/>
                <w:sz w:val="19"/>
                <w:szCs w:val="19"/>
              </w:rPr>
            </w:rPrChange>
          </w:rPr>
          <w:t xml:space="preserve"> </w:t>
        </w:r>
        <w:r w:rsidRPr="00425311">
          <w:rPr>
            <w:rFonts w:ascii="Consolas" w:hAnsi="Consolas" w:cs="Consolas"/>
            <w:color w:val="808080"/>
            <w:rPrChange w:id="1288" w:author="Saleh Abedinezhad" w:date="2023-12-11T19:02:00Z">
              <w:rPr>
                <w:rFonts w:ascii="Consolas" w:hAnsi="Consolas" w:cs="Consolas"/>
                <w:color w:val="808080"/>
                <w:sz w:val="19"/>
                <w:szCs w:val="19"/>
              </w:rPr>
            </w:rPrChange>
          </w:rPr>
          <w:t>(</w:t>
        </w:r>
      </w:ins>
    </w:p>
    <w:p w14:paraId="2C19E836" w14:textId="77777777" w:rsidR="00FD229D" w:rsidRPr="00425311" w:rsidRDefault="00FD229D" w:rsidP="00FD229D">
      <w:pPr>
        <w:autoSpaceDE w:val="0"/>
        <w:autoSpaceDN w:val="0"/>
        <w:bidi w:val="0"/>
        <w:adjustRightInd w:val="0"/>
        <w:spacing w:after="0" w:line="240" w:lineRule="auto"/>
        <w:rPr>
          <w:ins w:id="1289" w:author="Saleh Abedinezhad" w:date="2023-11-25T20:44:00Z"/>
          <w:rFonts w:ascii="Consolas" w:hAnsi="Consolas" w:cs="Consolas"/>
          <w:color w:val="000000"/>
          <w:rPrChange w:id="1290" w:author="Saleh Abedinezhad" w:date="2023-12-11T19:02:00Z">
            <w:rPr>
              <w:ins w:id="1291" w:author="Saleh Abedinezhad" w:date="2023-11-25T20:44:00Z"/>
              <w:rFonts w:ascii="Consolas" w:hAnsi="Consolas" w:cs="Consolas"/>
              <w:color w:val="000000"/>
              <w:sz w:val="19"/>
              <w:szCs w:val="19"/>
            </w:rPr>
          </w:rPrChange>
        </w:rPr>
      </w:pPr>
      <w:ins w:id="1292" w:author="Saleh Abedinezhad" w:date="2023-11-25T20:44:00Z">
        <w:r w:rsidRPr="00425311">
          <w:rPr>
            <w:rFonts w:ascii="Consolas" w:hAnsi="Consolas" w:cs="Consolas"/>
            <w:color w:val="000000"/>
            <w:rPrChange w:id="1293" w:author="Saleh Abedinezhad" w:date="2023-12-11T19:02:00Z">
              <w:rPr>
                <w:rFonts w:ascii="Consolas" w:hAnsi="Consolas" w:cs="Consolas"/>
                <w:color w:val="000000"/>
                <w:sz w:val="19"/>
                <w:szCs w:val="19"/>
              </w:rPr>
            </w:rPrChange>
          </w:rPr>
          <w:tab/>
          <w:t xml:space="preserve">[ProductId] </w:t>
        </w:r>
        <w:r w:rsidRPr="00425311">
          <w:rPr>
            <w:rFonts w:ascii="Consolas" w:hAnsi="Consolas" w:cs="Consolas"/>
            <w:color w:val="0000FF"/>
            <w:rPrChange w:id="1294" w:author="Saleh Abedinezhad" w:date="2023-12-11T19:02:00Z">
              <w:rPr>
                <w:rFonts w:ascii="Consolas" w:hAnsi="Consolas" w:cs="Consolas"/>
                <w:color w:val="0000FF"/>
                <w:sz w:val="19"/>
                <w:szCs w:val="19"/>
              </w:rPr>
            </w:rPrChange>
          </w:rPr>
          <w:t>INT</w:t>
        </w:r>
        <w:r w:rsidRPr="00425311">
          <w:rPr>
            <w:rFonts w:ascii="Consolas" w:hAnsi="Consolas" w:cs="Consolas"/>
            <w:color w:val="000000"/>
            <w:rPrChange w:id="1295"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1296" w:author="Saleh Abedinezhad" w:date="2023-12-11T19:02:00Z">
              <w:rPr>
                <w:rFonts w:ascii="Consolas" w:hAnsi="Consolas" w:cs="Consolas"/>
                <w:color w:val="0000FF"/>
                <w:sz w:val="19"/>
                <w:szCs w:val="19"/>
              </w:rPr>
            </w:rPrChange>
          </w:rPr>
          <w:t>IDENTITY</w:t>
        </w:r>
        <w:r w:rsidRPr="00425311">
          <w:rPr>
            <w:rFonts w:ascii="Consolas" w:hAnsi="Consolas" w:cs="Consolas"/>
            <w:color w:val="000000"/>
            <w:rPrChange w:id="1297"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298" w:author="Saleh Abedinezhad" w:date="2023-12-11T19:02:00Z">
              <w:rPr>
                <w:rFonts w:ascii="Consolas" w:hAnsi="Consolas" w:cs="Consolas"/>
                <w:color w:val="808080"/>
                <w:sz w:val="19"/>
                <w:szCs w:val="19"/>
              </w:rPr>
            </w:rPrChange>
          </w:rPr>
          <w:t>NOT</w:t>
        </w:r>
        <w:r w:rsidRPr="00425311">
          <w:rPr>
            <w:rFonts w:ascii="Consolas" w:hAnsi="Consolas" w:cs="Consolas"/>
            <w:color w:val="000000"/>
            <w:rPrChange w:id="1299"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300" w:author="Saleh Abedinezhad" w:date="2023-12-11T19:02:00Z">
              <w:rPr>
                <w:rFonts w:ascii="Consolas" w:hAnsi="Consolas" w:cs="Consolas"/>
                <w:color w:val="808080"/>
                <w:sz w:val="19"/>
                <w:szCs w:val="19"/>
              </w:rPr>
            </w:rPrChange>
          </w:rPr>
          <w:t>NULL</w:t>
        </w:r>
        <w:r w:rsidRPr="00425311">
          <w:rPr>
            <w:rFonts w:ascii="Consolas" w:hAnsi="Consolas" w:cs="Consolas"/>
            <w:color w:val="000000"/>
            <w:rPrChange w:id="1301"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1302" w:author="Saleh Abedinezhad" w:date="2023-12-11T19:02:00Z">
              <w:rPr>
                <w:rFonts w:ascii="Consolas" w:hAnsi="Consolas" w:cs="Consolas"/>
                <w:color w:val="0000FF"/>
                <w:sz w:val="19"/>
                <w:szCs w:val="19"/>
              </w:rPr>
            </w:rPrChange>
          </w:rPr>
          <w:t>PRIMARY</w:t>
        </w:r>
        <w:r w:rsidRPr="00425311">
          <w:rPr>
            <w:rFonts w:ascii="Consolas" w:hAnsi="Consolas" w:cs="Consolas"/>
            <w:color w:val="000000"/>
            <w:rPrChange w:id="1303"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1304" w:author="Saleh Abedinezhad" w:date="2023-12-11T19:02:00Z">
              <w:rPr>
                <w:rFonts w:ascii="Consolas" w:hAnsi="Consolas" w:cs="Consolas"/>
                <w:color w:val="0000FF"/>
                <w:sz w:val="19"/>
                <w:szCs w:val="19"/>
              </w:rPr>
            </w:rPrChange>
          </w:rPr>
          <w:t>KEY</w:t>
        </w:r>
        <w:r w:rsidRPr="00425311">
          <w:rPr>
            <w:rFonts w:ascii="Consolas" w:hAnsi="Consolas" w:cs="Consolas"/>
            <w:color w:val="808080"/>
            <w:rPrChange w:id="1305" w:author="Saleh Abedinezhad" w:date="2023-12-11T19:02:00Z">
              <w:rPr>
                <w:rFonts w:ascii="Consolas" w:hAnsi="Consolas" w:cs="Consolas"/>
                <w:color w:val="808080"/>
                <w:sz w:val="19"/>
                <w:szCs w:val="19"/>
              </w:rPr>
            </w:rPrChange>
          </w:rPr>
          <w:t>,</w:t>
        </w:r>
      </w:ins>
    </w:p>
    <w:p w14:paraId="78EE39AE" w14:textId="77777777" w:rsidR="00FD229D" w:rsidRPr="00425311" w:rsidRDefault="00FD229D" w:rsidP="00FD229D">
      <w:pPr>
        <w:autoSpaceDE w:val="0"/>
        <w:autoSpaceDN w:val="0"/>
        <w:bidi w:val="0"/>
        <w:adjustRightInd w:val="0"/>
        <w:spacing w:after="0" w:line="240" w:lineRule="auto"/>
        <w:rPr>
          <w:ins w:id="1306" w:author="Saleh Abedinezhad" w:date="2023-11-25T20:44:00Z"/>
          <w:rFonts w:ascii="Consolas" w:hAnsi="Consolas" w:cs="Consolas"/>
          <w:color w:val="000000"/>
          <w:rPrChange w:id="1307" w:author="Saleh Abedinezhad" w:date="2023-12-11T19:02:00Z">
            <w:rPr>
              <w:ins w:id="1308" w:author="Saleh Abedinezhad" w:date="2023-11-25T20:44:00Z"/>
              <w:rFonts w:ascii="Consolas" w:hAnsi="Consolas" w:cs="Consolas"/>
              <w:color w:val="000000"/>
              <w:sz w:val="19"/>
              <w:szCs w:val="19"/>
            </w:rPr>
          </w:rPrChange>
        </w:rPr>
      </w:pPr>
      <w:ins w:id="1309" w:author="Saleh Abedinezhad" w:date="2023-11-25T20:44:00Z">
        <w:r w:rsidRPr="00425311">
          <w:rPr>
            <w:rFonts w:ascii="Consolas" w:hAnsi="Consolas" w:cs="Consolas"/>
            <w:color w:val="000000"/>
            <w:rPrChange w:id="1310" w:author="Saleh Abedinezhad" w:date="2023-12-11T19:02:00Z">
              <w:rPr>
                <w:rFonts w:ascii="Consolas" w:hAnsi="Consolas" w:cs="Consolas"/>
                <w:color w:val="000000"/>
                <w:sz w:val="19"/>
                <w:szCs w:val="19"/>
              </w:rPr>
            </w:rPrChange>
          </w:rPr>
          <w:tab/>
          <w:t xml:space="preserve">[ProductCategoryId] </w:t>
        </w:r>
        <w:r w:rsidRPr="00425311">
          <w:rPr>
            <w:rFonts w:ascii="Consolas" w:hAnsi="Consolas" w:cs="Consolas"/>
            <w:color w:val="0000FF"/>
            <w:rPrChange w:id="1311" w:author="Saleh Abedinezhad" w:date="2023-12-11T19:02:00Z">
              <w:rPr>
                <w:rFonts w:ascii="Consolas" w:hAnsi="Consolas" w:cs="Consolas"/>
                <w:color w:val="0000FF"/>
                <w:sz w:val="19"/>
                <w:szCs w:val="19"/>
              </w:rPr>
            </w:rPrChange>
          </w:rPr>
          <w:t>INT</w:t>
        </w:r>
        <w:r w:rsidRPr="00425311">
          <w:rPr>
            <w:rFonts w:ascii="Consolas" w:hAnsi="Consolas" w:cs="Consolas"/>
            <w:color w:val="000000"/>
            <w:rPrChange w:id="1312"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313" w:author="Saleh Abedinezhad" w:date="2023-12-11T19:02:00Z">
              <w:rPr>
                <w:rFonts w:ascii="Consolas" w:hAnsi="Consolas" w:cs="Consolas"/>
                <w:color w:val="808080"/>
                <w:sz w:val="19"/>
                <w:szCs w:val="19"/>
              </w:rPr>
            </w:rPrChange>
          </w:rPr>
          <w:t>NOT</w:t>
        </w:r>
        <w:r w:rsidRPr="00425311">
          <w:rPr>
            <w:rFonts w:ascii="Consolas" w:hAnsi="Consolas" w:cs="Consolas"/>
            <w:color w:val="000000"/>
            <w:rPrChange w:id="1314"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315" w:author="Saleh Abedinezhad" w:date="2023-12-11T19:02:00Z">
              <w:rPr>
                <w:rFonts w:ascii="Consolas" w:hAnsi="Consolas" w:cs="Consolas"/>
                <w:color w:val="808080"/>
                <w:sz w:val="19"/>
                <w:szCs w:val="19"/>
              </w:rPr>
            </w:rPrChange>
          </w:rPr>
          <w:t>NULL</w:t>
        </w:r>
        <w:r w:rsidRPr="00425311">
          <w:rPr>
            <w:rFonts w:ascii="Consolas" w:hAnsi="Consolas" w:cs="Consolas"/>
            <w:color w:val="000000"/>
            <w:rPrChange w:id="1316"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1317" w:author="Saleh Abedinezhad" w:date="2023-12-11T19:02:00Z">
              <w:rPr>
                <w:rFonts w:ascii="Consolas" w:hAnsi="Consolas" w:cs="Consolas"/>
                <w:color w:val="0000FF"/>
                <w:sz w:val="19"/>
                <w:szCs w:val="19"/>
              </w:rPr>
            </w:rPrChange>
          </w:rPr>
          <w:t>REFERENCES</w:t>
        </w:r>
        <w:r w:rsidRPr="00425311">
          <w:rPr>
            <w:rFonts w:ascii="Consolas" w:hAnsi="Consolas" w:cs="Consolas"/>
            <w:color w:val="000000"/>
            <w:rPrChange w:id="1318" w:author="Saleh Abedinezhad" w:date="2023-12-11T19:02:00Z">
              <w:rPr>
                <w:rFonts w:ascii="Consolas" w:hAnsi="Consolas" w:cs="Consolas"/>
                <w:color w:val="000000"/>
                <w:sz w:val="19"/>
                <w:szCs w:val="19"/>
              </w:rPr>
            </w:rPrChange>
          </w:rPr>
          <w:t>[ProductCategories]</w:t>
        </w:r>
        <w:r w:rsidRPr="00425311">
          <w:rPr>
            <w:rFonts w:ascii="Consolas" w:hAnsi="Consolas" w:cs="Consolas"/>
            <w:color w:val="808080"/>
            <w:rPrChange w:id="1319"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1320" w:author="Saleh Abedinezhad" w:date="2023-12-11T19:02:00Z">
              <w:rPr>
                <w:rFonts w:ascii="Consolas" w:hAnsi="Consolas" w:cs="Consolas"/>
                <w:color w:val="000000"/>
                <w:sz w:val="19"/>
                <w:szCs w:val="19"/>
              </w:rPr>
            </w:rPrChange>
          </w:rPr>
          <w:t>[CategoryId]</w:t>
        </w:r>
        <w:r w:rsidRPr="00425311">
          <w:rPr>
            <w:rFonts w:ascii="Consolas" w:hAnsi="Consolas" w:cs="Consolas"/>
            <w:color w:val="808080"/>
            <w:rPrChange w:id="1321" w:author="Saleh Abedinezhad" w:date="2023-12-11T19:02:00Z">
              <w:rPr>
                <w:rFonts w:ascii="Consolas" w:hAnsi="Consolas" w:cs="Consolas"/>
                <w:color w:val="808080"/>
                <w:sz w:val="19"/>
                <w:szCs w:val="19"/>
              </w:rPr>
            </w:rPrChange>
          </w:rPr>
          <w:t>),</w:t>
        </w:r>
      </w:ins>
    </w:p>
    <w:p w14:paraId="6627AEC9" w14:textId="77777777" w:rsidR="00FD229D" w:rsidRPr="00425311" w:rsidRDefault="00FD229D" w:rsidP="00FD229D">
      <w:pPr>
        <w:autoSpaceDE w:val="0"/>
        <w:autoSpaceDN w:val="0"/>
        <w:bidi w:val="0"/>
        <w:adjustRightInd w:val="0"/>
        <w:spacing w:after="0" w:line="240" w:lineRule="auto"/>
        <w:rPr>
          <w:ins w:id="1322" w:author="Saleh Abedinezhad" w:date="2023-11-25T20:44:00Z"/>
          <w:rFonts w:ascii="Consolas" w:hAnsi="Consolas" w:cs="Consolas"/>
          <w:color w:val="000000"/>
          <w:rPrChange w:id="1323" w:author="Saleh Abedinezhad" w:date="2023-12-11T19:02:00Z">
            <w:rPr>
              <w:ins w:id="1324" w:author="Saleh Abedinezhad" w:date="2023-11-25T20:44:00Z"/>
              <w:rFonts w:ascii="Consolas" w:hAnsi="Consolas" w:cs="Consolas"/>
              <w:color w:val="000000"/>
              <w:sz w:val="19"/>
              <w:szCs w:val="19"/>
            </w:rPr>
          </w:rPrChange>
        </w:rPr>
      </w:pPr>
      <w:ins w:id="1325" w:author="Saleh Abedinezhad" w:date="2023-11-25T20:44:00Z">
        <w:r w:rsidRPr="00425311">
          <w:rPr>
            <w:rFonts w:ascii="Consolas" w:hAnsi="Consolas" w:cs="Consolas"/>
            <w:color w:val="000000"/>
            <w:rPrChange w:id="1326" w:author="Saleh Abedinezhad" w:date="2023-12-11T19:02:00Z">
              <w:rPr>
                <w:rFonts w:ascii="Consolas" w:hAnsi="Consolas" w:cs="Consolas"/>
                <w:color w:val="000000"/>
                <w:sz w:val="19"/>
                <w:szCs w:val="19"/>
              </w:rPr>
            </w:rPrChange>
          </w:rPr>
          <w:tab/>
          <w:t xml:space="preserve">[ProductUnitId] </w:t>
        </w:r>
        <w:r w:rsidRPr="00425311">
          <w:rPr>
            <w:rFonts w:ascii="Consolas" w:hAnsi="Consolas" w:cs="Consolas"/>
            <w:color w:val="0000FF"/>
            <w:rPrChange w:id="1327" w:author="Saleh Abedinezhad" w:date="2023-12-11T19:02:00Z">
              <w:rPr>
                <w:rFonts w:ascii="Consolas" w:hAnsi="Consolas" w:cs="Consolas"/>
                <w:color w:val="0000FF"/>
                <w:sz w:val="19"/>
                <w:szCs w:val="19"/>
              </w:rPr>
            </w:rPrChange>
          </w:rPr>
          <w:t>INT</w:t>
        </w:r>
        <w:r w:rsidRPr="00425311">
          <w:rPr>
            <w:rFonts w:ascii="Consolas" w:hAnsi="Consolas" w:cs="Consolas"/>
            <w:color w:val="000000"/>
            <w:rPrChange w:id="1328"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329" w:author="Saleh Abedinezhad" w:date="2023-12-11T19:02:00Z">
              <w:rPr>
                <w:rFonts w:ascii="Consolas" w:hAnsi="Consolas" w:cs="Consolas"/>
                <w:color w:val="808080"/>
                <w:sz w:val="19"/>
                <w:szCs w:val="19"/>
              </w:rPr>
            </w:rPrChange>
          </w:rPr>
          <w:t>NOT</w:t>
        </w:r>
        <w:r w:rsidRPr="00425311">
          <w:rPr>
            <w:rFonts w:ascii="Consolas" w:hAnsi="Consolas" w:cs="Consolas"/>
            <w:color w:val="000000"/>
            <w:rPrChange w:id="1330"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331" w:author="Saleh Abedinezhad" w:date="2023-12-11T19:02:00Z">
              <w:rPr>
                <w:rFonts w:ascii="Consolas" w:hAnsi="Consolas" w:cs="Consolas"/>
                <w:color w:val="808080"/>
                <w:sz w:val="19"/>
                <w:szCs w:val="19"/>
              </w:rPr>
            </w:rPrChange>
          </w:rPr>
          <w:t>NULL</w:t>
        </w:r>
        <w:r w:rsidRPr="00425311">
          <w:rPr>
            <w:rFonts w:ascii="Consolas" w:hAnsi="Consolas" w:cs="Consolas"/>
            <w:color w:val="000000"/>
            <w:rPrChange w:id="1332"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1333" w:author="Saleh Abedinezhad" w:date="2023-12-11T19:02:00Z">
              <w:rPr>
                <w:rFonts w:ascii="Consolas" w:hAnsi="Consolas" w:cs="Consolas"/>
                <w:color w:val="0000FF"/>
                <w:sz w:val="19"/>
                <w:szCs w:val="19"/>
              </w:rPr>
            </w:rPrChange>
          </w:rPr>
          <w:t>REFERENCES</w:t>
        </w:r>
        <w:r w:rsidRPr="00425311">
          <w:rPr>
            <w:rFonts w:ascii="Consolas" w:hAnsi="Consolas" w:cs="Consolas"/>
            <w:color w:val="000000"/>
            <w:rPrChange w:id="1334" w:author="Saleh Abedinezhad" w:date="2023-12-11T19:02:00Z">
              <w:rPr>
                <w:rFonts w:ascii="Consolas" w:hAnsi="Consolas" w:cs="Consolas"/>
                <w:color w:val="000000"/>
                <w:sz w:val="19"/>
                <w:szCs w:val="19"/>
              </w:rPr>
            </w:rPrChange>
          </w:rPr>
          <w:t>[ProductUnits]</w:t>
        </w:r>
        <w:r w:rsidRPr="00425311">
          <w:rPr>
            <w:rFonts w:ascii="Consolas" w:hAnsi="Consolas" w:cs="Consolas"/>
            <w:color w:val="808080"/>
            <w:rPrChange w:id="1335"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1336" w:author="Saleh Abedinezhad" w:date="2023-12-11T19:02:00Z">
              <w:rPr>
                <w:rFonts w:ascii="Consolas" w:hAnsi="Consolas" w:cs="Consolas"/>
                <w:color w:val="000000"/>
                <w:sz w:val="19"/>
                <w:szCs w:val="19"/>
              </w:rPr>
            </w:rPrChange>
          </w:rPr>
          <w:t>[ProductUnitId]</w:t>
        </w:r>
        <w:r w:rsidRPr="00425311">
          <w:rPr>
            <w:rFonts w:ascii="Consolas" w:hAnsi="Consolas" w:cs="Consolas"/>
            <w:color w:val="808080"/>
            <w:rPrChange w:id="1337" w:author="Saleh Abedinezhad" w:date="2023-12-11T19:02:00Z">
              <w:rPr>
                <w:rFonts w:ascii="Consolas" w:hAnsi="Consolas" w:cs="Consolas"/>
                <w:color w:val="808080"/>
                <w:sz w:val="19"/>
                <w:szCs w:val="19"/>
              </w:rPr>
            </w:rPrChange>
          </w:rPr>
          <w:t>),</w:t>
        </w:r>
      </w:ins>
    </w:p>
    <w:p w14:paraId="1B69487D" w14:textId="77777777" w:rsidR="00FD229D" w:rsidRPr="00425311" w:rsidRDefault="00FD229D" w:rsidP="00FD229D">
      <w:pPr>
        <w:autoSpaceDE w:val="0"/>
        <w:autoSpaceDN w:val="0"/>
        <w:bidi w:val="0"/>
        <w:adjustRightInd w:val="0"/>
        <w:spacing w:after="0" w:line="240" w:lineRule="auto"/>
        <w:rPr>
          <w:ins w:id="1338" w:author="Saleh Abedinezhad" w:date="2023-11-25T20:44:00Z"/>
          <w:rFonts w:ascii="Consolas" w:hAnsi="Consolas" w:cs="Consolas"/>
          <w:color w:val="000000"/>
          <w:rPrChange w:id="1339" w:author="Saleh Abedinezhad" w:date="2023-12-11T19:02:00Z">
            <w:rPr>
              <w:ins w:id="1340" w:author="Saleh Abedinezhad" w:date="2023-11-25T20:44:00Z"/>
              <w:rFonts w:ascii="Consolas" w:hAnsi="Consolas" w:cs="Consolas"/>
              <w:color w:val="000000"/>
              <w:sz w:val="19"/>
              <w:szCs w:val="19"/>
            </w:rPr>
          </w:rPrChange>
        </w:rPr>
      </w:pPr>
      <w:ins w:id="1341" w:author="Saleh Abedinezhad" w:date="2023-11-25T20:44:00Z">
        <w:r w:rsidRPr="00425311">
          <w:rPr>
            <w:rFonts w:ascii="Consolas" w:hAnsi="Consolas" w:cs="Consolas"/>
            <w:color w:val="000000"/>
            <w:rPrChange w:id="1342" w:author="Saleh Abedinezhad" w:date="2023-12-11T19:02:00Z">
              <w:rPr>
                <w:rFonts w:ascii="Consolas" w:hAnsi="Consolas" w:cs="Consolas"/>
                <w:color w:val="000000"/>
                <w:sz w:val="19"/>
                <w:szCs w:val="19"/>
              </w:rPr>
            </w:rPrChange>
          </w:rPr>
          <w:tab/>
          <w:t xml:space="preserve">[ProductCode] </w:t>
        </w:r>
        <w:r w:rsidRPr="00425311">
          <w:rPr>
            <w:rFonts w:ascii="Consolas" w:hAnsi="Consolas" w:cs="Consolas"/>
            <w:color w:val="0000FF"/>
            <w:rPrChange w:id="1343" w:author="Saleh Abedinezhad" w:date="2023-12-11T19:02:00Z">
              <w:rPr>
                <w:rFonts w:ascii="Consolas" w:hAnsi="Consolas" w:cs="Consolas"/>
                <w:color w:val="0000FF"/>
                <w:sz w:val="19"/>
                <w:szCs w:val="19"/>
              </w:rPr>
            </w:rPrChange>
          </w:rPr>
          <w:t>CHAR</w:t>
        </w:r>
        <w:r w:rsidRPr="00425311">
          <w:rPr>
            <w:rFonts w:ascii="Consolas" w:hAnsi="Consolas" w:cs="Consolas"/>
            <w:color w:val="808080"/>
            <w:rPrChange w:id="1344"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1345" w:author="Saleh Abedinezhad" w:date="2023-12-11T19:02:00Z">
              <w:rPr>
                <w:rFonts w:ascii="Consolas" w:hAnsi="Consolas" w:cs="Consolas"/>
                <w:color w:val="000000"/>
                <w:sz w:val="19"/>
                <w:szCs w:val="19"/>
              </w:rPr>
            </w:rPrChange>
          </w:rPr>
          <w:t>10</w:t>
        </w:r>
        <w:r w:rsidRPr="00425311">
          <w:rPr>
            <w:rFonts w:ascii="Consolas" w:hAnsi="Consolas" w:cs="Consolas"/>
            <w:color w:val="808080"/>
            <w:rPrChange w:id="1346" w:author="Saleh Abedinezhad" w:date="2023-12-11T19:02:00Z">
              <w:rPr>
                <w:rFonts w:ascii="Consolas" w:hAnsi="Consolas" w:cs="Consolas"/>
                <w:color w:val="808080"/>
                <w:sz w:val="19"/>
                <w:szCs w:val="19"/>
              </w:rPr>
            </w:rPrChange>
          </w:rPr>
          <w:t>),</w:t>
        </w:r>
      </w:ins>
    </w:p>
    <w:p w14:paraId="310E935E" w14:textId="77777777" w:rsidR="00FD229D" w:rsidRPr="00425311" w:rsidRDefault="00FD229D" w:rsidP="00FD229D">
      <w:pPr>
        <w:autoSpaceDE w:val="0"/>
        <w:autoSpaceDN w:val="0"/>
        <w:bidi w:val="0"/>
        <w:adjustRightInd w:val="0"/>
        <w:spacing w:after="0" w:line="240" w:lineRule="auto"/>
        <w:rPr>
          <w:ins w:id="1347" w:author="Saleh Abedinezhad" w:date="2023-11-25T20:44:00Z"/>
          <w:rFonts w:ascii="Consolas" w:hAnsi="Consolas" w:cs="Consolas"/>
          <w:color w:val="000000"/>
          <w:rPrChange w:id="1348" w:author="Saleh Abedinezhad" w:date="2023-12-11T19:02:00Z">
            <w:rPr>
              <w:ins w:id="1349" w:author="Saleh Abedinezhad" w:date="2023-11-25T20:44:00Z"/>
              <w:rFonts w:ascii="Consolas" w:hAnsi="Consolas" w:cs="Consolas"/>
              <w:color w:val="000000"/>
              <w:sz w:val="19"/>
              <w:szCs w:val="19"/>
            </w:rPr>
          </w:rPrChange>
        </w:rPr>
      </w:pPr>
      <w:ins w:id="1350" w:author="Saleh Abedinezhad" w:date="2023-11-25T20:44:00Z">
        <w:r w:rsidRPr="00425311">
          <w:rPr>
            <w:rFonts w:ascii="Consolas" w:hAnsi="Consolas" w:cs="Consolas"/>
            <w:color w:val="000000"/>
            <w:rPrChange w:id="1351" w:author="Saleh Abedinezhad" w:date="2023-12-11T19:02:00Z">
              <w:rPr>
                <w:rFonts w:ascii="Consolas" w:hAnsi="Consolas" w:cs="Consolas"/>
                <w:color w:val="000000"/>
                <w:sz w:val="19"/>
                <w:szCs w:val="19"/>
              </w:rPr>
            </w:rPrChange>
          </w:rPr>
          <w:tab/>
          <w:t xml:space="preserve">[Title] </w:t>
        </w:r>
        <w:r w:rsidRPr="00425311">
          <w:rPr>
            <w:rFonts w:ascii="Consolas" w:hAnsi="Consolas" w:cs="Consolas"/>
            <w:color w:val="0000FF"/>
            <w:rPrChange w:id="1352" w:author="Saleh Abedinezhad" w:date="2023-12-11T19:02:00Z">
              <w:rPr>
                <w:rFonts w:ascii="Consolas" w:hAnsi="Consolas" w:cs="Consolas"/>
                <w:color w:val="0000FF"/>
                <w:sz w:val="19"/>
                <w:szCs w:val="19"/>
              </w:rPr>
            </w:rPrChange>
          </w:rPr>
          <w:t>NVARCHAR</w:t>
        </w:r>
        <w:r w:rsidRPr="00425311">
          <w:rPr>
            <w:rFonts w:ascii="Consolas" w:hAnsi="Consolas" w:cs="Consolas"/>
            <w:color w:val="808080"/>
            <w:rPrChange w:id="1353"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1354" w:author="Saleh Abedinezhad" w:date="2023-12-11T19:02:00Z">
              <w:rPr>
                <w:rFonts w:ascii="Consolas" w:hAnsi="Consolas" w:cs="Consolas"/>
                <w:color w:val="000000"/>
                <w:sz w:val="19"/>
                <w:szCs w:val="19"/>
              </w:rPr>
            </w:rPrChange>
          </w:rPr>
          <w:t>10</w:t>
        </w:r>
        <w:r w:rsidRPr="00425311">
          <w:rPr>
            <w:rFonts w:ascii="Consolas" w:hAnsi="Consolas" w:cs="Consolas"/>
            <w:color w:val="808080"/>
            <w:rPrChange w:id="1355"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1356"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357" w:author="Saleh Abedinezhad" w:date="2023-12-11T19:02:00Z">
              <w:rPr>
                <w:rFonts w:ascii="Consolas" w:hAnsi="Consolas" w:cs="Consolas"/>
                <w:color w:val="808080"/>
                <w:sz w:val="19"/>
                <w:szCs w:val="19"/>
              </w:rPr>
            </w:rPrChange>
          </w:rPr>
          <w:t>NOT</w:t>
        </w:r>
        <w:r w:rsidRPr="00425311">
          <w:rPr>
            <w:rFonts w:ascii="Consolas" w:hAnsi="Consolas" w:cs="Consolas"/>
            <w:color w:val="000000"/>
            <w:rPrChange w:id="1358"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359" w:author="Saleh Abedinezhad" w:date="2023-12-11T19:02:00Z">
              <w:rPr>
                <w:rFonts w:ascii="Consolas" w:hAnsi="Consolas" w:cs="Consolas"/>
                <w:color w:val="808080"/>
                <w:sz w:val="19"/>
                <w:szCs w:val="19"/>
              </w:rPr>
            </w:rPrChange>
          </w:rPr>
          <w:t>NULL,</w:t>
        </w:r>
      </w:ins>
    </w:p>
    <w:p w14:paraId="17383A38" w14:textId="77777777" w:rsidR="00FD229D" w:rsidRPr="00425311" w:rsidRDefault="00FD229D" w:rsidP="00FD229D">
      <w:pPr>
        <w:autoSpaceDE w:val="0"/>
        <w:autoSpaceDN w:val="0"/>
        <w:bidi w:val="0"/>
        <w:adjustRightInd w:val="0"/>
        <w:spacing w:after="0" w:line="240" w:lineRule="auto"/>
        <w:rPr>
          <w:ins w:id="1360" w:author="Saleh Abedinezhad" w:date="2023-11-25T20:44:00Z"/>
          <w:rFonts w:ascii="Consolas" w:hAnsi="Consolas" w:cs="Consolas"/>
          <w:color w:val="000000"/>
          <w:rPrChange w:id="1361" w:author="Saleh Abedinezhad" w:date="2023-12-11T19:02:00Z">
            <w:rPr>
              <w:ins w:id="1362" w:author="Saleh Abedinezhad" w:date="2023-11-25T20:44:00Z"/>
              <w:rFonts w:ascii="Consolas" w:hAnsi="Consolas" w:cs="Consolas"/>
              <w:color w:val="000000"/>
              <w:sz w:val="19"/>
              <w:szCs w:val="19"/>
            </w:rPr>
          </w:rPrChange>
        </w:rPr>
      </w:pPr>
      <w:ins w:id="1363" w:author="Saleh Abedinezhad" w:date="2023-11-25T20:44:00Z">
        <w:r w:rsidRPr="00425311">
          <w:rPr>
            <w:rFonts w:ascii="Consolas" w:hAnsi="Consolas" w:cs="Consolas"/>
            <w:color w:val="000000"/>
            <w:rPrChange w:id="1364" w:author="Saleh Abedinezhad" w:date="2023-12-11T19:02:00Z">
              <w:rPr>
                <w:rFonts w:ascii="Consolas" w:hAnsi="Consolas" w:cs="Consolas"/>
                <w:color w:val="000000"/>
                <w:sz w:val="19"/>
                <w:szCs w:val="19"/>
              </w:rPr>
            </w:rPrChange>
          </w:rPr>
          <w:tab/>
          <w:t xml:space="preserve">[Description] </w:t>
        </w:r>
        <w:r w:rsidRPr="00425311">
          <w:rPr>
            <w:rFonts w:ascii="Consolas" w:hAnsi="Consolas" w:cs="Consolas"/>
            <w:color w:val="0000FF"/>
            <w:rPrChange w:id="1365" w:author="Saleh Abedinezhad" w:date="2023-12-11T19:02:00Z">
              <w:rPr>
                <w:rFonts w:ascii="Consolas" w:hAnsi="Consolas" w:cs="Consolas"/>
                <w:color w:val="0000FF"/>
                <w:sz w:val="19"/>
                <w:szCs w:val="19"/>
              </w:rPr>
            </w:rPrChange>
          </w:rPr>
          <w:t>NVARCHAR</w:t>
        </w:r>
        <w:r w:rsidRPr="00425311">
          <w:rPr>
            <w:rFonts w:ascii="Consolas" w:hAnsi="Consolas" w:cs="Consolas"/>
            <w:color w:val="808080"/>
            <w:rPrChange w:id="1366"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1367" w:author="Saleh Abedinezhad" w:date="2023-12-11T19:02:00Z">
              <w:rPr>
                <w:rFonts w:ascii="Consolas" w:hAnsi="Consolas" w:cs="Consolas"/>
                <w:color w:val="000000"/>
                <w:sz w:val="19"/>
                <w:szCs w:val="19"/>
              </w:rPr>
            </w:rPrChange>
          </w:rPr>
          <w:t>2000</w:t>
        </w:r>
        <w:r w:rsidRPr="00425311">
          <w:rPr>
            <w:rFonts w:ascii="Consolas" w:hAnsi="Consolas" w:cs="Consolas"/>
            <w:color w:val="808080"/>
            <w:rPrChange w:id="1368"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1369"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370" w:author="Saleh Abedinezhad" w:date="2023-12-11T19:02:00Z">
              <w:rPr>
                <w:rFonts w:ascii="Consolas" w:hAnsi="Consolas" w:cs="Consolas"/>
                <w:color w:val="808080"/>
                <w:sz w:val="19"/>
                <w:szCs w:val="19"/>
              </w:rPr>
            </w:rPrChange>
          </w:rPr>
          <w:t>NOT</w:t>
        </w:r>
        <w:r w:rsidRPr="00425311">
          <w:rPr>
            <w:rFonts w:ascii="Consolas" w:hAnsi="Consolas" w:cs="Consolas"/>
            <w:color w:val="000000"/>
            <w:rPrChange w:id="1371"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372" w:author="Saleh Abedinezhad" w:date="2023-12-11T19:02:00Z">
              <w:rPr>
                <w:rFonts w:ascii="Consolas" w:hAnsi="Consolas" w:cs="Consolas"/>
                <w:color w:val="808080"/>
                <w:sz w:val="19"/>
                <w:szCs w:val="19"/>
              </w:rPr>
            </w:rPrChange>
          </w:rPr>
          <w:t>NULL,</w:t>
        </w:r>
      </w:ins>
    </w:p>
    <w:p w14:paraId="631E2B3E" w14:textId="77777777" w:rsidR="00FD229D" w:rsidRPr="00425311" w:rsidRDefault="00FD229D" w:rsidP="00FD229D">
      <w:pPr>
        <w:autoSpaceDE w:val="0"/>
        <w:autoSpaceDN w:val="0"/>
        <w:bidi w:val="0"/>
        <w:adjustRightInd w:val="0"/>
        <w:spacing w:after="0" w:line="240" w:lineRule="auto"/>
        <w:rPr>
          <w:ins w:id="1373" w:author="Saleh Abedinezhad" w:date="2023-11-25T20:44:00Z"/>
          <w:rFonts w:ascii="Consolas" w:hAnsi="Consolas" w:cs="Consolas"/>
          <w:color w:val="000000"/>
          <w:rPrChange w:id="1374" w:author="Saleh Abedinezhad" w:date="2023-12-11T19:02:00Z">
            <w:rPr>
              <w:ins w:id="1375" w:author="Saleh Abedinezhad" w:date="2023-11-25T20:44:00Z"/>
              <w:rFonts w:ascii="Consolas" w:hAnsi="Consolas" w:cs="Consolas"/>
              <w:color w:val="000000"/>
              <w:sz w:val="19"/>
              <w:szCs w:val="19"/>
            </w:rPr>
          </w:rPrChange>
        </w:rPr>
      </w:pPr>
      <w:ins w:id="1376" w:author="Saleh Abedinezhad" w:date="2023-11-25T20:44:00Z">
        <w:r w:rsidRPr="00425311">
          <w:rPr>
            <w:rFonts w:ascii="Consolas" w:hAnsi="Consolas" w:cs="Consolas"/>
            <w:color w:val="000000"/>
            <w:rPrChange w:id="1377" w:author="Saleh Abedinezhad" w:date="2023-12-11T19:02:00Z">
              <w:rPr>
                <w:rFonts w:ascii="Consolas" w:hAnsi="Consolas" w:cs="Consolas"/>
                <w:color w:val="000000"/>
                <w:sz w:val="19"/>
                <w:szCs w:val="19"/>
              </w:rPr>
            </w:rPrChange>
          </w:rPr>
          <w:tab/>
          <w:t xml:space="preserve">[AddDate] </w:t>
        </w:r>
        <w:r w:rsidRPr="00425311">
          <w:rPr>
            <w:rFonts w:ascii="Consolas" w:hAnsi="Consolas" w:cs="Consolas"/>
            <w:color w:val="0000FF"/>
            <w:rPrChange w:id="1378" w:author="Saleh Abedinezhad" w:date="2023-12-11T19:02:00Z">
              <w:rPr>
                <w:rFonts w:ascii="Consolas" w:hAnsi="Consolas" w:cs="Consolas"/>
                <w:color w:val="0000FF"/>
                <w:sz w:val="19"/>
                <w:szCs w:val="19"/>
              </w:rPr>
            </w:rPrChange>
          </w:rPr>
          <w:t>DATETIME</w:t>
        </w:r>
        <w:r w:rsidRPr="00425311">
          <w:rPr>
            <w:rFonts w:ascii="Consolas" w:hAnsi="Consolas" w:cs="Consolas"/>
            <w:color w:val="000000"/>
            <w:rPrChange w:id="1379"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380" w:author="Saleh Abedinezhad" w:date="2023-12-11T19:02:00Z">
              <w:rPr>
                <w:rFonts w:ascii="Consolas" w:hAnsi="Consolas" w:cs="Consolas"/>
                <w:color w:val="808080"/>
                <w:sz w:val="19"/>
                <w:szCs w:val="19"/>
              </w:rPr>
            </w:rPrChange>
          </w:rPr>
          <w:t>NOT</w:t>
        </w:r>
        <w:r w:rsidRPr="00425311">
          <w:rPr>
            <w:rFonts w:ascii="Consolas" w:hAnsi="Consolas" w:cs="Consolas"/>
            <w:color w:val="000000"/>
            <w:rPrChange w:id="1381"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382" w:author="Saleh Abedinezhad" w:date="2023-12-11T19:02:00Z">
              <w:rPr>
                <w:rFonts w:ascii="Consolas" w:hAnsi="Consolas" w:cs="Consolas"/>
                <w:color w:val="808080"/>
                <w:sz w:val="19"/>
                <w:szCs w:val="19"/>
              </w:rPr>
            </w:rPrChange>
          </w:rPr>
          <w:t>NULL</w:t>
        </w:r>
        <w:r w:rsidRPr="00425311">
          <w:rPr>
            <w:rFonts w:ascii="Consolas" w:hAnsi="Consolas" w:cs="Consolas"/>
            <w:color w:val="000000"/>
            <w:rPrChange w:id="1383"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1384" w:author="Saleh Abedinezhad" w:date="2023-12-11T19:02:00Z">
              <w:rPr>
                <w:rFonts w:ascii="Consolas" w:hAnsi="Consolas" w:cs="Consolas"/>
                <w:color w:val="0000FF"/>
                <w:sz w:val="19"/>
                <w:szCs w:val="19"/>
              </w:rPr>
            </w:rPrChange>
          </w:rPr>
          <w:t>DEFAULT</w:t>
        </w:r>
        <w:r w:rsidRPr="00425311">
          <w:rPr>
            <w:rFonts w:ascii="Consolas" w:hAnsi="Consolas" w:cs="Consolas"/>
            <w:color w:val="808080"/>
            <w:rPrChange w:id="1385" w:author="Saleh Abedinezhad" w:date="2023-12-11T19:02:00Z">
              <w:rPr>
                <w:rFonts w:ascii="Consolas" w:hAnsi="Consolas" w:cs="Consolas"/>
                <w:color w:val="808080"/>
                <w:sz w:val="19"/>
                <w:szCs w:val="19"/>
              </w:rPr>
            </w:rPrChange>
          </w:rPr>
          <w:t>(</w:t>
        </w:r>
        <w:r w:rsidRPr="00425311">
          <w:rPr>
            <w:rFonts w:ascii="Consolas" w:hAnsi="Consolas" w:cs="Consolas"/>
            <w:color w:val="FF00FF"/>
            <w:rPrChange w:id="1386" w:author="Saleh Abedinezhad" w:date="2023-12-11T19:02:00Z">
              <w:rPr>
                <w:rFonts w:ascii="Consolas" w:hAnsi="Consolas" w:cs="Consolas"/>
                <w:color w:val="FF00FF"/>
                <w:sz w:val="19"/>
                <w:szCs w:val="19"/>
              </w:rPr>
            </w:rPrChange>
          </w:rPr>
          <w:t>GETDATE</w:t>
        </w:r>
        <w:r w:rsidRPr="00425311">
          <w:rPr>
            <w:rFonts w:ascii="Consolas" w:hAnsi="Consolas" w:cs="Consolas"/>
            <w:color w:val="808080"/>
            <w:rPrChange w:id="1387" w:author="Saleh Abedinezhad" w:date="2023-12-11T19:02:00Z">
              <w:rPr>
                <w:rFonts w:ascii="Consolas" w:hAnsi="Consolas" w:cs="Consolas"/>
                <w:color w:val="808080"/>
                <w:sz w:val="19"/>
                <w:szCs w:val="19"/>
              </w:rPr>
            </w:rPrChange>
          </w:rPr>
          <w:t>())</w:t>
        </w:r>
      </w:ins>
    </w:p>
    <w:p w14:paraId="176DCC82" w14:textId="77777777" w:rsidR="00FD229D" w:rsidRPr="00425311" w:rsidRDefault="00FD229D" w:rsidP="00FD229D">
      <w:pPr>
        <w:autoSpaceDE w:val="0"/>
        <w:autoSpaceDN w:val="0"/>
        <w:bidi w:val="0"/>
        <w:adjustRightInd w:val="0"/>
        <w:spacing w:after="0" w:line="240" w:lineRule="auto"/>
        <w:rPr>
          <w:ins w:id="1388" w:author="Saleh Abedinezhad" w:date="2023-11-25T20:44:00Z"/>
          <w:rFonts w:ascii="Consolas" w:hAnsi="Consolas" w:cs="Consolas"/>
          <w:color w:val="000000"/>
          <w:rPrChange w:id="1389" w:author="Saleh Abedinezhad" w:date="2023-12-11T19:02:00Z">
            <w:rPr>
              <w:ins w:id="1390" w:author="Saleh Abedinezhad" w:date="2023-11-25T20:44:00Z"/>
              <w:rFonts w:ascii="Consolas" w:hAnsi="Consolas" w:cs="Consolas"/>
              <w:color w:val="000000"/>
              <w:sz w:val="19"/>
              <w:szCs w:val="19"/>
            </w:rPr>
          </w:rPrChange>
        </w:rPr>
      </w:pPr>
      <w:ins w:id="1391" w:author="Saleh Abedinezhad" w:date="2023-11-25T20:44:00Z">
        <w:r w:rsidRPr="00425311">
          <w:rPr>
            <w:rFonts w:ascii="Consolas" w:hAnsi="Consolas" w:cs="Consolas"/>
            <w:color w:val="808080"/>
            <w:rPrChange w:id="1392" w:author="Saleh Abedinezhad" w:date="2023-12-11T19:02:00Z">
              <w:rPr>
                <w:rFonts w:ascii="Consolas" w:hAnsi="Consolas" w:cs="Consolas"/>
                <w:color w:val="808080"/>
                <w:sz w:val="19"/>
                <w:szCs w:val="19"/>
              </w:rPr>
            </w:rPrChange>
          </w:rPr>
          <w:t>);</w:t>
        </w:r>
      </w:ins>
    </w:p>
    <w:p w14:paraId="6A4B48AD" w14:textId="77777777" w:rsidR="00FD229D" w:rsidRPr="00425311" w:rsidRDefault="00FD229D" w:rsidP="00FD229D">
      <w:pPr>
        <w:autoSpaceDE w:val="0"/>
        <w:autoSpaceDN w:val="0"/>
        <w:bidi w:val="0"/>
        <w:adjustRightInd w:val="0"/>
        <w:spacing w:after="0" w:line="240" w:lineRule="auto"/>
        <w:rPr>
          <w:ins w:id="1393" w:author="Saleh Abedinezhad" w:date="2023-11-25T20:44:00Z"/>
          <w:rFonts w:ascii="Consolas" w:hAnsi="Consolas" w:cs="Consolas"/>
          <w:color w:val="000000"/>
          <w:rPrChange w:id="1394" w:author="Saleh Abedinezhad" w:date="2023-12-11T19:02:00Z">
            <w:rPr>
              <w:ins w:id="1395" w:author="Saleh Abedinezhad" w:date="2023-11-25T20:44:00Z"/>
              <w:rFonts w:ascii="Consolas" w:hAnsi="Consolas" w:cs="Consolas"/>
              <w:color w:val="000000"/>
              <w:sz w:val="19"/>
              <w:szCs w:val="19"/>
            </w:rPr>
          </w:rPrChange>
        </w:rPr>
      </w:pPr>
      <w:ins w:id="1396" w:author="Saleh Abedinezhad" w:date="2023-11-25T20:44:00Z">
        <w:r w:rsidRPr="00425311">
          <w:rPr>
            <w:rFonts w:ascii="Consolas" w:hAnsi="Consolas" w:cs="Consolas"/>
            <w:color w:val="0000FF"/>
            <w:rPrChange w:id="1397" w:author="Saleh Abedinezhad" w:date="2023-12-11T19:02:00Z">
              <w:rPr>
                <w:rFonts w:ascii="Consolas" w:hAnsi="Consolas" w:cs="Consolas"/>
                <w:color w:val="0000FF"/>
                <w:sz w:val="19"/>
                <w:szCs w:val="19"/>
              </w:rPr>
            </w:rPrChange>
          </w:rPr>
          <w:t>GO</w:t>
        </w:r>
      </w:ins>
    </w:p>
    <w:p w14:paraId="6530108D" w14:textId="77777777" w:rsidR="00FD229D" w:rsidRPr="00425311" w:rsidRDefault="00FD229D" w:rsidP="00FD229D">
      <w:pPr>
        <w:autoSpaceDE w:val="0"/>
        <w:autoSpaceDN w:val="0"/>
        <w:bidi w:val="0"/>
        <w:adjustRightInd w:val="0"/>
        <w:spacing w:after="0" w:line="240" w:lineRule="auto"/>
        <w:rPr>
          <w:ins w:id="1398" w:author="Saleh Abedinezhad" w:date="2023-11-25T20:44:00Z"/>
          <w:rFonts w:ascii="Consolas" w:hAnsi="Consolas" w:cs="Consolas"/>
          <w:color w:val="000000"/>
          <w:rPrChange w:id="1399" w:author="Saleh Abedinezhad" w:date="2023-12-11T19:02:00Z">
            <w:rPr>
              <w:ins w:id="1400" w:author="Saleh Abedinezhad" w:date="2023-11-25T20:44:00Z"/>
              <w:rFonts w:ascii="Consolas" w:hAnsi="Consolas" w:cs="Consolas"/>
              <w:color w:val="000000"/>
              <w:sz w:val="19"/>
              <w:szCs w:val="19"/>
            </w:rPr>
          </w:rPrChange>
        </w:rPr>
      </w:pPr>
    </w:p>
    <w:p w14:paraId="7FF7ED27" w14:textId="77777777" w:rsidR="00FD229D" w:rsidRPr="00425311" w:rsidRDefault="00FD229D" w:rsidP="00FD229D">
      <w:pPr>
        <w:autoSpaceDE w:val="0"/>
        <w:autoSpaceDN w:val="0"/>
        <w:bidi w:val="0"/>
        <w:adjustRightInd w:val="0"/>
        <w:spacing w:after="0" w:line="240" w:lineRule="auto"/>
        <w:rPr>
          <w:ins w:id="1401" w:author="Saleh Abedinezhad" w:date="2023-11-25T20:44:00Z"/>
          <w:rFonts w:ascii="Consolas" w:hAnsi="Consolas" w:cs="Consolas"/>
          <w:color w:val="000000"/>
          <w:rPrChange w:id="1402" w:author="Saleh Abedinezhad" w:date="2023-12-11T19:02:00Z">
            <w:rPr>
              <w:ins w:id="1403" w:author="Saleh Abedinezhad" w:date="2023-11-25T20:44:00Z"/>
              <w:rFonts w:ascii="Consolas" w:hAnsi="Consolas" w:cs="Consolas"/>
              <w:color w:val="000000"/>
              <w:sz w:val="19"/>
              <w:szCs w:val="19"/>
            </w:rPr>
          </w:rPrChange>
        </w:rPr>
      </w:pPr>
      <w:ins w:id="1404" w:author="Saleh Abedinezhad" w:date="2023-11-25T20:44:00Z">
        <w:r w:rsidRPr="00425311">
          <w:rPr>
            <w:rFonts w:ascii="Consolas" w:hAnsi="Consolas" w:cs="Consolas"/>
            <w:color w:val="0000FF"/>
            <w:rPrChange w:id="1405" w:author="Saleh Abedinezhad" w:date="2023-12-11T19:02:00Z">
              <w:rPr>
                <w:rFonts w:ascii="Consolas" w:hAnsi="Consolas" w:cs="Consolas"/>
                <w:color w:val="0000FF"/>
                <w:sz w:val="19"/>
                <w:szCs w:val="19"/>
              </w:rPr>
            </w:rPrChange>
          </w:rPr>
          <w:t>CREATE</w:t>
        </w:r>
        <w:r w:rsidRPr="00425311">
          <w:rPr>
            <w:rFonts w:ascii="Consolas" w:hAnsi="Consolas" w:cs="Consolas"/>
            <w:color w:val="000000"/>
            <w:rPrChange w:id="1406"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1407" w:author="Saleh Abedinezhad" w:date="2023-12-11T19:02:00Z">
              <w:rPr>
                <w:rFonts w:ascii="Consolas" w:hAnsi="Consolas" w:cs="Consolas"/>
                <w:color w:val="0000FF"/>
                <w:sz w:val="19"/>
                <w:szCs w:val="19"/>
              </w:rPr>
            </w:rPrChange>
          </w:rPr>
          <w:t>TABLE</w:t>
        </w:r>
        <w:r w:rsidRPr="00425311">
          <w:rPr>
            <w:rFonts w:ascii="Consolas" w:hAnsi="Consolas" w:cs="Consolas"/>
            <w:color w:val="000000"/>
            <w:rPrChange w:id="1408" w:author="Saleh Abedinezhad" w:date="2023-12-11T19:02:00Z">
              <w:rPr>
                <w:rFonts w:ascii="Consolas" w:hAnsi="Consolas" w:cs="Consolas"/>
                <w:color w:val="000000"/>
                <w:sz w:val="19"/>
                <w:szCs w:val="19"/>
              </w:rPr>
            </w:rPrChange>
          </w:rPr>
          <w:t xml:space="preserve"> [ProductPrices]</w:t>
        </w:r>
        <w:r w:rsidRPr="00425311">
          <w:rPr>
            <w:rFonts w:ascii="Consolas" w:hAnsi="Consolas" w:cs="Consolas"/>
            <w:color w:val="0000FF"/>
            <w:rPrChange w:id="1409" w:author="Saleh Abedinezhad" w:date="2023-12-11T19:02:00Z">
              <w:rPr>
                <w:rFonts w:ascii="Consolas" w:hAnsi="Consolas" w:cs="Consolas"/>
                <w:color w:val="0000FF"/>
                <w:sz w:val="19"/>
                <w:szCs w:val="19"/>
              </w:rPr>
            </w:rPrChange>
          </w:rPr>
          <w:t xml:space="preserve"> </w:t>
        </w:r>
        <w:r w:rsidRPr="00425311">
          <w:rPr>
            <w:rFonts w:ascii="Consolas" w:hAnsi="Consolas" w:cs="Consolas"/>
            <w:color w:val="808080"/>
            <w:rPrChange w:id="1410" w:author="Saleh Abedinezhad" w:date="2023-12-11T19:02:00Z">
              <w:rPr>
                <w:rFonts w:ascii="Consolas" w:hAnsi="Consolas" w:cs="Consolas"/>
                <w:color w:val="808080"/>
                <w:sz w:val="19"/>
                <w:szCs w:val="19"/>
              </w:rPr>
            </w:rPrChange>
          </w:rPr>
          <w:t>(</w:t>
        </w:r>
      </w:ins>
    </w:p>
    <w:p w14:paraId="6551DBA4" w14:textId="77777777" w:rsidR="00FD229D" w:rsidRPr="00425311" w:rsidRDefault="00FD229D" w:rsidP="00FD229D">
      <w:pPr>
        <w:autoSpaceDE w:val="0"/>
        <w:autoSpaceDN w:val="0"/>
        <w:bidi w:val="0"/>
        <w:adjustRightInd w:val="0"/>
        <w:spacing w:after="0" w:line="240" w:lineRule="auto"/>
        <w:rPr>
          <w:ins w:id="1411" w:author="Saleh Abedinezhad" w:date="2023-11-25T20:44:00Z"/>
          <w:rFonts w:ascii="Consolas" w:hAnsi="Consolas" w:cs="Consolas"/>
          <w:color w:val="000000"/>
          <w:rPrChange w:id="1412" w:author="Saleh Abedinezhad" w:date="2023-12-11T19:02:00Z">
            <w:rPr>
              <w:ins w:id="1413" w:author="Saleh Abedinezhad" w:date="2023-11-25T20:44:00Z"/>
              <w:rFonts w:ascii="Consolas" w:hAnsi="Consolas" w:cs="Consolas"/>
              <w:color w:val="000000"/>
              <w:sz w:val="19"/>
              <w:szCs w:val="19"/>
            </w:rPr>
          </w:rPrChange>
        </w:rPr>
      </w:pPr>
      <w:ins w:id="1414" w:author="Saleh Abedinezhad" w:date="2023-11-25T20:44:00Z">
        <w:r w:rsidRPr="00425311">
          <w:rPr>
            <w:rFonts w:ascii="Consolas" w:hAnsi="Consolas" w:cs="Consolas"/>
            <w:color w:val="000000"/>
            <w:rPrChange w:id="1415" w:author="Saleh Abedinezhad" w:date="2023-12-11T19:02:00Z">
              <w:rPr>
                <w:rFonts w:ascii="Consolas" w:hAnsi="Consolas" w:cs="Consolas"/>
                <w:color w:val="000000"/>
                <w:sz w:val="19"/>
                <w:szCs w:val="19"/>
              </w:rPr>
            </w:rPrChange>
          </w:rPr>
          <w:tab/>
          <w:t xml:space="preserve">[PriceId] </w:t>
        </w:r>
        <w:r w:rsidRPr="00425311">
          <w:rPr>
            <w:rFonts w:ascii="Consolas" w:hAnsi="Consolas" w:cs="Consolas"/>
            <w:color w:val="0000FF"/>
            <w:rPrChange w:id="1416" w:author="Saleh Abedinezhad" w:date="2023-12-11T19:02:00Z">
              <w:rPr>
                <w:rFonts w:ascii="Consolas" w:hAnsi="Consolas" w:cs="Consolas"/>
                <w:color w:val="0000FF"/>
                <w:sz w:val="19"/>
                <w:szCs w:val="19"/>
              </w:rPr>
            </w:rPrChange>
          </w:rPr>
          <w:t>INT</w:t>
        </w:r>
        <w:r w:rsidRPr="00425311">
          <w:rPr>
            <w:rFonts w:ascii="Consolas" w:hAnsi="Consolas" w:cs="Consolas"/>
            <w:color w:val="000000"/>
            <w:rPrChange w:id="1417"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1418" w:author="Saleh Abedinezhad" w:date="2023-12-11T19:02:00Z">
              <w:rPr>
                <w:rFonts w:ascii="Consolas" w:hAnsi="Consolas" w:cs="Consolas"/>
                <w:color w:val="0000FF"/>
                <w:sz w:val="19"/>
                <w:szCs w:val="19"/>
              </w:rPr>
            </w:rPrChange>
          </w:rPr>
          <w:t>IDENTITY</w:t>
        </w:r>
        <w:r w:rsidRPr="00425311">
          <w:rPr>
            <w:rFonts w:ascii="Consolas" w:hAnsi="Consolas" w:cs="Consolas"/>
            <w:color w:val="000000"/>
            <w:rPrChange w:id="1419"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420" w:author="Saleh Abedinezhad" w:date="2023-12-11T19:02:00Z">
              <w:rPr>
                <w:rFonts w:ascii="Consolas" w:hAnsi="Consolas" w:cs="Consolas"/>
                <w:color w:val="808080"/>
                <w:sz w:val="19"/>
                <w:szCs w:val="19"/>
              </w:rPr>
            </w:rPrChange>
          </w:rPr>
          <w:t>NOT</w:t>
        </w:r>
        <w:r w:rsidRPr="00425311">
          <w:rPr>
            <w:rFonts w:ascii="Consolas" w:hAnsi="Consolas" w:cs="Consolas"/>
            <w:color w:val="000000"/>
            <w:rPrChange w:id="1421"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422" w:author="Saleh Abedinezhad" w:date="2023-12-11T19:02:00Z">
              <w:rPr>
                <w:rFonts w:ascii="Consolas" w:hAnsi="Consolas" w:cs="Consolas"/>
                <w:color w:val="808080"/>
                <w:sz w:val="19"/>
                <w:szCs w:val="19"/>
              </w:rPr>
            </w:rPrChange>
          </w:rPr>
          <w:t>NULL</w:t>
        </w:r>
        <w:r w:rsidRPr="00425311">
          <w:rPr>
            <w:rFonts w:ascii="Consolas" w:hAnsi="Consolas" w:cs="Consolas"/>
            <w:color w:val="000000"/>
            <w:rPrChange w:id="1423"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1424" w:author="Saleh Abedinezhad" w:date="2023-12-11T19:02:00Z">
              <w:rPr>
                <w:rFonts w:ascii="Consolas" w:hAnsi="Consolas" w:cs="Consolas"/>
                <w:color w:val="0000FF"/>
                <w:sz w:val="19"/>
                <w:szCs w:val="19"/>
              </w:rPr>
            </w:rPrChange>
          </w:rPr>
          <w:t>PRIMARY</w:t>
        </w:r>
        <w:r w:rsidRPr="00425311">
          <w:rPr>
            <w:rFonts w:ascii="Consolas" w:hAnsi="Consolas" w:cs="Consolas"/>
            <w:color w:val="000000"/>
            <w:rPrChange w:id="1425"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1426" w:author="Saleh Abedinezhad" w:date="2023-12-11T19:02:00Z">
              <w:rPr>
                <w:rFonts w:ascii="Consolas" w:hAnsi="Consolas" w:cs="Consolas"/>
                <w:color w:val="0000FF"/>
                <w:sz w:val="19"/>
                <w:szCs w:val="19"/>
              </w:rPr>
            </w:rPrChange>
          </w:rPr>
          <w:t>KEY</w:t>
        </w:r>
        <w:r w:rsidRPr="00425311">
          <w:rPr>
            <w:rFonts w:ascii="Consolas" w:hAnsi="Consolas" w:cs="Consolas"/>
            <w:color w:val="808080"/>
            <w:rPrChange w:id="1427" w:author="Saleh Abedinezhad" w:date="2023-12-11T19:02:00Z">
              <w:rPr>
                <w:rFonts w:ascii="Consolas" w:hAnsi="Consolas" w:cs="Consolas"/>
                <w:color w:val="808080"/>
                <w:sz w:val="19"/>
                <w:szCs w:val="19"/>
              </w:rPr>
            </w:rPrChange>
          </w:rPr>
          <w:t>,</w:t>
        </w:r>
      </w:ins>
    </w:p>
    <w:p w14:paraId="106400C4" w14:textId="77777777" w:rsidR="00FD229D" w:rsidRPr="00425311" w:rsidRDefault="00FD229D" w:rsidP="00FD229D">
      <w:pPr>
        <w:autoSpaceDE w:val="0"/>
        <w:autoSpaceDN w:val="0"/>
        <w:bidi w:val="0"/>
        <w:adjustRightInd w:val="0"/>
        <w:spacing w:after="0" w:line="240" w:lineRule="auto"/>
        <w:rPr>
          <w:ins w:id="1428" w:author="Saleh Abedinezhad" w:date="2023-11-25T20:44:00Z"/>
          <w:rFonts w:ascii="Consolas" w:hAnsi="Consolas" w:cs="Consolas"/>
          <w:color w:val="000000"/>
          <w:rPrChange w:id="1429" w:author="Saleh Abedinezhad" w:date="2023-12-11T19:02:00Z">
            <w:rPr>
              <w:ins w:id="1430" w:author="Saleh Abedinezhad" w:date="2023-11-25T20:44:00Z"/>
              <w:rFonts w:ascii="Consolas" w:hAnsi="Consolas" w:cs="Consolas"/>
              <w:color w:val="000000"/>
              <w:sz w:val="19"/>
              <w:szCs w:val="19"/>
            </w:rPr>
          </w:rPrChange>
        </w:rPr>
      </w:pPr>
      <w:ins w:id="1431" w:author="Saleh Abedinezhad" w:date="2023-11-25T20:44:00Z">
        <w:r w:rsidRPr="00425311">
          <w:rPr>
            <w:rFonts w:ascii="Consolas" w:hAnsi="Consolas" w:cs="Consolas"/>
            <w:color w:val="000000"/>
            <w:rPrChange w:id="1432" w:author="Saleh Abedinezhad" w:date="2023-12-11T19:02:00Z">
              <w:rPr>
                <w:rFonts w:ascii="Consolas" w:hAnsi="Consolas" w:cs="Consolas"/>
                <w:color w:val="000000"/>
                <w:sz w:val="19"/>
                <w:szCs w:val="19"/>
              </w:rPr>
            </w:rPrChange>
          </w:rPr>
          <w:tab/>
          <w:t xml:space="preserve">[ProductId] </w:t>
        </w:r>
        <w:r w:rsidRPr="00425311">
          <w:rPr>
            <w:rFonts w:ascii="Consolas" w:hAnsi="Consolas" w:cs="Consolas"/>
            <w:color w:val="0000FF"/>
            <w:rPrChange w:id="1433" w:author="Saleh Abedinezhad" w:date="2023-12-11T19:02:00Z">
              <w:rPr>
                <w:rFonts w:ascii="Consolas" w:hAnsi="Consolas" w:cs="Consolas"/>
                <w:color w:val="0000FF"/>
                <w:sz w:val="19"/>
                <w:szCs w:val="19"/>
              </w:rPr>
            </w:rPrChange>
          </w:rPr>
          <w:t>INT</w:t>
        </w:r>
        <w:r w:rsidRPr="00425311">
          <w:rPr>
            <w:rFonts w:ascii="Consolas" w:hAnsi="Consolas" w:cs="Consolas"/>
            <w:color w:val="000000"/>
            <w:rPrChange w:id="1434"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435" w:author="Saleh Abedinezhad" w:date="2023-12-11T19:02:00Z">
              <w:rPr>
                <w:rFonts w:ascii="Consolas" w:hAnsi="Consolas" w:cs="Consolas"/>
                <w:color w:val="808080"/>
                <w:sz w:val="19"/>
                <w:szCs w:val="19"/>
              </w:rPr>
            </w:rPrChange>
          </w:rPr>
          <w:t>NOT</w:t>
        </w:r>
        <w:r w:rsidRPr="00425311">
          <w:rPr>
            <w:rFonts w:ascii="Consolas" w:hAnsi="Consolas" w:cs="Consolas"/>
            <w:color w:val="000000"/>
            <w:rPrChange w:id="1436"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437" w:author="Saleh Abedinezhad" w:date="2023-12-11T19:02:00Z">
              <w:rPr>
                <w:rFonts w:ascii="Consolas" w:hAnsi="Consolas" w:cs="Consolas"/>
                <w:color w:val="808080"/>
                <w:sz w:val="19"/>
                <w:szCs w:val="19"/>
              </w:rPr>
            </w:rPrChange>
          </w:rPr>
          <w:t>NULL</w:t>
        </w:r>
        <w:r w:rsidRPr="00425311">
          <w:rPr>
            <w:rFonts w:ascii="Consolas" w:hAnsi="Consolas" w:cs="Consolas"/>
            <w:color w:val="000000"/>
            <w:rPrChange w:id="1438"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1439" w:author="Saleh Abedinezhad" w:date="2023-12-11T19:02:00Z">
              <w:rPr>
                <w:rFonts w:ascii="Consolas" w:hAnsi="Consolas" w:cs="Consolas"/>
                <w:color w:val="0000FF"/>
                <w:sz w:val="19"/>
                <w:szCs w:val="19"/>
              </w:rPr>
            </w:rPrChange>
          </w:rPr>
          <w:t>REFERENCES</w:t>
        </w:r>
        <w:r w:rsidRPr="00425311">
          <w:rPr>
            <w:rFonts w:ascii="Consolas" w:hAnsi="Consolas" w:cs="Consolas"/>
            <w:color w:val="000000"/>
            <w:rPrChange w:id="1440" w:author="Saleh Abedinezhad" w:date="2023-12-11T19:02:00Z">
              <w:rPr>
                <w:rFonts w:ascii="Consolas" w:hAnsi="Consolas" w:cs="Consolas"/>
                <w:color w:val="000000"/>
                <w:sz w:val="19"/>
                <w:szCs w:val="19"/>
              </w:rPr>
            </w:rPrChange>
          </w:rPr>
          <w:t>[Products]</w:t>
        </w:r>
        <w:r w:rsidRPr="00425311">
          <w:rPr>
            <w:rFonts w:ascii="Consolas" w:hAnsi="Consolas" w:cs="Consolas"/>
            <w:color w:val="808080"/>
            <w:rPrChange w:id="1441"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1442" w:author="Saleh Abedinezhad" w:date="2023-12-11T19:02:00Z">
              <w:rPr>
                <w:rFonts w:ascii="Consolas" w:hAnsi="Consolas" w:cs="Consolas"/>
                <w:color w:val="000000"/>
                <w:sz w:val="19"/>
                <w:szCs w:val="19"/>
              </w:rPr>
            </w:rPrChange>
          </w:rPr>
          <w:t>[ProductId]</w:t>
        </w:r>
        <w:r w:rsidRPr="00425311">
          <w:rPr>
            <w:rFonts w:ascii="Consolas" w:hAnsi="Consolas" w:cs="Consolas"/>
            <w:color w:val="808080"/>
            <w:rPrChange w:id="1443" w:author="Saleh Abedinezhad" w:date="2023-12-11T19:02:00Z">
              <w:rPr>
                <w:rFonts w:ascii="Consolas" w:hAnsi="Consolas" w:cs="Consolas"/>
                <w:color w:val="808080"/>
                <w:sz w:val="19"/>
                <w:szCs w:val="19"/>
              </w:rPr>
            </w:rPrChange>
          </w:rPr>
          <w:t>),</w:t>
        </w:r>
      </w:ins>
    </w:p>
    <w:p w14:paraId="677E1F0A" w14:textId="77777777" w:rsidR="00FD229D" w:rsidRPr="00425311" w:rsidRDefault="00FD229D" w:rsidP="00FD229D">
      <w:pPr>
        <w:autoSpaceDE w:val="0"/>
        <w:autoSpaceDN w:val="0"/>
        <w:bidi w:val="0"/>
        <w:adjustRightInd w:val="0"/>
        <w:spacing w:after="0" w:line="240" w:lineRule="auto"/>
        <w:rPr>
          <w:ins w:id="1444" w:author="Saleh Abedinezhad" w:date="2023-11-25T20:44:00Z"/>
          <w:rFonts w:ascii="Consolas" w:hAnsi="Consolas" w:cs="Consolas"/>
          <w:color w:val="000000"/>
          <w:rPrChange w:id="1445" w:author="Saleh Abedinezhad" w:date="2023-12-11T19:02:00Z">
            <w:rPr>
              <w:ins w:id="1446" w:author="Saleh Abedinezhad" w:date="2023-11-25T20:44:00Z"/>
              <w:rFonts w:ascii="Consolas" w:hAnsi="Consolas" w:cs="Consolas"/>
              <w:color w:val="000000"/>
              <w:sz w:val="19"/>
              <w:szCs w:val="19"/>
            </w:rPr>
          </w:rPrChange>
        </w:rPr>
      </w:pPr>
      <w:ins w:id="1447" w:author="Saleh Abedinezhad" w:date="2023-11-25T20:44:00Z">
        <w:r w:rsidRPr="00425311">
          <w:rPr>
            <w:rFonts w:ascii="Consolas" w:hAnsi="Consolas" w:cs="Consolas"/>
            <w:color w:val="000000"/>
            <w:rPrChange w:id="1448" w:author="Saleh Abedinezhad" w:date="2023-12-11T19:02:00Z">
              <w:rPr>
                <w:rFonts w:ascii="Consolas" w:hAnsi="Consolas" w:cs="Consolas"/>
                <w:color w:val="000000"/>
                <w:sz w:val="19"/>
                <w:szCs w:val="19"/>
              </w:rPr>
            </w:rPrChange>
          </w:rPr>
          <w:tab/>
          <w:t xml:space="preserve">[Date] </w:t>
        </w:r>
        <w:r w:rsidRPr="00425311">
          <w:rPr>
            <w:rFonts w:ascii="Consolas" w:hAnsi="Consolas" w:cs="Consolas"/>
            <w:color w:val="0000FF"/>
            <w:rPrChange w:id="1449" w:author="Saleh Abedinezhad" w:date="2023-12-11T19:02:00Z">
              <w:rPr>
                <w:rFonts w:ascii="Consolas" w:hAnsi="Consolas" w:cs="Consolas"/>
                <w:color w:val="0000FF"/>
                <w:sz w:val="19"/>
                <w:szCs w:val="19"/>
              </w:rPr>
            </w:rPrChange>
          </w:rPr>
          <w:t>DATETIME</w:t>
        </w:r>
        <w:r w:rsidRPr="00425311">
          <w:rPr>
            <w:rFonts w:ascii="Consolas" w:hAnsi="Consolas" w:cs="Consolas"/>
            <w:color w:val="000000"/>
            <w:rPrChange w:id="1450"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451" w:author="Saleh Abedinezhad" w:date="2023-12-11T19:02:00Z">
              <w:rPr>
                <w:rFonts w:ascii="Consolas" w:hAnsi="Consolas" w:cs="Consolas"/>
                <w:color w:val="808080"/>
                <w:sz w:val="19"/>
                <w:szCs w:val="19"/>
              </w:rPr>
            </w:rPrChange>
          </w:rPr>
          <w:t>NOT</w:t>
        </w:r>
        <w:r w:rsidRPr="00425311">
          <w:rPr>
            <w:rFonts w:ascii="Consolas" w:hAnsi="Consolas" w:cs="Consolas"/>
            <w:color w:val="000000"/>
            <w:rPrChange w:id="1452"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453" w:author="Saleh Abedinezhad" w:date="2023-12-11T19:02:00Z">
              <w:rPr>
                <w:rFonts w:ascii="Consolas" w:hAnsi="Consolas" w:cs="Consolas"/>
                <w:color w:val="808080"/>
                <w:sz w:val="19"/>
                <w:szCs w:val="19"/>
              </w:rPr>
            </w:rPrChange>
          </w:rPr>
          <w:t>NULL</w:t>
        </w:r>
        <w:r w:rsidRPr="00425311">
          <w:rPr>
            <w:rFonts w:ascii="Consolas" w:hAnsi="Consolas" w:cs="Consolas"/>
            <w:color w:val="000000"/>
            <w:rPrChange w:id="1454"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1455" w:author="Saleh Abedinezhad" w:date="2023-12-11T19:02:00Z">
              <w:rPr>
                <w:rFonts w:ascii="Consolas" w:hAnsi="Consolas" w:cs="Consolas"/>
                <w:color w:val="0000FF"/>
                <w:sz w:val="19"/>
                <w:szCs w:val="19"/>
              </w:rPr>
            </w:rPrChange>
          </w:rPr>
          <w:t>DEFAULT</w:t>
        </w:r>
        <w:r w:rsidRPr="00425311">
          <w:rPr>
            <w:rFonts w:ascii="Consolas" w:hAnsi="Consolas" w:cs="Consolas"/>
            <w:color w:val="808080"/>
            <w:rPrChange w:id="1456" w:author="Saleh Abedinezhad" w:date="2023-12-11T19:02:00Z">
              <w:rPr>
                <w:rFonts w:ascii="Consolas" w:hAnsi="Consolas" w:cs="Consolas"/>
                <w:color w:val="808080"/>
                <w:sz w:val="19"/>
                <w:szCs w:val="19"/>
              </w:rPr>
            </w:rPrChange>
          </w:rPr>
          <w:t>(</w:t>
        </w:r>
        <w:r w:rsidRPr="00425311">
          <w:rPr>
            <w:rFonts w:ascii="Consolas" w:hAnsi="Consolas" w:cs="Consolas"/>
            <w:color w:val="FF00FF"/>
            <w:rPrChange w:id="1457" w:author="Saleh Abedinezhad" w:date="2023-12-11T19:02:00Z">
              <w:rPr>
                <w:rFonts w:ascii="Consolas" w:hAnsi="Consolas" w:cs="Consolas"/>
                <w:color w:val="FF00FF"/>
                <w:sz w:val="19"/>
                <w:szCs w:val="19"/>
              </w:rPr>
            </w:rPrChange>
          </w:rPr>
          <w:t>GETDATE</w:t>
        </w:r>
        <w:r w:rsidRPr="00425311">
          <w:rPr>
            <w:rFonts w:ascii="Consolas" w:hAnsi="Consolas" w:cs="Consolas"/>
            <w:color w:val="808080"/>
            <w:rPrChange w:id="1458" w:author="Saleh Abedinezhad" w:date="2023-12-11T19:02:00Z">
              <w:rPr>
                <w:rFonts w:ascii="Consolas" w:hAnsi="Consolas" w:cs="Consolas"/>
                <w:color w:val="808080"/>
                <w:sz w:val="19"/>
                <w:szCs w:val="19"/>
              </w:rPr>
            </w:rPrChange>
          </w:rPr>
          <w:t>()),</w:t>
        </w:r>
      </w:ins>
    </w:p>
    <w:p w14:paraId="6C79B98B" w14:textId="77777777" w:rsidR="00FD229D" w:rsidRPr="00425311" w:rsidRDefault="00FD229D" w:rsidP="00FD229D">
      <w:pPr>
        <w:autoSpaceDE w:val="0"/>
        <w:autoSpaceDN w:val="0"/>
        <w:bidi w:val="0"/>
        <w:adjustRightInd w:val="0"/>
        <w:spacing w:after="0" w:line="240" w:lineRule="auto"/>
        <w:rPr>
          <w:ins w:id="1459" w:author="Saleh Abedinezhad" w:date="2023-11-25T20:44:00Z"/>
          <w:rFonts w:ascii="Consolas" w:hAnsi="Consolas" w:cs="Consolas"/>
          <w:color w:val="000000"/>
          <w:rPrChange w:id="1460" w:author="Saleh Abedinezhad" w:date="2023-12-11T19:02:00Z">
            <w:rPr>
              <w:ins w:id="1461" w:author="Saleh Abedinezhad" w:date="2023-11-25T20:44:00Z"/>
              <w:rFonts w:ascii="Consolas" w:hAnsi="Consolas" w:cs="Consolas"/>
              <w:color w:val="000000"/>
              <w:sz w:val="19"/>
              <w:szCs w:val="19"/>
            </w:rPr>
          </w:rPrChange>
        </w:rPr>
      </w:pPr>
      <w:ins w:id="1462" w:author="Saleh Abedinezhad" w:date="2023-11-25T20:44:00Z">
        <w:r w:rsidRPr="00425311">
          <w:rPr>
            <w:rFonts w:ascii="Consolas" w:hAnsi="Consolas" w:cs="Consolas"/>
            <w:color w:val="000000"/>
            <w:rPrChange w:id="1463" w:author="Saleh Abedinezhad" w:date="2023-12-11T19:02:00Z">
              <w:rPr>
                <w:rFonts w:ascii="Consolas" w:hAnsi="Consolas" w:cs="Consolas"/>
                <w:color w:val="000000"/>
                <w:sz w:val="19"/>
                <w:szCs w:val="19"/>
              </w:rPr>
            </w:rPrChange>
          </w:rPr>
          <w:tab/>
          <w:t xml:space="preserve">[Price] </w:t>
        </w:r>
        <w:r w:rsidRPr="00425311">
          <w:rPr>
            <w:rFonts w:ascii="Consolas" w:hAnsi="Consolas" w:cs="Consolas"/>
            <w:color w:val="0000FF"/>
            <w:rPrChange w:id="1464" w:author="Saleh Abedinezhad" w:date="2023-12-11T19:02:00Z">
              <w:rPr>
                <w:rFonts w:ascii="Consolas" w:hAnsi="Consolas" w:cs="Consolas"/>
                <w:color w:val="0000FF"/>
                <w:sz w:val="19"/>
                <w:szCs w:val="19"/>
              </w:rPr>
            </w:rPrChange>
          </w:rPr>
          <w:t>DECIMAL</w:t>
        </w:r>
        <w:r w:rsidRPr="00425311">
          <w:rPr>
            <w:rFonts w:ascii="Consolas" w:hAnsi="Consolas" w:cs="Consolas"/>
            <w:color w:val="000000"/>
            <w:rPrChange w:id="1465"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466" w:author="Saleh Abedinezhad" w:date="2023-12-11T19:02:00Z">
              <w:rPr>
                <w:rFonts w:ascii="Consolas" w:hAnsi="Consolas" w:cs="Consolas"/>
                <w:color w:val="808080"/>
                <w:sz w:val="19"/>
                <w:szCs w:val="19"/>
              </w:rPr>
            </w:rPrChange>
          </w:rPr>
          <w:t>NOT</w:t>
        </w:r>
        <w:r w:rsidRPr="00425311">
          <w:rPr>
            <w:rFonts w:ascii="Consolas" w:hAnsi="Consolas" w:cs="Consolas"/>
            <w:color w:val="000000"/>
            <w:rPrChange w:id="1467"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468" w:author="Saleh Abedinezhad" w:date="2023-12-11T19:02:00Z">
              <w:rPr>
                <w:rFonts w:ascii="Consolas" w:hAnsi="Consolas" w:cs="Consolas"/>
                <w:color w:val="808080"/>
                <w:sz w:val="19"/>
                <w:szCs w:val="19"/>
              </w:rPr>
            </w:rPrChange>
          </w:rPr>
          <w:t>NULL</w:t>
        </w:r>
      </w:ins>
    </w:p>
    <w:p w14:paraId="14CFED74" w14:textId="77777777" w:rsidR="00FD229D" w:rsidRPr="00425311" w:rsidRDefault="00FD229D" w:rsidP="00FD229D">
      <w:pPr>
        <w:autoSpaceDE w:val="0"/>
        <w:autoSpaceDN w:val="0"/>
        <w:bidi w:val="0"/>
        <w:adjustRightInd w:val="0"/>
        <w:spacing w:after="0" w:line="240" w:lineRule="auto"/>
        <w:rPr>
          <w:ins w:id="1469" w:author="Saleh Abedinezhad" w:date="2023-11-25T20:44:00Z"/>
          <w:rFonts w:ascii="Consolas" w:hAnsi="Consolas" w:cs="Consolas"/>
          <w:color w:val="000000"/>
          <w:rPrChange w:id="1470" w:author="Saleh Abedinezhad" w:date="2023-12-11T19:02:00Z">
            <w:rPr>
              <w:ins w:id="1471" w:author="Saleh Abedinezhad" w:date="2023-11-25T20:44:00Z"/>
              <w:rFonts w:ascii="Consolas" w:hAnsi="Consolas" w:cs="Consolas"/>
              <w:color w:val="000000"/>
              <w:sz w:val="19"/>
              <w:szCs w:val="19"/>
            </w:rPr>
          </w:rPrChange>
        </w:rPr>
      </w:pPr>
      <w:ins w:id="1472" w:author="Saleh Abedinezhad" w:date="2023-11-25T20:44:00Z">
        <w:r w:rsidRPr="00425311">
          <w:rPr>
            <w:rFonts w:ascii="Consolas" w:hAnsi="Consolas" w:cs="Consolas"/>
            <w:color w:val="808080"/>
            <w:rPrChange w:id="1473" w:author="Saleh Abedinezhad" w:date="2023-12-11T19:02:00Z">
              <w:rPr>
                <w:rFonts w:ascii="Consolas" w:hAnsi="Consolas" w:cs="Consolas"/>
                <w:color w:val="808080"/>
                <w:sz w:val="19"/>
                <w:szCs w:val="19"/>
              </w:rPr>
            </w:rPrChange>
          </w:rPr>
          <w:t>);</w:t>
        </w:r>
      </w:ins>
    </w:p>
    <w:p w14:paraId="07D53A9C" w14:textId="77777777" w:rsidR="00FD229D" w:rsidRPr="00425311" w:rsidRDefault="00FD229D" w:rsidP="00FD229D">
      <w:pPr>
        <w:autoSpaceDE w:val="0"/>
        <w:autoSpaceDN w:val="0"/>
        <w:bidi w:val="0"/>
        <w:adjustRightInd w:val="0"/>
        <w:spacing w:after="0" w:line="240" w:lineRule="auto"/>
        <w:rPr>
          <w:ins w:id="1474" w:author="Saleh Abedinezhad" w:date="2023-11-25T20:44:00Z"/>
          <w:rFonts w:ascii="Consolas" w:hAnsi="Consolas" w:cs="Consolas"/>
          <w:color w:val="000000"/>
          <w:rPrChange w:id="1475" w:author="Saleh Abedinezhad" w:date="2023-12-11T19:02:00Z">
            <w:rPr>
              <w:ins w:id="1476" w:author="Saleh Abedinezhad" w:date="2023-11-25T20:44:00Z"/>
              <w:rFonts w:ascii="Consolas" w:hAnsi="Consolas" w:cs="Consolas"/>
              <w:color w:val="000000"/>
              <w:sz w:val="19"/>
              <w:szCs w:val="19"/>
            </w:rPr>
          </w:rPrChange>
        </w:rPr>
      </w:pPr>
      <w:ins w:id="1477" w:author="Saleh Abedinezhad" w:date="2023-11-25T20:44:00Z">
        <w:r w:rsidRPr="00425311">
          <w:rPr>
            <w:rFonts w:ascii="Consolas" w:hAnsi="Consolas" w:cs="Consolas"/>
            <w:color w:val="0000FF"/>
            <w:rPrChange w:id="1478" w:author="Saleh Abedinezhad" w:date="2023-12-11T19:02:00Z">
              <w:rPr>
                <w:rFonts w:ascii="Consolas" w:hAnsi="Consolas" w:cs="Consolas"/>
                <w:color w:val="0000FF"/>
                <w:sz w:val="19"/>
                <w:szCs w:val="19"/>
              </w:rPr>
            </w:rPrChange>
          </w:rPr>
          <w:t>GO</w:t>
        </w:r>
      </w:ins>
    </w:p>
    <w:p w14:paraId="1A362061" w14:textId="77777777" w:rsidR="00FD229D" w:rsidRPr="00425311" w:rsidRDefault="00FD229D" w:rsidP="00FD229D">
      <w:pPr>
        <w:autoSpaceDE w:val="0"/>
        <w:autoSpaceDN w:val="0"/>
        <w:bidi w:val="0"/>
        <w:adjustRightInd w:val="0"/>
        <w:spacing w:after="0" w:line="240" w:lineRule="auto"/>
        <w:rPr>
          <w:ins w:id="1479" w:author="Saleh Abedinezhad" w:date="2023-11-25T20:44:00Z"/>
          <w:rFonts w:ascii="Consolas" w:hAnsi="Consolas" w:cs="Consolas"/>
          <w:color w:val="000000"/>
          <w:rPrChange w:id="1480" w:author="Saleh Abedinezhad" w:date="2023-12-11T19:02:00Z">
            <w:rPr>
              <w:ins w:id="1481" w:author="Saleh Abedinezhad" w:date="2023-11-25T20:44:00Z"/>
              <w:rFonts w:ascii="Consolas" w:hAnsi="Consolas" w:cs="Consolas"/>
              <w:color w:val="000000"/>
              <w:sz w:val="19"/>
              <w:szCs w:val="19"/>
            </w:rPr>
          </w:rPrChange>
        </w:rPr>
      </w:pPr>
    </w:p>
    <w:p w14:paraId="2984FB70" w14:textId="77777777" w:rsidR="00FD229D" w:rsidRPr="00425311" w:rsidRDefault="00FD229D" w:rsidP="00FD229D">
      <w:pPr>
        <w:autoSpaceDE w:val="0"/>
        <w:autoSpaceDN w:val="0"/>
        <w:bidi w:val="0"/>
        <w:adjustRightInd w:val="0"/>
        <w:spacing w:after="0" w:line="240" w:lineRule="auto"/>
        <w:rPr>
          <w:ins w:id="1482" w:author="Saleh Abedinezhad" w:date="2023-11-25T20:44:00Z"/>
          <w:rFonts w:ascii="Consolas" w:hAnsi="Consolas" w:cs="Consolas"/>
          <w:color w:val="000000"/>
          <w:rPrChange w:id="1483" w:author="Saleh Abedinezhad" w:date="2023-12-11T19:02:00Z">
            <w:rPr>
              <w:ins w:id="1484" w:author="Saleh Abedinezhad" w:date="2023-11-25T20:44:00Z"/>
              <w:rFonts w:ascii="Consolas" w:hAnsi="Consolas" w:cs="Consolas"/>
              <w:color w:val="000000"/>
              <w:sz w:val="19"/>
              <w:szCs w:val="19"/>
            </w:rPr>
          </w:rPrChange>
        </w:rPr>
      </w:pPr>
      <w:ins w:id="1485" w:author="Saleh Abedinezhad" w:date="2023-11-25T20:44:00Z">
        <w:r w:rsidRPr="00425311">
          <w:rPr>
            <w:rFonts w:ascii="Consolas" w:hAnsi="Consolas" w:cs="Consolas"/>
            <w:color w:val="0000FF"/>
            <w:rPrChange w:id="1486" w:author="Saleh Abedinezhad" w:date="2023-12-11T19:02:00Z">
              <w:rPr>
                <w:rFonts w:ascii="Consolas" w:hAnsi="Consolas" w:cs="Consolas"/>
                <w:color w:val="0000FF"/>
                <w:sz w:val="19"/>
                <w:szCs w:val="19"/>
              </w:rPr>
            </w:rPrChange>
          </w:rPr>
          <w:t>CREATE</w:t>
        </w:r>
        <w:r w:rsidRPr="00425311">
          <w:rPr>
            <w:rFonts w:ascii="Consolas" w:hAnsi="Consolas" w:cs="Consolas"/>
            <w:color w:val="000000"/>
            <w:rPrChange w:id="1487"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1488" w:author="Saleh Abedinezhad" w:date="2023-12-11T19:02:00Z">
              <w:rPr>
                <w:rFonts w:ascii="Consolas" w:hAnsi="Consolas" w:cs="Consolas"/>
                <w:color w:val="0000FF"/>
                <w:sz w:val="19"/>
                <w:szCs w:val="19"/>
              </w:rPr>
            </w:rPrChange>
          </w:rPr>
          <w:t>TABLE</w:t>
        </w:r>
        <w:r w:rsidRPr="00425311">
          <w:rPr>
            <w:rFonts w:ascii="Consolas" w:hAnsi="Consolas" w:cs="Consolas"/>
            <w:color w:val="000000"/>
            <w:rPrChange w:id="1489" w:author="Saleh Abedinezhad" w:date="2023-12-11T19:02:00Z">
              <w:rPr>
                <w:rFonts w:ascii="Consolas" w:hAnsi="Consolas" w:cs="Consolas"/>
                <w:color w:val="000000"/>
                <w:sz w:val="19"/>
                <w:szCs w:val="19"/>
              </w:rPr>
            </w:rPrChange>
          </w:rPr>
          <w:t xml:space="preserve"> [ManufDate]</w:t>
        </w:r>
        <w:r w:rsidRPr="00425311">
          <w:rPr>
            <w:rFonts w:ascii="Consolas" w:hAnsi="Consolas" w:cs="Consolas"/>
            <w:color w:val="0000FF"/>
            <w:rPrChange w:id="1490" w:author="Saleh Abedinezhad" w:date="2023-12-11T19:02:00Z">
              <w:rPr>
                <w:rFonts w:ascii="Consolas" w:hAnsi="Consolas" w:cs="Consolas"/>
                <w:color w:val="0000FF"/>
                <w:sz w:val="19"/>
                <w:szCs w:val="19"/>
              </w:rPr>
            </w:rPrChange>
          </w:rPr>
          <w:t xml:space="preserve"> </w:t>
        </w:r>
        <w:r w:rsidRPr="00425311">
          <w:rPr>
            <w:rFonts w:ascii="Consolas" w:hAnsi="Consolas" w:cs="Consolas"/>
            <w:color w:val="808080"/>
            <w:rPrChange w:id="1491" w:author="Saleh Abedinezhad" w:date="2023-12-11T19:02:00Z">
              <w:rPr>
                <w:rFonts w:ascii="Consolas" w:hAnsi="Consolas" w:cs="Consolas"/>
                <w:color w:val="808080"/>
                <w:sz w:val="19"/>
                <w:szCs w:val="19"/>
              </w:rPr>
            </w:rPrChange>
          </w:rPr>
          <w:t>(</w:t>
        </w:r>
      </w:ins>
    </w:p>
    <w:p w14:paraId="6DAEB520" w14:textId="77777777" w:rsidR="00FD229D" w:rsidRPr="00425311" w:rsidRDefault="00FD229D" w:rsidP="00FD229D">
      <w:pPr>
        <w:autoSpaceDE w:val="0"/>
        <w:autoSpaceDN w:val="0"/>
        <w:bidi w:val="0"/>
        <w:adjustRightInd w:val="0"/>
        <w:spacing w:after="0" w:line="240" w:lineRule="auto"/>
        <w:rPr>
          <w:ins w:id="1492" w:author="Saleh Abedinezhad" w:date="2023-11-25T20:44:00Z"/>
          <w:rFonts w:ascii="Consolas" w:hAnsi="Consolas" w:cs="Consolas"/>
          <w:color w:val="000000"/>
          <w:rPrChange w:id="1493" w:author="Saleh Abedinezhad" w:date="2023-12-11T19:02:00Z">
            <w:rPr>
              <w:ins w:id="1494" w:author="Saleh Abedinezhad" w:date="2023-11-25T20:44:00Z"/>
              <w:rFonts w:ascii="Consolas" w:hAnsi="Consolas" w:cs="Consolas"/>
              <w:color w:val="000000"/>
              <w:sz w:val="19"/>
              <w:szCs w:val="19"/>
            </w:rPr>
          </w:rPrChange>
        </w:rPr>
      </w:pPr>
      <w:ins w:id="1495" w:author="Saleh Abedinezhad" w:date="2023-11-25T20:44:00Z">
        <w:r w:rsidRPr="00425311">
          <w:rPr>
            <w:rFonts w:ascii="Consolas" w:hAnsi="Consolas" w:cs="Consolas"/>
            <w:color w:val="000000"/>
            <w:rPrChange w:id="1496" w:author="Saleh Abedinezhad" w:date="2023-12-11T19:02:00Z">
              <w:rPr>
                <w:rFonts w:ascii="Consolas" w:hAnsi="Consolas" w:cs="Consolas"/>
                <w:color w:val="000000"/>
                <w:sz w:val="19"/>
                <w:szCs w:val="19"/>
              </w:rPr>
            </w:rPrChange>
          </w:rPr>
          <w:tab/>
          <w:t xml:space="preserve">[ManufDateId] </w:t>
        </w:r>
        <w:r w:rsidRPr="00425311">
          <w:rPr>
            <w:rFonts w:ascii="Consolas" w:hAnsi="Consolas" w:cs="Consolas"/>
            <w:color w:val="0000FF"/>
            <w:rPrChange w:id="1497" w:author="Saleh Abedinezhad" w:date="2023-12-11T19:02:00Z">
              <w:rPr>
                <w:rFonts w:ascii="Consolas" w:hAnsi="Consolas" w:cs="Consolas"/>
                <w:color w:val="0000FF"/>
                <w:sz w:val="19"/>
                <w:szCs w:val="19"/>
              </w:rPr>
            </w:rPrChange>
          </w:rPr>
          <w:t>INT</w:t>
        </w:r>
        <w:r w:rsidRPr="00425311">
          <w:rPr>
            <w:rFonts w:ascii="Consolas" w:hAnsi="Consolas" w:cs="Consolas"/>
            <w:color w:val="000000"/>
            <w:rPrChange w:id="1498"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1499" w:author="Saleh Abedinezhad" w:date="2023-12-11T19:02:00Z">
              <w:rPr>
                <w:rFonts w:ascii="Consolas" w:hAnsi="Consolas" w:cs="Consolas"/>
                <w:color w:val="0000FF"/>
                <w:sz w:val="19"/>
                <w:szCs w:val="19"/>
              </w:rPr>
            </w:rPrChange>
          </w:rPr>
          <w:t>IDENTITY</w:t>
        </w:r>
        <w:r w:rsidRPr="00425311">
          <w:rPr>
            <w:rFonts w:ascii="Consolas" w:hAnsi="Consolas" w:cs="Consolas"/>
            <w:color w:val="000000"/>
            <w:rPrChange w:id="1500"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501" w:author="Saleh Abedinezhad" w:date="2023-12-11T19:02:00Z">
              <w:rPr>
                <w:rFonts w:ascii="Consolas" w:hAnsi="Consolas" w:cs="Consolas"/>
                <w:color w:val="808080"/>
                <w:sz w:val="19"/>
                <w:szCs w:val="19"/>
              </w:rPr>
            </w:rPrChange>
          </w:rPr>
          <w:t>NOT</w:t>
        </w:r>
        <w:r w:rsidRPr="00425311">
          <w:rPr>
            <w:rFonts w:ascii="Consolas" w:hAnsi="Consolas" w:cs="Consolas"/>
            <w:color w:val="000000"/>
            <w:rPrChange w:id="1502"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503" w:author="Saleh Abedinezhad" w:date="2023-12-11T19:02:00Z">
              <w:rPr>
                <w:rFonts w:ascii="Consolas" w:hAnsi="Consolas" w:cs="Consolas"/>
                <w:color w:val="808080"/>
                <w:sz w:val="19"/>
                <w:szCs w:val="19"/>
              </w:rPr>
            </w:rPrChange>
          </w:rPr>
          <w:t>NULL</w:t>
        </w:r>
        <w:r w:rsidRPr="00425311">
          <w:rPr>
            <w:rFonts w:ascii="Consolas" w:hAnsi="Consolas" w:cs="Consolas"/>
            <w:color w:val="000000"/>
            <w:rPrChange w:id="1504"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1505" w:author="Saleh Abedinezhad" w:date="2023-12-11T19:02:00Z">
              <w:rPr>
                <w:rFonts w:ascii="Consolas" w:hAnsi="Consolas" w:cs="Consolas"/>
                <w:color w:val="0000FF"/>
                <w:sz w:val="19"/>
                <w:szCs w:val="19"/>
              </w:rPr>
            </w:rPrChange>
          </w:rPr>
          <w:t>PRIMARY</w:t>
        </w:r>
        <w:r w:rsidRPr="00425311">
          <w:rPr>
            <w:rFonts w:ascii="Consolas" w:hAnsi="Consolas" w:cs="Consolas"/>
            <w:color w:val="000000"/>
            <w:rPrChange w:id="1506"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1507" w:author="Saleh Abedinezhad" w:date="2023-12-11T19:02:00Z">
              <w:rPr>
                <w:rFonts w:ascii="Consolas" w:hAnsi="Consolas" w:cs="Consolas"/>
                <w:color w:val="0000FF"/>
                <w:sz w:val="19"/>
                <w:szCs w:val="19"/>
              </w:rPr>
            </w:rPrChange>
          </w:rPr>
          <w:t>KEY</w:t>
        </w:r>
        <w:r w:rsidRPr="00425311">
          <w:rPr>
            <w:rFonts w:ascii="Consolas" w:hAnsi="Consolas" w:cs="Consolas"/>
            <w:color w:val="808080"/>
            <w:rPrChange w:id="1508" w:author="Saleh Abedinezhad" w:date="2023-12-11T19:02:00Z">
              <w:rPr>
                <w:rFonts w:ascii="Consolas" w:hAnsi="Consolas" w:cs="Consolas"/>
                <w:color w:val="808080"/>
                <w:sz w:val="19"/>
                <w:szCs w:val="19"/>
              </w:rPr>
            </w:rPrChange>
          </w:rPr>
          <w:t>,</w:t>
        </w:r>
      </w:ins>
    </w:p>
    <w:p w14:paraId="62678ABA" w14:textId="77777777" w:rsidR="00FD229D" w:rsidRPr="00425311" w:rsidRDefault="00FD229D" w:rsidP="00FD229D">
      <w:pPr>
        <w:autoSpaceDE w:val="0"/>
        <w:autoSpaceDN w:val="0"/>
        <w:bidi w:val="0"/>
        <w:adjustRightInd w:val="0"/>
        <w:spacing w:after="0" w:line="240" w:lineRule="auto"/>
        <w:rPr>
          <w:ins w:id="1509" w:author="Saleh Abedinezhad" w:date="2023-11-25T20:44:00Z"/>
          <w:rFonts w:ascii="Consolas" w:hAnsi="Consolas" w:cs="Consolas"/>
          <w:color w:val="000000"/>
          <w:rPrChange w:id="1510" w:author="Saleh Abedinezhad" w:date="2023-12-11T19:02:00Z">
            <w:rPr>
              <w:ins w:id="1511" w:author="Saleh Abedinezhad" w:date="2023-11-25T20:44:00Z"/>
              <w:rFonts w:ascii="Consolas" w:hAnsi="Consolas" w:cs="Consolas"/>
              <w:color w:val="000000"/>
              <w:sz w:val="19"/>
              <w:szCs w:val="19"/>
            </w:rPr>
          </w:rPrChange>
        </w:rPr>
      </w:pPr>
      <w:ins w:id="1512" w:author="Saleh Abedinezhad" w:date="2023-11-25T20:44:00Z">
        <w:r w:rsidRPr="00425311">
          <w:rPr>
            <w:rFonts w:ascii="Consolas" w:hAnsi="Consolas" w:cs="Consolas"/>
            <w:color w:val="000000"/>
            <w:rPrChange w:id="1513" w:author="Saleh Abedinezhad" w:date="2023-12-11T19:02:00Z">
              <w:rPr>
                <w:rFonts w:ascii="Consolas" w:hAnsi="Consolas" w:cs="Consolas"/>
                <w:color w:val="000000"/>
                <w:sz w:val="19"/>
                <w:szCs w:val="19"/>
              </w:rPr>
            </w:rPrChange>
          </w:rPr>
          <w:tab/>
          <w:t xml:space="preserve">[ProductId] </w:t>
        </w:r>
        <w:r w:rsidRPr="00425311">
          <w:rPr>
            <w:rFonts w:ascii="Consolas" w:hAnsi="Consolas" w:cs="Consolas"/>
            <w:color w:val="0000FF"/>
            <w:rPrChange w:id="1514" w:author="Saleh Abedinezhad" w:date="2023-12-11T19:02:00Z">
              <w:rPr>
                <w:rFonts w:ascii="Consolas" w:hAnsi="Consolas" w:cs="Consolas"/>
                <w:color w:val="0000FF"/>
                <w:sz w:val="19"/>
                <w:szCs w:val="19"/>
              </w:rPr>
            </w:rPrChange>
          </w:rPr>
          <w:t>INT</w:t>
        </w:r>
        <w:r w:rsidRPr="00425311">
          <w:rPr>
            <w:rFonts w:ascii="Consolas" w:hAnsi="Consolas" w:cs="Consolas"/>
            <w:color w:val="000000"/>
            <w:rPrChange w:id="1515"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516" w:author="Saleh Abedinezhad" w:date="2023-12-11T19:02:00Z">
              <w:rPr>
                <w:rFonts w:ascii="Consolas" w:hAnsi="Consolas" w:cs="Consolas"/>
                <w:color w:val="808080"/>
                <w:sz w:val="19"/>
                <w:szCs w:val="19"/>
              </w:rPr>
            </w:rPrChange>
          </w:rPr>
          <w:t>NOT</w:t>
        </w:r>
        <w:r w:rsidRPr="00425311">
          <w:rPr>
            <w:rFonts w:ascii="Consolas" w:hAnsi="Consolas" w:cs="Consolas"/>
            <w:color w:val="000000"/>
            <w:rPrChange w:id="1517"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518" w:author="Saleh Abedinezhad" w:date="2023-12-11T19:02:00Z">
              <w:rPr>
                <w:rFonts w:ascii="Consolas" w:hAnsi="Consolas" w:cs="Consolas"/>
                <w:color w:val="808080"/>
                <w:sz w:val="19"/>
                <w:szCs w:val="19"/>
              </w:rPr>
            </w:rPrChange>
          </w:rPr>
          <w:t>NULL</w:t>
        </w:r>
        <w:r w:rsidRPr="00425311">
          <w:rPr>
            <w:rFonts w:ascii="Consolas" w:hAnsi="Consolas" w:cs="Consolas"/>
            <w:color w:val="000000"/>
            <w:rPrChange w:id="1519"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1520" w:author="Saleh Abedinezhad" w:date="2023-12-11T19:02:00Z">
              <w:rPr>
                <w:rFonts w:ascii="Consolas" w:hAnsi="Consolas" w:cs="Consolas"/>
                <w:color w:val="0000FF"/>
                <w:sz w:val="19"/>
                <w:szCs w:val="19"/>
              </w:rPr>
            </w:rPrChange>
          </w:rPr>
          <w:t>REFERENCES</w:t>
        </w:r>
        <w:r w:rsidRPr="00425311">
          <w:rPr>
            <w:rFonts w:ascii="Consolas" w:hAnsi="Consolas" w:cs="Consolas"/>
            <w:color w:val="000000"/>
            <w:rPrChange w:id="1521" w:author="Saleh Abedinezhad" w:date="2023-12-11T19:02:00Z">
              <w:rPr>
                <w:rFonts w:ascii="Consolas" w:hAnsi="Consolas" w:cs="Consolas"/>
                <w:color w:val="000000"/>
                <w:sz w:val="19"/>
                <w:szCs w:val="19"/>
              </w:rPr>
            </w:rPrChange>
          </w:rPr>
          <w:t>[Products]</w:t>
        </w:r>
        <w:r w:rsidRPr="00425311">
          <w:rPr>
            <w:rFonts w:ascii="Consolas" w:hAnsi="Consolas" w:cs="Consolas"/>
            <w:color w:val="808080"/>
            <w:rPrChange w:id="1522"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1523" w:author="Saleh Abedinezhad" w:date="2023-12-11T19:02:00Z">
              <w:rPr>
                <w:rFonts w:ascii="Consolas" w:hAnsi="Consolas" w:cs="Consolas"/>
                <w:color w:val="000000"/>
                <w:sz w:val="19"/>
                <w:szCs w:val="19"/>
              </w:rPr>
            </w:rPrChange>
          </w:rPr>
          <w:t>[ProductId]</w:t>
        </w:r>
        <w:r w:rsidRPr="00425311">
          <w:rPr>
            <w:rFonts w:ascii="Consolas" w:hAnsi="Consolas" w:cs="Consolas"/>
            <w:color w:val="808080"/>
            <w:rPrChange w:id="1524" w:author="Saleh Abedinezhad" w:date="2023-12-11T19:02:00Z">
              <w:rPr>
                <w:rFonts w:ascii="Consolas" w:hAnsi="Consolas" w:cs="Consolas"/>
                <w:color w:val="808080"/>
                <w:sz w:val="19"/>
                <w:szCs w:val="19"/>
              </w:rPr>
            </w:rPrChange>
          </w:rPr>
          <w:t>),</w:t>
        </w:r>
      </w:ins>
    </w:p>
    <w:p w14:paraId="3941F662" w14:textId="77777777" w:rsidR="00FD229D" w:rsidRPr="00425311" w:rsidRDefault="00FD229D" w:rsidP="00FD229D">
      <w:pPr>
        <w:autoSpaceDE w:val="0"/>
        <w:autoSpaceDN w:val="0"/>
        <w:bidi w:val="0"/>
        <w:adjustRightInd w:val="0"/>
        <w:spacing w:after="0" w:line="240" w:lineRule="auto"/>
        <w:rPr>
          <w:ins w:id="1525" w:author="Saleh Abedinezhad" w:date="2023-11-25T20:44:00Z"/>
          <w:rFonts w:ascii="Consolas" w:hAnsi="Consolas" w:cs="Consolas"/>
          <w:color w:val="000000"/>
          <w:rPrChange w:id="1526" w:author="Saleh Abedinezhad" w:date="2023-12-11T19:02:00Z">
            <w:rPr>
              <w:ins w:id="1527" w:author="Saleh Abedinezhad" w:date="2023-11-25T20:44:00Z"/>
              <w:rFonts w:ascii="Consolas" w:hAnsi="Consolas" w:cs="Consolas"/>
              <w:color w:val="000000"/>
              <w:sz w:val="19"/>
              <w:szCs w:val="19"/>
            </w:rPr>
          </w:rPrChange>
        </w:rPr>
      </w:pPr>
      <w:ins w:id="1528" w:author="Saleh Abedinezhad" w:date="2023-11-25T20:44:00Z">
        <w:r w:rsidRPr="00425311">
          <w:rPr>
            <w:rFonts w:ascii="Consolas" w:hAnsi="Consolas" w:cs="Consolas"/>
            <w:color w:val="000000"/>
            <w:rPrChange w:id="1529" w:author="Saleh Abedinezhad" w:date="2023-12-11T19:02:00Z">
              <w:rPr>
                <w:rFonts w:ascii="Consolas" w:hAnsi="Consolas" w:cs="Consolas"/>
                <w:color w:val="000000"/>
                <w:sz w:val="19"/>
                <w:szCs w:val="19"/>
              </w:rPr>
            </w:rPrChange>
          </w:rPr>
          <w:tab/>
          <w:t xml:space="preserve">[Date] </w:t>
        </w:r>
        <w:r w:rsidRPr="00425311">
          <w:rPr>
            <w:rFonts w:ascii="Consolas" w:hAnsi="Consolas" w:cs="Consolas"/>
            <w:color w:val="0000FF"/>
            <w:rPrChange w:id="1530" w:author="Saleh Abedinezhad" w:date="2023-12-11T19:02:00Z">
              <w:rPr>
                <w:rFonts w:ascii="Consolas" w:hAnsi="Consolas" w:cs="Consolas"/>
                <w:color w:val="0000FF"/>
                <w:sz w:val="19"/>
                <w:szCs w:val="19"/>
              </w:rPr>
            </w:rPrChange>
          </w:rPr>
          <w:t>DATETIME</w:t>
        </w:r>
        <w:r w:rsidRPr="00425311">
          <w:rPr>
            <w:rFonts w:ascii="Consolas" w:hAnsi="Consolas" w:cs="Consolas"/>
            <w:color w:val="000000"/>
            <w:rPrChange w:id="1531"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532" w:author="Saleh Abedinezhad" w:date="2023-12-11T19:02:00Z">
              <w:rPr>
                <w:rFonts w:ascii="Consolas" w:hAnsi="Consolas" w:cs="Consolas"/>
                <w:color w:val="808080"/>
                <w:sz w:val="19"/>
                <w:szCs w:val="19"/>
              </w:rPr>
            </w:rPrChange>
          </w:rPr>
          <w:t>NOT</w:t>
        </w:r>
        <w:r w:rsidRPr="00425311">
          <w:rPr>
            <w:rFonts w:ascii="Consolas" w:hAnsi="Consolas" w:cs="Consolas"/>
            <w:color w:val="000000"/>
            <w:rPrChange w:id="1533"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534" w:author="Saleh Abedinezhad" w:date="2023-12-11T19:02:00Z">
              <w:rPr>
                <w:rFonts w:ascii="Consolas" w:hAnsi="Consolas" w:cs="Consolas"/>
                <w:color w:val="808080"/>
                <w:sz w:val="19"/>
                <w:szCs w:val="19"/>
              </w:rPr>
            </w:rPrChange>
          </w:rPr>
          <w:t>NULL</w:t>
        </w:r>
        <w:r w:rsidRPr="00425311">
          <w:rPr>
            <w:rFonts w:ascii="Consolas" w:hAnsi="Consolas" w:cs="Consolas"/>
            <w:color w:val="000000"/>
            <w:rPrChange w:id="1535"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1536" w:author="Saleh Abedinezhad" w:date="2023-12-11T19:02:00Z">
              <w:rPr>
                <w:rFonts w:ascii="Consolas" w:hAnsi="Consolas" w:cs="Consolas"/>
                <w:color w:val="0000FF"/>
                <w:sz w:val="19"/>
                <w:szCs w:val="19"/>
              </w:rPr>
            </w:rPrChange>
          </w:rPr>
          <w:t>DEFAULT</w:t>
        </w:r>
        <w:r w:rsidRPr="00425311">
          <w:rPr>
            <w:rFonts w:ascii="Consolas" w:hAnsi="Consolas" w:cs="Consolas"/>
            <w:color w:val="808080"/>
            <w:rPrChange w:id="1537" w:author="Saleh Abedinezhad" w:date="2023-12-11T19:02:00Z">
              <w:rPr>
                <w:rFonts w:ascii="Consolas" w:hAnsi="Consolas" w:cs="Consolas"/>
                <w:color w:val="808080"/>
                <w:sz w:val="19"/>
                <w:szCs w:val="19"/>
              </w:rPr>
            </w:rPrChange>
          </w:rPr>
          <w:t>(</w:t>
        </w:r>
        <w:r w:rsidRPr="00425311">
          <w:rPr>
            <w:rFonts w:ascii="Consolas" w:hAnsi="Consolas" w:cs="Consolas"/>
            <w:color w:val="FF00FF"/>
            <w:rPrChange w:id="1538" w:author="Saleh Abedinezhad" w:date="2023-12-11T19:02:00Z">
              <w:rPr>
                <w:rFonts w:ascii="Consolas" w:hAnsi="Consolas" w:cs="Consolas"/>
                <w:color w:val="FF00FF"/>
                <w:sz w:val="19"/>
                <w:szCs w:val="19"/>
              </w:rPr>
            </w:rPrChange>
          </w:rPr>
          <w:t>GETDATE</w:t>
        </w:r>
        <w:r w:rsidRPr="00425311">
          <w:rPr>
            <w:rFonts w:ascii="Consolas" w:hAnsi="Consolas" w:cs="Consolas"/>
            <w:color w:val="808080"/>
            <w:rPrChange w:id="1539" w:author="Saleh Abedinezhad" w:date="2023-12-11T19:02:00Z">
              <w:rPr>
                <w:rFonts w:ascii="Consolas" w:hAnsi="Consolas" w:cs="Consolas"/>
                <w:color w:val="808080"/>
                <w:sz w:val="19"/>
                <w:szCs w:val="19"/>
              </w:rPr>
            </w:rPrChange>
          </w:rPr>
          <w:t>()),</w:t>
        </w:r>
      </w:ins>
    </w:p>
    <w:p w14:paraId="3295EE43" w14:textId="77777777" w:rsidR="00FD229D" w:rsidRPr="00425311" w:rsidRDefault="00FD229D" w:rsidP="00FD229D">
      <w:pPr>
        <w:autoSpaceDE w:val="0"/>
        <w:autoSpaceDN w:val="0"/>
        <w:bidi w:val="0"/>
        <w:adjustRightInd w:val="0"/>
        <w:spacing w:after="0" w:line="240" w:lineRule="auto"/>
        <w:rPr>
          <w:ins w:id="1540" w:author="Saleh Abedinezhad" w:date="2023-11-25T20:44:00Z"/>
          <w:rFonts w:ascii="Consolas" w:hAnsi="Consolas" w:cs="Consolas"/>
          <w:color w:val="000000"/>
          <w:rPrChange w:id="1541" w:author="Saleh Abedinezhad" w:date="2023-12-11T19:02:00Z">
            <w:rPr>
              <w:ins w:id="1542" w:author="Saleh Abedinezhad" w:date="2023-11-25T20:44:00Z"/>
              <w:rFonts w:ascii="Consolas" w:hAnsi="Consolas" w:cs="Consolas"/>
              <w:color w:val="000000"/>
              <w:sz w:val="19"/>
              <w:szCs w:val="19"/>
            </w:rPr>
          </w:rPrChange>
        </w:rPr>
      </w:pPr>
      <w:ins w:id="1543" w:author="Saleh Abedinezhad" w:date="2023-11-25T20:44:00Z">
        <w:r w:rsidRPr="00425311">
          <w:rPr>
            <w:rFonts w:ascii="Consolas" w:hAnsi="Consolas" w:cs="Consolas"/>
            <w:color w:val="000000"/>
            <w:rPrChange w:id="1544" w:author="Saleh Abedinezhad" w:date="2023-12-11T19:02:00Z">
              <w:rPr>
                <w:rFonts w:ascii="Consolas" w:hAnsi="Consolas" w:cs="Consolas"/>
                <w:color w:val="000000"/>
                <w:sz w:val="19"/>
                <w:szCs w:val="19"/>
              </w:rPr>
            </w:rPrChange>
          </w:rPr>
          <w:tab/>
          <w:t xml:space="preserve">[Amount] </w:t>
        </w:r>
        <w:r w:rsidRPr="00425311">
          <w:rPr>
            <w:rFonts w:ascii="Consolas" w:hAnsi="Consolas" w:cs="Consolas"/>
            <w:color w:val="0000FF"/>
            <w:rPrChange w:id="1545" w:author="Saleh Abedinezhad" w:date="2023-12-11T19:02:00Z">
              <w:rPr>
                <w:rFonts w:ascii="Consolas" w:hAnsi="Consolas" w:cs="Consolas"/>
                <w:color w:val="0000FF"/>
                <w:sz w:val="19"/>
                <w:szCs w:val="19"/>
              </w:rPr>
            </w:rPrChange>
          </w:rPr>
          <w:t>DECIMAL</w:t>
        </w:r>
        <w:r w:rsidRPr="00425311">
          <w:rPr>
            <w:rFonts w:ascii="Consolas" w:hAnsi="Consolas" w:cs="Consolas"/>
            <w:color w:val="000000"/>
            <w:rPrChange w:id="1546"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547" w:author="Saleh Abedinezhad" w:date="2023-12-11T19:02:00Z">
              <w:rPr>
                <w:rFonts w:ascii="Consolas" w:hAnsi="Consolas" w:cs="Consolas"/>
                <w:color w:val="808080"/>
                <w:sz w:val="19"/>
                <w:szCs w:val="19"/>
              </w:rPr>
            </w:rPrChange>
          </w:rPr>
          <w:t>NOT</w:t>
        </w:r>
        <w:r w:rsidRPr="00425311">
          <w:rPr>
            <w:rFonts w:ascii="Consolas" w:hAnsi="Consolas" w:cs="Consolas"/>
            <w:color w:val="000000"/>
            <w:rPrChange w:id="1548"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549" w:author="Saleh Abedinezhad" w:date="2023-12-11T19:02:00Z">
              <w:rPr>
                <w:rFonts w:ascii="Consolas" w:hAnsi="Consolas" w:cs="Consolas"/>
                <w:color w:val="808080"/>
                <w:sz w:val="19"/>
                <w:szCs w:val="19"/>
              </w:rPr>
            </w:rPrChange>
          </w:rPr>
          <w:t>NULL</w:t>
        </w:r>
      </w:ins>
    </w:p>
    <w:p w14:paraId="3CE23FF4" w14:textId="77777777" w:rsidR="00FD229D" w:rsidRPr="00425311" w:rsidRDefault="00FD229D" w:rsidP="00FD229D">
      <w:pPr>
        <w:autoSpaceDE w:val="0"/>
        <w:autoSpaceDN w:val="0"/>
        <w:bidi w:val="0"/>
        <w:adjustRightInd w:val="0"/>
        <w:spacing w:after="0" w:line="240" w:lineRule="auto"/>
        <w:rPr>
          <w:ins w:id="1550" w:author="Saleh Abedinezhad" w:date="2023-11-25T20:44:00Z"/>
          <w:rFonts w:ascii="Consolas" w:hAnsi="Consolas" w:cs="Consolas"/>
          <w:color w:val="000000"/>
          <w:rPrChange w:id="1551" w:author="Saleh Abedinezhad" w:date="2023-12-11T19:02:00Z">
            <w:rPr>
              <w:ins w:id="1552" w:author="Saleh Abedinezhad" w:date="2023-11-25T20:44:00Z"/>
              <w:rFonts w:ascii="Consolas" w:hAnsi="Consolas" w:cs="Consolas"/>
              <w:color w:val="000000"/>
              <w:sz w:val="19"/>
              <w:szCs w:val="19"/>
            </w:rPr>
          </w:rPrChange>
        </w:rPr>
      </w:pPr>
      <w:ins w:id="1553" w:author="Saleh Abedinezhad" w:date="2023-11-25T20:44:00Z">
        <w:r w:rsidRPr="00425311">
          <w:rPr>
            <w:rFonts w:ascii="Consolas" w:hAnsi="Consolas" w:cs="Consolas"/>
            <w:color w:val="000000"/>
            <w:rPrChange w:id="1554" w:author="Saleh Abedinezhad" w:date="2023-12-11T19:02:00Z">
              <w:rPr>
                <w:rFonts w:ascii="Consolas" w:hAnsi="Consolas" w:cs="Consolas"/>
                <w:color w:val="000000"/>
                <w:sz w:val="19"/>
                <w:szCs w:val="19"/>
              </w:rPr>
            </w:rPrChange>
          </w:rPr>
          <w:tab/>
        </w:r>
        <w:r w:rsidRPr="00425311">
          <w:rPr>
            <w:rFonts w:ascii="Consolas" w:hAnsi="Consolas" w:cs="Consolas"/>
            <w:color w:val="0000FF"/>
            <w:rPrChange w:id="1555" w:author="Saleh Abedinezhad" w:date="2023-12-11T19:02:00Z">
              <w:rPr>
                <w:rFonts w:ascii="Consolas" w:hAnsi="Consolas" w:cs="Consolas"/>
                <w:color w:val="0000FF"/>
                <w:sz w:val="19"/>
                <w:szCs w:val="19"/>
              </w:rPr>
            </w:rPrChange>
          </w:rPr>
          <w:t>CONSTRAINT</w:t>
        </w:r>
        <w:r w:rsidRPr="00425311">
          <w:rPr>
            <w:rFonts w:ascii="Consolas" w:hAnsi="Consolas" w:cs="Consolas"/>
            <w:color w:val="000000"/>
            <w:rPrChange w:id="1556" w:author="Saleh Abedinezhad" w:date="2023-12-11T19:02:00Z">
              <w:rPr>
                <w:rFonts w:ascii="Consolas" w:hAnsi="Consolas" w:cs="Consolas"/>
                <w:color w:val="000000"/>
                <w:sz w:val="19"/>
                <w:szCs w:val="19"/>
              </w:rPr>
            </w:rPrChange>
          </w:rPr>
          <w:t xml:space="preserve"> CHK_ManufDate_Amount </w:t>
        </w:r>
        <w:r w:rsidRPr="00425311">
          <w:rPr>
            <w:rFonts w:ascii="Consolas" w:hAnsi="Consolas" w:cs="Consolas"/>
            <w:color w:val="0000FF"/>
            <w:rPrChange w:id="1557" w:author="Saleh Abedinezhad" w:date="2023-12-11T19:02:00Z">
              <w:rPr>
                <w:rFonts w:ascii="Consolas" w:hAnsi="Consolas" w:cs="Consolas"/>
                <w:color w:val="0000FF"/>
                <w:sz w:val="19"/>
                <w:szCs w:val="19"/>
              </w:rPr>
            </w:rPrChange>
          </w:rPr>
          <w:t>CHECK</w:t>
        </w:r>
        <w:r w:rsidRPr="00425311">
          <w:rPr>
            <w:rFonts w:ascii="Consolas" w:hAnsi="Consolas" w:cs="Consolas"/>
            <w:color w:val="808080"/>
            <w:rPrChange w:id="1558"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1559" w:author="Saleh Abedinezhad" w:date="2023-12-11T19:02:00Z">
              <w:rPr>
                <w:rFonts w:ascii="Consolas" w:hAnsi="Consolas" w:cs="Consolas"/>
                <w:color w:val="000000"/>
                <w:sz w:val="19"/>
                <w:szCs w:val="19"/>
              </w:rPr>
            </w:rPrChange>
          </w:rPr>
          <w:t xml:space="preserve">[Amount] </w:t>
        </w:r>
        <w:r w:rsidRPr="00425311">
          <w:rPr>
            <w:rFonts w:ascii="Consolas" w:hAnsi="Consolas" w:cs="Consolas"/>
            <w:color w:val="808080"/>
            <w:rPrChange w:id="1560" w:author="Saleh Abedinezhad" w:date="2023-12-11T19:02:00Z">
              <w:rPr>
                <w:rFonts w:ascii="Consolas" w:hAnsi="Consolas" w:cs="Consolas"/>
                <w:color w:val="808080"/>
                <w:sz w:val="19"/>
                <w:szCs w:val="19"/>
              </w:rPr>
            </w:rPrChange>
          </w:rPr>
          <w:t>&lt;</w:t>
        </w:r>
        <w:r w:rsidRPr="00425311">
          <w:rPr>
            <w:rFonts w:ascii="Consolas" w:hAnsi="Consolas" w:cs="Consolas"/>
            <w:color w:val="000000"/>
            <w:rPrChange w:id="1561" w:author="Saleh Abedinezhad" w:date="2023-12-11T19:02:00Z">
              <w:rPr>
                <w:rFonts w:ascii="Consolas" w:hAnsi="Consolas" w:cs="Consolas"/>
                <w:color w:val="000000"/>
                <w:sz w:val="19"/>
                <w:szCs w:val="19"/>
              </w:rPr>
            </w:rPrChange>
          </w:rPr>
          <w:t xml:space="preserve"> 0</w:t>
        </w:r>
        <w:r w:rsidRPr="00425311">
          <w:rPr>
            <w:rFonts w:ascii="Consolas" w:hAnsi="Consolas" w:cs="Consolas"/>
            <w:color w:val="808080"/>
            <w:rPrChange w:id="1562" w:author="Saleh Abedinezhad" w:date="2023-12-11T19:02:00Z">
              <w:rPr>
                <w:rFonts w:ascii="Consolas" w:hAnsi="Consolas" w:cs="Consolas"/>
                <w:color w:val="808080"/>
                <w:sz w:val="19"/>
                <w:szCs w:val="19"/>
              </w:rPr>
            </w:rPrChange>
          </w:rPr>
          <w:t>)</w:t>
        </w:r>
      </w:ins>
    </w:p>
    <w:p w14:paraId="4EBC55A5" w14:textId="77777777" w:rsidR="00FD229D" w:rsidRPr="00425311" w:rsidRDefault="00FD229D" w:rsidP="00FD229D">
      <w:pPr>
        <w:autoSpaceDE w:val="0"/>
        <w:autoSpaceDN w:val="0"/>
        <w:bidi w:val="0"/>
        <w:adjustRightInd w:val="0"/>
        <w:spacing w:after="0" w:line="240" w:lineRule="auto"/>
        <w:rPr>
          <w:ins w:id="1563" w:author="Saleh Abedinezhad" w:date="2023-11-25T20:44:00Z"/>
          <w:rFonts w:ascii="Consolas" w:hAnsi="Consolas" w:cs="Consolas"/>
          <w:color w:val="000000"/>
          <w:rPrChange w:id="1564" w:author="Saleh Abedinezhad" w:date="2023-12-11T19:02:00Z">
            <w:rPr>
              <w:ins w:id="1565" w:author="Saleh Abedinezhad" w:date="2023-11-25T20:44:00Z"/>
              <w:rFonts w:ascii="Consolas" w:hAnsi="Consolas" w:cs="Consolas"/>
              <w:color w:val="000000"/>
              <w:sz w:val="19"/>
              <w:szCs w:val="19"/>
            </w:rPr>
          </w:rPrChange>
        </w:rPr>
      </w:pPr>
      <w:ins w:id="1566" w:author="Saleh Abedinezhad" w:date="2023-11-25T20:44:00Z">
        <w:r w:rsidRPr="00425311">
          <w:rPr>
            <w:rFonts w:ascii="Consolas" w:hAnsi="Consolas" w:cs="Consolas"/>
            <w:color w:val="808080"/>
            <w:rPrChange w:id="1567" w:author="Saleh Abedinezhad" w:date="2023-12-11T19:02:00Z">
              <w:rPr>
                <w:rFonts w:ascii="Consolas" w:hAnsi="Consolas" w:cs="Consolas"/>
                <w:color w:val="808080"/>
                <w:sz w:val="19"/>
                <w:szCs w:val="19"/>
              </w:rPr>
            </w:rPrChange>
          </w:rPr>
          <w:t>);</w:t>
        </w:r>
      </w:ins>
    </w:p>
    <w:p w14:paraId="2A2E8B43" w14:textId="77777777" w:rsidR="00FD229D" w:rsidRPr="00425311" w:rsidRDefault="00FD229D" w:rsidP="00FD229D">
      <w:pPr>
        <w:autoSpaceDE w:val="0"/>
        <w:autoSpaceDN w:val="0"/>
        <w:bidi w:val="0"/>
        <w:adjustRightInd w:val="0"/>
        <w:spacing w:after="0" w:line="240" w:lineRule="auto"/>
        <w:rPr>
          <w:ins w:id="1568" w:author="Saleh Abedinezhad" w:date="2023-11-25T20:44:00Z"/>
          <w:rFonts w:ascii="Consolas" w:hAnsi="Consolas" w:cs="Consolas"/>
          <w:color w:val="000000"/>
          <w:rPrChange w:id="1569" w:author="Saleh Abedinezhad" w:date="2023-12-11T19:02:00Z">
            <w:rPr>
              <w:ins w:id="1570" w:author="Saleh Abedinezhad" w:date="2023-11-25T20:44:00Z"/>
              <w:rFonts w:ascii="Consolas" w:hAnsi="Consolas" w:cs="Consolas"/>
              <w:color w:val="000000"/>
              <w:sz w:val="19"/>
              <w:szCs w:val="19"/>
            </w:rPr>
          </w:rPrChange>
        </w:rPr>
      </w:pPr>
      <w:ins w:id="1571" w:author="Saleh Abedinezhad" w:date="2023-11-25T20:44:00Z">
        <w:r w:rsidRPr="00425311">
          <w:rPr>
            <w:rFonts w:ascii="Consolas" w:hAnsi="Consolas" w:cs="Consolas"/>
            <w:color w:val="0000FF"/>
            <w:rPrChange w:id="1572" w:author="Saleh Abedinezhad" w:date="2023-12-11T19:02:00Z">
              <w:rPr>
                <w:rFonts w:ascii="Consolas" w:hAnsi="Consolas" w:cs="Consolas"/>
                <w:color w:val="0000FF"/>
                <w:sz w:val="19"/>
                <w:szCs w:val="19"/>
              </w:rPr>
            </w:rPrChange>
          </w:rPr>
          <w:t>GO</w:t>
        </w:r>
      </w:ins>
    </w:p>
    <w:p w14:paraId="56A14787" w14:textId="77777777" w:rsidR="00FD229D" w:rsidRPr="00425311" w:rsidRDefault="00FD229D" w:rsidP="00FD229D">
      <w:pPr>
        <w:autoSpaceDE w:val="0"/>
        <w:autoSpaceDN w:val="0"/>
        <w:bidi w:val="0"/>
        <w:adjustRightInd w:val="0"/>
        <w:spacing w:after="0" w:line="240" w:lineRule="auto"/>
        <w:rPr>
          <w:ins w:id="1573" w:author="Saleh Abedinezhad" w:date="2023-11-25T20:44:00Z"/>
          <w:rFonts w:ascii="Consolas" w:hAnsi="Consolas" w:cs="Consolas"/>
          <w:color w:val="000000"/>
          <w:rPrChange w:id="1574" w:author="Saleh Abedinezhad" w:date="2023-12-11T19:02:00Z">
            <w:rPr>
              <w:ins w:id="1575" w:author="Saleh Abedinezhad" w:date="2023-11-25T20:44:00Z"/>
              <w:rFonts w:ascii="Consolas" w:hAnsi="Consolas" w:cs="Consolas"/>
              <w:color w:val="000000"/>
              <w:sz w:val="19"/>
              <w:szCs w:val="19"/>
            </w:rPr>
          </w:rPrChange>
        </w:rPr>
      </w:pPr>
    </w:p>
    <w:p w14:paraId="0441FD1C" w14:textId="77777777" w:rsidR="00FD229D" w:rsidRPr="00425311" w:rsidRDefault="00FD229D" w:rsidP="00FD229D">
      <w:pPr>
        <w:autoSpaceDE w:val="0"/>
        <w:autoSpaceDN w:val="0"/>
        <w:bidi w:val="0"/>
        <w:adjustRightInd w:val="0"/>
        <w:spacing w:after="0" w:line="240" w:lineRule="auto"/>
        <w:rPr>
          <w:ins w:id="1576" w:author="Saleh Abedinezhad" w:date="2023-11-25T20:44:00Z"/>
          <w:rFonts w:ascii="Consolas" w:hAnsi="Consolas" w:cs="Consolas"/>
          <w:color w:val="000000"/>
          <w:rPrChange w:id="1577" w:author="Saleh Abedinezhad" w:date="2023-12-11T19:02:00Z">
            <w:rPr>
              <w:ins w:id="1578" w:author="Saleh Abedinezhad" w:date="2023-11-25T20:44:00Z"/>
              <w:rFonts w:ascii="Consolas" w:hAnsi="Consolas" w:cs="Consolas"/>
              <w:color w:val="000000"/>
              <w:sz w:val="19"/>
              <w:szCs w:val="19"/>
            </w:rPr>
          </w:rPrChange>
        </w:rPr>
      </w:pPr>
      <w:ins w:id="1579" w:author="Saleh Abedinezhad" w:date="2023-11-25T20:44:00Z">
        <w:r w:rsidRPr="00425311">
          <w:rPr>
            <w:rFonts w:ascii="Consolas" w:hAnsi="Consolas" w:cs="Consolas"/>
            <w:color w:val="0000FF"/>
            <w:rPrChange w:id="1580" w:author="Saleh Abedinezhad" w:date="2023-12-11T19:02:00Z">
              <w:rPr>
                <w:rFonts w:ascii="Consolas" w:hAnsi="Consolas" w:cs="Consolas"/>
                <w:color w:val="0000FF"/>
                <w:sz w:val="19"/>
                <w:szCs w:val="19"/>
              </w:rPr>
            </w:rPrChange>
          </w:rPr>
          <w:t>CREATE</w:t>
        </w:r>
        <w:r w:rsidRPr="00425311">
          <w:rPr>
            <w:rFonts w:ascii="Consolas" w:hAnsi="Consolas" w:cs="Consolas"/>
            <w:color w:val="000000"/>
            <w:rPrChange w:id="1581"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1582" w:author="Saleh Abedinezhad" w:date="2023-12-11T19:02:00Z">
              <w:rPr>
                <w:rFonts w:ascii="Consolas" w:hAnsi="Consolas" w:cs="Consolas"/>
                <w:color w:val="0000FF"/>
                <w:sz w:val="19"/>
                <w:szCs w:val="19"/>
              </w:rPr>
            </w:rPrChange>
          </w:rPr>
          <w:t>TABLE</w:t>
        </w:r>
        <w:r w:rsidRPr="00425311">
          <w:rPr>
            <w:rFonts w:ascii="Consolas" w:hAnsi="Consolas" w:cs="Consolas"/>
            <w:color w:val="000000"/>
            <w:rPrChange w:id="1583" w:author="Saleh Abedinezhad" w:date="2023-12-11T19:02:00Z">
              <w:rPr>
                <w:rFonts w:ascii="Consolas" w:hAnsi="Consolas" w:cs="Consolas"/>
                <w:color w:val="000000"/>
                <w:sz w:val="19"/>
                <w:szCs w:val="19"/>
              </w:rPr>
            </w:rPrChange>
          </w:rPr>
          <w:t xml:space="preserve"> [ProductReceipt]</w:t>
        </w:r>
        <w:r w:rsidRPr="00425311">
          <w:rPr>
            <w:rFonts w:ascii="Consolas" w:hAnsi="Consolas" w:cs="Consolas"/>
            <w:color w:val="0000FF"/>
            <w:rPrChange w:id="1584" w:author="Saleh Abedinezhad" w:date="2023-12-11T19:02:00Z">
              <w:rPr>
                <w:rFonts w:ascii="Consolas" w:hAnsi="Consolas" w:cs="Consolas"/>
                <w:color w:val="0000FF"/>
                <w:sz w:val="19"/>
                <w:szCs w:val="19"/>
              </w:rPr>
            </w:rPrChange>
          </w:rPr>
          <w:t xml:space="preserve"> </w:t>
        </w:r>
        <w:r w:rsidRPr="00425311">
          <w:rPr>
            <w:rFonts w:ascii="Consolas" w:hAnsi="Consolas" w:cs="Consolas"/>
            <w:color w:val="808080"/>
            <w:rPrChange w:id="1585" w:author="Saleh Abedinezhad" w:date="2023-12-11T19:02:00Z">
              <w:rPr>
                <w:rFonts w:ascii="Consolas" w:hAnsi="Consolas" w:cs="Consolas"/>
                <w:color w:val="808080"/>
                <w:sz w:val="19"/>
                <w:szCs w:val="19"/>
              </w:rPr>
            </w:rPrChange>
          </w:rPr>
          <w:t>(</w:t>
        </w:r>
      </w:ins>
    </w:p>
    <w:p w14:paraId="7297C055" w14:textId="77777777" w:rsidR="00FD229D" w:rsidRPr="00425311" w:rsidRDefault="00FD229D" w:rsidP="00FD229D">
      <w:pPr>
        <w:autoSpaceDE w:val="0"/>
        <w:autoSpaceDN w:val="0"/>
        <w:bidi w:val="0"/>
        <w:adjustRightInd w:val="0"/>
        <w:spacing w:after="0" w:line="240" w:lineRule="auto"/>
        <w:rPr>
          <w:ins w:id="1586" w:author="Saleh Abedinezhad" w:date="2023-11-25T20:44:00Z"/>
          <w:rFonts w:ascii="Consolas" w:hAnsi="Consolas" w:cs="Consolas"/>
          <w:color w:val="000000"/>
          <w:rPrChange w:id="1587" w:author="Saleh Abedinezhad" w:date="2023-12-11T19:02:00Z">
            <w:rPr>
              <w:ins w:id="1588" w:author="Saleh Abedinezhad" w:date="2023-11-25T20:44:00Z"/>
              <w:rFonts w:ascii="Consolas" w:hAnsi="Consolas" w:cs="Consolas"/>
              <w:color w:val="000000"/>
              <w:sz w:val="19"/>
              <w:szCs w:val="19"/>
            </w:rPr>
          </w:rPrChange>
        </w:rPr>
      </w:pPr>
      <w:ins w:id="1589" w:author="Saleh Abedinezhad" w:date="2023-11-25T20:44:00Z">
        <w:r w:rsidRPr="00425311">
          <w:rPr>
            <w:rFonts w:ascii="Consolas" w:hAnsi="Consolas" w:cs="Consolas"/>
            <w:color w:val="000000"/>
            <w:rPrChange w:id="1590" w:author="Saleh Abedinezhad" w:date="2023-12-11T19:02:00Z">
              <w:rPr>
                <w:rFonts w:ascii="Consolas" w:hAnsi="Consolas" w:cs="Consolas"/>
                <w:color w:val="000000"/>
                <w:sz w:val="19"/>
                <w:szCs w:val="19"/>
              </w:rPr>
            </w:rPrChange>
          </w:rPr>
          <w:tab/>
          <w:t xml:space="preserve">[ReceiptId] </w:t>
        </w:r>
        <w:r w:rsidRPr="00425311">
          <w:rPr>
            <w:rFonts w:ascii="Consolas" w:hAnsi="Consolas" w:cs="Consolas"/>
            <w:color w:val="0000FF"/>
            <w:rPrChange w:id="1591" w:author="Saleh Abedinezhad" w:date="2023-12-11T19:02:00Z">
              <w:rPr>
                <w:rFonts w:ascii="Consolas" w:hAnsi="Consolas" w:cs="Consolas"/>
                <w:color w:val="0000FF"/>
                <w:sz w:val="19"/>
                <w:szCs w:val="19"/>
              </w:rPr>
            </w:rPrChange>
          </w:rPr>
          <w:t>INT</w:t>
        </w:r>
        <w:r w:rsidRPr="00425311">
          <w:rPr>
            <w:rFonts w:ascii="Consolas" w:hAnsi="Consolas" w:cs="Consolas"/>
            <w:color w:val="000000"/>
            <w:rPrChange w:id="1592"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1593" w:author="Saleh Abedinezhad" w:date="2023-12-11T19:02:00Z">
              <w:rPr>
                <w:rFonts w:ascii="Consolas" w:hAnsi="Consolas" w:cs="Consolas"/>
                <w:color w:val="0000FF"/>
                <w:sz w:val="19"/>
                <w:szCs w:val="19"/>
              </w:rPr>
            </w:rPrChange>
          </w:rPr>
          <w:t>IDENTITY</w:t>
        </w:r>
        <w:r w:rsidRPr="00425311">
          <w:rPr>
            <w:rFonts w:ascii="Consolas" w:hAnsi="Consolas" w:cs="Consolas"/>
            <w:color w:val="000000"/>
            <w:rPrChange w:id="1594"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595" w:author="Saleh Abedinezhad" w:date="2023-12-11T19:02:00Z">
              <w:rPr>
                <w:rFonts w:ascii="Consolas" w:hAnsi="Consolas" w:cs="Consolas"/>
                <w:color w:val="808080"/>
                <w:sz w:val="19"/>
                <w:szCs w:val="19"/>
              </w:rPr>
            </w:rPrChange>
          </w:rPr>
          <w:t>NOT</w:t>
        </w:r>
        <w:r w:rsidRPr="00425311">
          <w:rPr>
            <w:rFonts w:ascii="Consolas" w:hAnsi="Consolas" w:cs="Consolas"/>
            <w:color w:val="000000"/>
            <w:rPrChange w:id="1596"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597" w:author="Saleh Abedinezhad" w:date="2023-12-11T19:02:00Z">
              <w:rPr>
                <w:rFonts w:ascii="Consolas" w:hAnsi="Consolas" w:cs="Consolas"/>
                <w:color w:val="808080"/>
                <w:sz w:val="19"/>
                <w:szCs w:val="19"/>
              </w:rPr>
            </w:rPrChange>
          </w:rPr>
          <w:t>NULL</w:t>
        </w:r>
        <w:r w:rsidRPr="00425311">
          <w:rPr>
            <w:rFonts w:ascii="Consolas" w:hAnsi="Consolas" w:cs="Consolas"/>
            <w:color w:val="000000"/>
            <w:rPrChange w:id="1598"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1599" w:author="Saleh Abedinezhad" w:date="2023-12-11T19:02:00Z">
              <w:rPr>
                <w:rFonts w:ascii="Consolas" w:hAnsi="Consolas" w:cs="Consolas"/>
                <w:color w:val="0000FF"/>
                <w:sz w:val="19"/>
                <w:szCs w:val="19"/>
              </w:rPr>
            </w:rPrChange>
          </w:rPr>
          <w:t>PRIMARY</w:t>
        </w:r>
        <w:r w:rsidRPr="00425311">
          <w:rPr>
            <w:rFonts w:ascii="Consolas" w:hAnsi="Consolas" w:cs="Consolas"/>
            <w:color w:val="000000"/>
            <w:rPrChange w:id="1600"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1601" w:author="Saleh Abedinezhad" w:date="2023-12-11T19:02:00Z">
              <w:rPr>
                <w:rFonts w:ascii="Consolas" w:hAnsi="Consolas" w:cs="Consolas"/>
                <w:color w:val="0000FF"/>
                <w:sz w:val="19"/>
                <w:szCs w:val="19"/>
              </w:rPr>
            </w:rPrChange>
          </w:rPr>
          <w:t>KEY</w:t>
        </w:r>
        <w:r w:rsidRPr="00425311">
          <w:rPr>
            <w:rFonts w:ascii="Consolas" w:hAnsi="Consolas" w:cs="Consolas"/>
            <w:color w:val="808080"/>
            <w:rPrChange w:id="1602" w:author="Saleh Abedinezhad" w:date="2023-12-11T19:02:00Z">
              <w:rPr>
                <w:rFonts w:ascii="Consolas" w:hAnsi="Consolas" w:cs="Consolas"/>
                <w:color w:val="808080"/>
                <w:sz w:val="19"/>
                <w:szCs w:val="19"/>
              </w:rPr>
            </w:rPrChange>
          </w:rPr>
          <w:t>,</w:t>
        </w:r>
      </w:ins>
    </w:p>
    <w:p w14:paraId="42BA80AE" w14:textId="77777777" w:rsidR="00FD229D" w:rsidRPr="00425311" w:rsidRDefault="00FD229D" w:rsidP="00FD229D">
      <w:pPr>
        <w:autoSpaceDE w:val="0"/>
        <w:autoSpaceDN w:val="0"/>
        <w:bidi w:val="0"/>
        <w:adjustRightInd w:val="0"/>
        <w:spacing w:after="0" w:line="240" w:lineRule="auto"/>
        <w:rPr>
          <w:ins w:id="1603" w:author="Saleh Abedinezhad" w:date="2023-11-25T20:44:00Z"/>
          <w:rFonts w:ascii="Consolas" w:hAnsi="Consolas" w:cs="Consolas"/>
          <w:color w:val="000000"/>
          <w:rPrChange w:id="1604" w:author="Saleh Abedinezhad" w:date="2023-12-11T19:02:00Z">
            <w:rPr>
              <w:ins w:id="1605" w:author="Saleh Abedinezhad" w:date="2023-11-25T20:44:00Z"/>
              <w:rFonts w:ascii="Consolas" w:hAnsi="Consolas" w:cs="Consolas"/>
              <w:color w:val="000000"/>
              <w:sz w:val="19"/>
              <w:szCs w:val="19"/>
            </w:rPr>
          </w:rPrChange>
        </w:rPr>
      </w:pPr>
      <w:ins w:id="1606" w:author="Saleh Abedinezhad" w:date="2023-11-25T20:44:00Z">
        <w:r w:rsidRPr="00425311">
          <w:rPr>
            <w:rFonts w:ascii="Consolas" w:hAnsi="Consolas" w:cs="Consolas"/>
            <w:color w:val="000000"/>
            <w:rPrChange w:id="1607" w:author="Saleh Abedinezhad" w:date="2023-12-11T19:02:00Z">
              <w:rPr>
                <w:rFonts w:ascii="Consolas" w:hAnsi="Consolas" w:cs="Consolas"/>
                <w:color w:val="000000"/>
                <w:sz w:val="19"/>
                <w:szCs w:val="19"/>
              </w:rPr>
            </w:rPrChange>
          </w:rPr>
          <w:tab/>
          <w:t xml:space="preserve">[CustomerId] </w:t>
        </w:r>
        <w:r w:rsidRPr="00425311">
          <w:rPr>
            <w:rFonts w:ascii="Consolas" w:hAnsi="Consolas" w:cs="Consolas"/>
            <w:color w:val="0000FF"/>
            <w:rPrChange w:id="1608" w:author="Saleh Abedinezhad" w:date="2023-12-11T19:02:00Z">
              <w:rPr>
                <w:rFonts w:ascii="Consolas" w:hAnsi="Consolas" w:cs="Consolas"/>
                <w:color w:val="0000FF"/>
                <w:sz w:val="19"/>
                <w:szCs w:val="19"/>
              </w:rPr>
            </w:rPrChange>
          </w:rPr>
          <w:t>INT</w:t>
        </w:r>
        <w:r w:rsidRPr="00425311">
          <w:rPr>
            <w:rFonts w:ascii="Consolas" w:hAnsi="Consolas" w:cs="Consolas"/>
            <w:color w:val="000000"/>
            <w:rPrChange w:id="1609"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610" w:author="Saleh Abedinezhad" w:date="2023-12-11T19:02:00Z">
              <w:rPr>
                <w:rFonts w:ascii="Consolas" w:hAnsi="Consolas" w:cs="Consolas"/>
                <w:color w:val="808080"/>
                <w:sz w:val="19"/>
                <w:szCs w:val="19"/>
              </w:rPr>
            </w:rPrChange>
          </w:rPr>
          <w:t>NOT</w:t>
        </w:r>
        <w:r w:rsidRPr="00425311">
          <w:rPr>
            <w:rFonts w:ascii="Consolas" w:hAnsi="Consolas" w:cs="Consolas"/>
            <w:color w:val="000000"/>
            <w:rPrChange w:id="1611"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612" w:author="Saleh Abedinezhad" w:date="2023-12-11T19:02:00Z">
              <w:rPr>
                <w:rFonts w:ascii="Consolas" w:hAnsi="Consolas" w:cs="Consolas"/>
                <w:color w:val="808080"/>
                <w:sz w:val="19"/>
                <w:szCs w:val="19"/>
              </w:rPr>
            </w:rPrChange>
          </w:rPr>
          <w:t>NULL</w:t>
        </w:r>
        <w:r w:rsidRPr="00425311">
          <w:rPr>
            <w:rFonts w:ascii="Consolas" w:hAnsi="Consolas" w:cs="Consolas"/>
            <w:color w:val="000000"/>
            <w:rPrChange w:id="1613"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1614" w:author="Saleh Abedinezhad" w:date="2023-12-11T19:02:00Z">
              <w:rPr>
                <w:rFonts w:ascii="Consolas" w:hAnsi="Consolas" w:cs="Consolas"/>
                <w:color w:val="0000FF"/>
                <w:sz w:val="19"/>
                <w:szCs w:val="19"/>
              </w:rPr>
            </w:rPrChange>
          </w:rPr>
          <w:t>REFERENCES</w:t>
        </w:r>
        <w:r w:rsidRPr="00425311">
          <w:rPr>
            <w:rFonts w:ascii="Consolas" w:hAnsi="Consolas" w:cs="Consolas"/>
            <w:color w:val="000000"/>
            <w:rPrChange w:id="1615" w:author="Saleh Abedinezhad" w:date="2023-12-11T19:02:00Z">
              <w:rPr>
                <w:rFonts w:ascii="Consolas" w:hAnsi="Consolas" w:cs="Consolas"/>
                <w:color w:val="000000"/>
                <w:sz w:val="19"/>
                <w:szCs w:val="19"/>
              </w:rPr>
            </w:rPrChange>
          </w:rPr>
          <w:t>[Customers]</w:t>
        </w:r>
        <w:r w:rsidRPr="00425311">
          <w:rPr>
            <w:rFonts w:ascii="Consolas" w:hAnsi="Consolas" w:cs="Consolas"/>
            <w:color w:val="808080"/>
            <w:rPrChange w:id="1616"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1617" w:author="Saleh Abedinezhad" w:date="2023-12-11T19:02:00Z">
              <w:rPr>
                <w:rFonts w:ascii="Consolas" w:hAnsi="Consolas" w:cs="Consolas"/>
                <w:color w:val="000000"/>
                <w:sz w:val="19"/>
                <w:szCs w:val="19"/>
              </w:rPr>
            </w:rPrChange>
          </w:rPr>
          <w:t>[CustomerId]</w:t>
        </w:r>
        <w:r w:rsidRPr="00425311">
          <w:rPr>
            <w:rFonts w:ascii="Consolas" w:hAnsi="Consolas" w:cs="Consolas"/>
            <w:color w:val="808080"/>
            <w:rPrChange w:id="1618" w:author="Saleh Abedinezhad" w:date="2023-12-11T19:02:00Z">
              <w:rPr>
                <w:rFonts w:ascii="Consolas" w:hAnsi="Consolas" w:cs="Consolas"/>
                <w:color w:val="808080"/>
                <w:sz w:val="19"/>
                <w:szCs w:val="19"/>
              </w:rPr>
            </w:rPrChange>
          </w:rPr>
          <w:t>),</w:t>
        </w:r>
      </w:ins>
    </w:p>
    <w:p w14:paraId="07E75A2C" w14:textId="77777777" w:rsidR="00FD229D" w:rsidRPr="00425311" w:rsidRDefault="00FD229D" w:rsidP="00FD229D">
      <w:pPr>
        <w:autoSpaceDE w:val="0"/>
        <w:autoSpaceDN w:val="0"/>
        <w:bidi w:val="0"/>
        <w:adjustRightInd w:val="0"/>
        <w:spacing w:after="0" w:line="240" w:lineRule="auto"/>
        <w:rPr>
          <w:ins w:id="1619" w:author="Saleh Abedinezhad" w:date="2023-11-25T20:44:00Z"/>
          <w:rFonts w:ascii="Consolas" w:hAnsi="Consolas" w:cs="Consolas"/>
          <w:color w:val="000000"/>
          <w:rPrChange w:id="1620" w:author="Saleh Abedinezhad" w:date="2023-12-11T19:02:00Z">
            <w:rPr>
              <w:ins w:id="1621" w:author="Saleh Abedinezhad" w:date="2023-11-25T20:44:00Z"/>
              <w:rFonts w:ascii="Consolas" w:hAnsi="Consolas" w:cs="Consolas"/>
              <w:color w:val="000000"/>
              <w:sz w:val="19"/>
              <w:szCs w:val="19"/>
            </w:rPr>
          </w:rPrChange>
        </w:rPr>
      </w:pPr>
      <w:ins w:id="1622" w:author="Saleh Abedinezhad" w:date="2023-11-25T20:44:00Z">
        <w:r w:rsidRPr="00425311">
          <w:rPr>
            <w:rFonts w:ascii="Consolas" w:hAnsi="Consolas" w:cs="Consolas"/>
            <w:color w:val="000000"/>
            <w:rPrChange w:id="1623" w:author="Saleh Abedinezhad" w:date="2023-12-11T19:02:00Z">
              <w:rPr>
                <w:rFonts w:ascii="Consolas" w:hAnsi="Consolas" w:cs="Consolas"/>
                <w:color w:val="000000"/>
                <w:sz w:val="19"/>
                <w:szCs w:val="19"/>
              </w:rPr>
            </w:rPrChange>
          </w:rPr>
          <w:tab/>
          <w:t xml:space="preserve">[ReceiptDate] </w:t>
        </w:r>
        <w:r w:rsidRPr="00425311">
          <w:rPr>
            <w:rFonts w:ascii="Consolas" w:hAnsi="Consolas" w:cs="Consolas"/>
            <w:color w:val="0000FF"/>
            <w:rPrChange w:id="1624" w:author="Saleh Abedinezhad" w:date="2023-12-11T19:02:00Z">
              <w:rPr>
                <w:rFonts w:ascii="Consolas" w:hAnsi="Consolas" w:cs="Consolas"/>
                <w:color w:val="0000FF"/>
                <w:sz w:val="19"/>
                <w:szCs w:val="19"/>
              </w:rPr>
            </w:rPrChange>
          </w:rPr>
          <w:t>DATE</w:t>
        </w:r>
        <w:r w:rsidRPr="00425311">
          <w:rPr>
            <w:rFonts w:ascii="Consolas" w:hAnsi="Consolas" w:cs="Consolas"/>
            <w:color w:val="000000"/>
            <w:rPrChange w:id="1625"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626" w:author="Saleh Abedinezhad" w:date="2023-12-11T19:02:00Z">
              <w:rPr>
                <w:rFonts w:ascii="Consolas" w:hAnsi="Consolas" w:cs="Consolas"/>
                <w:color w:val="808080"/>
                <w:sz w:val="19"/>
                <w:szCs w:val="19"/>
              </w:rPr>
            </w:rPrChange>
          </w:rPr>
          <w:t>NOT</w:t>
        </w:r>
        <w:r w:rsidRPr="00425311">
          <w:rPr>
            <w:rFonts w:ascii="Consolas" w:hAnsi="Consolas" w:cs="Consolas"/>
            <w:color w:val="000000"/>
            <w:rPrChange w:id="1627"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628" w:author="Saleh Abedinezhad" w:date="2023-12-11T19:02:00Z">
              <w:rPr>
                <w:rFonts w:ascii="Consolas" w:hAnsi="Consolas" w:cs="Consolas"/>
                <w:color w:val="808080"/>
                <w:sz w:val="19"/>
                <w:szCs w:val="19"/>
              </w:rPr>
            </w:rPrChange>
          </w:rPr>
          <w:t>NULL</w:t>
        </w:r>
        <w:r w:rsidRPr="00425311">
          <w:rPr>
            <w:rFonts w:ascii="Consolas" w:hAnsi="Consolas" w:cs="Consolas"/>
            <w:color w:val="000000"/>
            <w:rPrChange w:id="1629"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1630" w:author="Saleh Abedinezhad" w:date="2023-12-11T19:02:00Z">
              <w:rPr>
                <w:rFonts w:ascii="Consolas" w:hAnsi="Consolas" w:cs="Consolas"/>
                <w:color w:val="0000FF"/>
                <w:sz w:val="19"/>
                <w:szCs w:val="19"/>
              </w:rPr>
            </w:rPrChange>
          </w:rPr>
          <w:t>DEFAULT</w:t>
        </w:r>
        <w:r w:rsidRPr="00425311">
          <w:rPr>
            <w:rFonts w:ascii="Consolas" w:hAnsi="Consolas" w:cs="Consolas"/>
            <w:color w:val="808080"/>
            <w:rPrChange w:id="1631" w:author="Saleh Abedinezhad" w:date="2023-12-11T19:02:00Z">
              <w:rPr>
                <w:rFonts w:ascii="Consolas" w:hAnsi="Consolas" w:cs="Consolas"/>
                <w:color w:val="808080"/>
                <w:sz w:val="19"/>
                <w:szCs w:val="19"/>
              </w:rPr>
            </w:rPrChange>
          </w:rPr>
          <w:t>(</w:t>
        </w:r>
        <w:r w:rsidRPr="00425311">
          <w:rPr>
            <w:rFonts w:ascii="Consolas" w:hAnsi="Consolas" w:cs="Consolas"/>
            <w:color w:val="FF00FF"/>
            <w:rPrChange w:id="1632" w:author="Saleh Abedinezhad" w:date="2023-12-11T19:02:00Z">
              <w:rPr>
                <w:rFonts w:ascii="Consolas" w:hAnsi="Consolas" w:cs="Consolas"/>
                <w:color w:val="FF00FF"/>
                <w:sz w:val="19"/>
                <w:szCs w:val="19"/>
              </w:rPr>
            </w:rPrChange>
          </w:rPr>
          <w:t>GETDATE</w:t>
        </w:r>
        <w:r w:rsidRPr="00425311">
          <w:rPr>
            <w:rFonts w:ascii="Consolas" w:hAnsi="Consolas" w:cs="Consolas"/>
            <w:color w:val="808080"/>
            <w:rPrChange w:id="1633" w:author="Saleh Abedinezhad" w:date="2023-12-11T19:02:00Z">
              <w:rPr>
                <w:rFonts w:ascii="Consolas" w:hAnsi="Consolas" w:cs="Consolas"/>
                <w:color w:val="808080"/>
                <w:sz w:val="19"/>
                <w:szCs w:val="19"/>
              </w:rPr>
            </w:rPrChange>
          </w:rPr>
          <w:t>()),</w:t>
        </w:r>
      </w:ins>
    </w:p>
    <w:p w14:paraId="517AFDFC" w14:textId="77777777" w:rsidR="00FD229D" w:rsidRPr="00425311" w:rsidRDefault="00FD229D" w:rsidP="00FD229D">
      <w:pPr>
        <w:autoSpaceDE w:val="0"/>
        <w:autoSpaceDN w:val="0"/>
        <w:bidi w:val="0"/>
        <w:adjustRightInd w:val="0"/>
        <w:spacing w:after="0" w:line="240" w:lineRule="auto"/>
        <w:rPr>
          <w:ins w:id="1634" w:author="Saleh Abedinezhad" w:date="2023-11-25T20:44:00Z"/>
          <w:rFonts w:ascii="Consolas" w:hAnsi="Consolas" w:cs="Consolas"/>
          <w:color w:val="000000"/>
          <w:rPrChange w:id="1635" w:author="Saleh Abedinezhad" w:date="2023-12-11T19:02:00Z">
            <w:rPr>
              <w:ins w:id="1636" w:author="Saleh Abedinezhad" w:date="2023-11-25T20:44:00Z"/>
              <w:rFonts w:ascii="Consolas" w:hAnsi="Consolas" w:cs="Consolas"/>
              <w:color w:val="000000"/>
              <w:sz w:val="19"/>
              <w:szCs w:val="19"/>
            </w:rPr>
          </w:rPrChange>
        </w:rPr>
      </w:pPr>
      <w:ins w:id="1637" w:author="Saleh Abedinezhad" w:date="2023-11-25T20:44:00Z">
        <w:r w:rsidRPr="00425311">
          <w:rPr>
            <w:rFonts w:ascii="Consolas" w:hAnsi="Consolas" w:cs="Consolas"/>
            <w:color w:val="000000"/>
            <w:rPrChange w:id="1638" w:author="Saleh Abedinezhad" w:date="2023-12-11T19:02:00Z">
              <w:rPr>
                <w:rFonts w:ascii="Consolas" w:hAnsi="Consolas" w:cs="Consolas"/>
                <w:color w:val="000000"/>
                <w:sz w:val="19"/>
                <w:szCs w:val="19"/>
              </w:rPr>
            </w:rPrChange>
          </w:rPr>
          <w:tab/>
          <w:t xml:space="preserve">[Description] </w:t>
        </w:r>
        <w:r w:rsidRPr="00425311">
          <w:rPr>
            <w:rFonts w:ascii="Consolas" w:hAnsi="Consolas" w:cs="Consolas"/>
            <w:color w:val="0000FF"/>
            <w:rPrChange w:id="1639" w:author="Saleh Abedinezhad" w:date="2023-12-11T19:02:00Z">
              <w:rPr>
                <w:rFonts w:ascii="Consolas" w:hAnsi="Consolas" w:cs="Consolas"/>
                <w:color w:val="0000FF"/>
                <w:sz w:val="19"/>
                <w:szCs w:val="19"/>
              </w:rPr>
            </w:rPrChange>
          </w:rPr>
          <w:t>NVARCHAR</w:t>
        </w:r>
        <w:r w:rsidRPr="00425311">
          <w:rPr>
            <w:rFonts w:ascii="Consolas" w:hAnsi="Consolas" w:cs="Consolas"/>
            <w:color w:val="808080"/>
            <w:rPrChange w:id="1640"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1641" w:author="Saleh Abedinezhad" w:date="2023-12-11T19:02:00Z">
              <w:rPr>
                <w:rFonts w:ascii="Consolas" w:hAnsi="Consolas" w:cs="Consolas"/>
                <w:color w:val="000000"/>
                <w:sz w:val="19"/>
                <w:szCs w:val="19"/>
              </w:rPr>
            </w:rPrChange>
          </w:rPr>
          <w:t>2000</w:t>
        </w:r>
        <w:r w:rsidRPr="00425311">
          <w:rPr>
            <w:rFonts w:ascii="Consolas" w:hAnsi="Consolas" w:cs="Consolas"/>
            <w:color w:val="808080"/>
            <w:rPrChange w:id="1642"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1643"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644" w:author="Saleh Abedinezhad" w:date="2023-12-11T19:02:00Z">
              <w:rPr>
                <w:rFonts w:ascii="Consolas" w:hAnsi="Consolas" w:cs="Consolas"/>
                <w:color w:val="808080"/>
                <w:sz w:val="19"/>
                <w:szCs w:val="19"/>
              </w:rPr>
            </w:rPrChange>
          </w:rPr>
          <w:t>NOT</w:t>
        </w:r>
        <w:r w:rsidRPr="00425311">
          <w:rPr>
            <w:rFonts w:ascii="Consolas" w:hAnsi="Consolas" w:cs="Consolas"/>
            <w:color w:val="000000"/>
            <w:rPrChange w:id="1645"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646" w:author="Saleh Abedinezhad" w:date="2023-12-11T19:02:00Z">
              <w:rPr>
                <w:rFonts w:ascii="Consolas" w:hAnsi="Consolas" w:cs="Consolas"/>
                <w:color w:val="808080"/>
                <w:sz w:val="19"/>
                <w:szCs w:val="19"/>
              </w:rPr>
            </w:rPrChange>
          </w:rPr>
          <w:t>NULL,</w:t>
        </w:r>
      </w:ins>
    </w:p>
    <w:p w14:paraId="766E88A1" w14:textId="77777777" w:rsidR="00FD229D" w:rsidRPr="00425311" w:rsidRDefault="00FD229D" w:rsidP="00FD229D">
      <w:pPr>
        <w:autoSpaceDE w:val="0"/>
        <w:autoSpaceDN w:val="0"/>
        <w:bidi w:val="0"/>
        <w:adjustRightInd w:val="0"/>
        <w:spacing w:after="0" w:line="240" w:lineRule="auto"/>
        <w:rPr>
          <w:ins w:id="1647" w:author="Saleh Abedinezhad" w:date="2023-11-25T20:44:00Z"/>
          <w:rFonts w:ascii="Consolas" w:hAnsi="Consolas" w:cs="Consolas"/>
          <w:color w:val="000000"/>
          <w:rPrChange w:id="1648" w:author="Saleh Abedinezhad" w:date="2023-12-11T19:02:00Z">
            <w:rPr>
              <w:ins w:id="1649" w:author="Saleh Abedinezhad" w:date="2023-11-25T20:44:00Z"/>
              <w:rFonts w:ascii="Consolas" w:hAnsi="Consolas" w:cs="Consolas"/>
              <w:color w:val="000000"/>
              <w:sz w:val="19"/>
              <w:szCs w:val="19"/>
            </w:rPr>
          </w:rPrChange>
        </w:rPr>
      </w:pPr>
      <w:ins w:id="1650" w:author="Saleh Abedinezhad" w:date="2023-11-25T20:44:00Z">
        <w:r w:rsidRPr="00425311">
          <w:rPr>
            <w:rFonts w:ascii="Consolas" w:hAnsi="Consolas" w:cs="Consolas"/>
            <w:color w:val="808080"/>
            <w:rPrChange w:id="1651" w:author="Saleh Abedinezhad" w:date="2023-12-11T19:02:00Z">
              <w:rPr>
                <w:rFonts w:ascii="Consolas" w:hAnsi="Consolas" w:cs="Consolas"/>
                <w:color w:val="808080"/>
                <w:sz w:val="19"/>
                <w:szCs w:val="19"/>
              </w:rPr>
            </w:rPrChange>
          </w:rPr>
          <w:t>);</w:t>
        </w:r>
      </w:ins>
    </w:p>
    <w:p w14:paraId="097C91C3" w14:textId="77777777" w:rsidR="00FD229D" w:rsidRPr="00425311" w:rsidRDefault="00FD229D" w:rsidP="00FD229D">
      <w:pPr>
        <w:autoSpaceDE w:val="0"/>
        <w:autoSpaceDN w:val="0"/>
        <w:bidi w:val="0"/>
        <w:adjustRightInd w:val="0"/>
        <w:spacing w:after="0" w:line="240" w:lineRule="auto"/>
        <w:rPr>
          <w:ins w:id="1652" w:author="Saleh Abedinezhad" w:date="2023-11-25T20:44:00Z"/>
          <w:rFonts w:ascii="Consolas" w:hAnsi="Consolas" w:cs="Consolas"/>
          <w:color w:val="000000"/>
          <w:rPrChange w:id="1653" w:author="Saleh Abedinezhad" w:date="2023-12-11T19:02:00Z">
            <w:rPr>
              <w:ins w:id="1654" w:author="Saleh Abedinezhad" w:date="2023-11-25T20:44:00Z"/>
              <w:rFonts w:ascii="Consolas" w:hAnsi="Consolas" w:cs="Consolas"/>
              <w:color w:val="000000"/>
              <w:sz w:val="19"/>
              <w:szCs w:val="19"/>
            </w:rPr>
          </w:rPrChange>
        </w:rPr>
      </w:pPr>
      <w:ins w:id="1655" w:author="Saleh Abedinezhad" w:date="2023-11-25T20:44:00Z">
        <w:r w:rsidRPr="00425311">
          <w:rPr>
            <w:rFonts w:ascii="Consolas" w:hAnsi="Consolas" w:cs="Consolas"/>
            <w:color w:val="0000FF"/>
            <w:rPrChange w:id="1656" w:author="Saleh Abedinezhad" w:date="2023-12-11T19:02:00Z">
              <w:rPr>
                <w:rFonts w:ascii="Consolas" w:hAnsi="Consolas" w:cs="Consolas"/>
                <w:color w:val="0000FF"/>
                <w:sz w:val="19"/>
                <w:szCs w:val="19"/>
              </w:rPr>
            </w:rPrChange>
          </w:rPr>
          <w:t>GO</w:t>
        </w:r>
      </w:ins>
    </w:p>
    <w:p w14:paraId="0AF09054" w14:textId="77777777" w:rsidR="00FD229D" w:rsidRPr="00425311" w:rsidRDefault="00FD229D" w:rsidP="00FD229D">
      <w:pPr>
        <w:autoSpaceDE w:val="0"/>
        <w:autoSpaceDN w:val="0"/>
        <w:bidi w:val="0"/>
        <w:adjustRightInd w:val="0"/>
        <w:spacing w:after="0" w:line="240" w:lineRule="auto"/>
        <w:rPr>
          <w:ins w:id="1657" w:author="Saleh Abedinezhad" w:date="2023-11-25T20:44:00Z"/>
          <w:rFonts w:ascii="Consolas" w:hAnsi="Consolas" w:cs="Consolas"/>
          <w:color w:val="000000"/>
          <w:rPrChange w:id="1658" w:author="Saleh Abedinezhad" w:date="2023-12-11T19:02:00Z">
            <w:rPr>
              <w:ins w:id="1659" w:author="Saleh Abedinezhad" w:date="2023-11-25T20:44:00Z"/>
              <w:rFonts w:ascii="Consolas" w:hAnsi="Consolas" w:cs="Consolas"/>
              <w:color w:val="000000"/>
              <w:sz w:val="19"/>
              <w:szCs w:val="19"/>
            </w:rPr>
          </w:rPrChange>
        </w:rPr>
      </w:pPr>
    </w:p>
    <w:p w14:paraId="49DD999E" w14:textId="77777777" w:rsidR="00FD229D" w:rsidRPr="00425311" w:rsidRDefault="00FD229D" w:rsidP="00FD229D">
      <w:pPr>
        <w:autoSpaceDE w:val="0"/>
        <w:autoSpaceDN w:val="0"/>
        <w:bidi w:val="0"/>
        <w:adjustRightInd w:val="0"/>
        <w:spacing w:after="0" w:line="240" w:lineRule="auto"/>
        <w:rPr>
          <w:ins w:id="1660" w:author="Saleh Abedinezhad" w:date="2023-11-25T20:44:00Z"/>
          <w:rFonts w:ascii="Consolas" w:hAnsi="Consolas" w:cs="Consolas"/>
          <w:color w:val="000000"/>
          <w:rPrChange w:id="1661" w:author="Saleh Abedinezhad" w:date="2023-12-11T19:02:00Z">
            <w:rPr>
              <w:ins w:id="1662" w:author="Saleh Abedinezhad" w:date="2023-11-25T20:44:00Z"/>
              <w:rFonts w:ascii="Consolas" w:hAnsi="Consolas" w:cs="Consolas"/>
              <w:color w:val="000000"/>
              <w:sz w:val="19"/>
              <w:szCs w:val="19"/>
            </w:rPr>
          </w:rPrChange>
        </w:rPr>
      </w:pPr>
      <w:ins w:id="1663" w:author="Saleh Abedinezhad" w:date="2023-11-25T20:44:00Z">
        <w:r w:rsidRPr="00425311">
          <w:rPr>
            <w:rFonts w:ascii="Consolas" w:hAnsi="Consolas" w:cs="Consolas"/>
            <w:color w:val="0000FF"/>
            <w:rPrChange w:id="1664" w:author="Saleh Abedinezhad" w:date="2023-12-11T19:02:00Z">
              <w:rPr>
                <w:rFonts w:ascii="Consolas" w:hAnsi="Consolas" w:cs="Consolas"/>
                <w:color w:val="0000FF"/>
                <w:sz w:val="19"/>
                <w:szCs w:val="19"/>
              </w:rPr>
            </w:rPrChange>
          </w:rPr>
          <w:t>CREATE</w:t>
        </w:r>
        <w:r w:rsidRPr="00425311">
          <w:rPr>
            <w:rFonts w:ascii="Consolas" w:hAnsi="Consolas" w:cs="Consolas"/>
            <w:color w:val="000000"/>
            <w:rPrChange w:id="1665"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1666" w:author="Saleh Abedinezhad" w:date="2023-12-11T19:02:00Z">
              <w:rPr>
                <w:rFonts w:ascii="Consolas" w:hAnsi="Consolas" w:cs="Consolas"/>
                <w:color w:val="0000FF"/>
                <w:sz w:val="19"/>
                <w:szCs w:val="19"/>
              </w:rPr>
            </w:rPrChange>
          </w:rPr>
          <w:t>TABLE</w:t>
        </w:r>
        <w:r w:rsidRPr="00425311">
          <w:rPr>
            <w:rFonts w:ascii="Consolas" w:hAnsi="Consolas" w:cs="Consolas"/>
            <w:color w:val="000000"/>
            <w:rPrChange w:id="1667" w:author="Saleh Abedinezhad" w:date="2023-12-11T19:02:00Z">
              <w:rPr>
                <w:rFonts w:ascii="Consolas" w:hAnsi="Consolas" w:cs="Consolas"/>
                <w:color w:val="000000"/>
                <w:sz w:val="19"/>
                <w:szCs w:val="19"/>
              </w:rPr>
            </w:rPrChange>
          </w:rPr>
          <w:t xml:space="preserve"> [ProductReceiptDetails]</w:t>
        </w:r>
        <w:r w:rsidRPr="00425311">
          <w:rPr>
            <w:rFonts w:ascii="Consolas" w:hAnsi="Consolas" w:cs="Consolas"/>
            <w:color w:val="0000FF"/>
            <w:rPrChange w:id="1668" w:author="Saleh Abedinezhad" w:date="2023-12-11T19:02:00Z">
              <w:rPr>
                <w:rFonts w:ascii="Consolas" w:hAnsi="Consolas" w:cs="Consolas"/>
                <w:color w:val="0000FF"/>
                <w:sz w:val="19"/>
                <w:szCs w:val="19"/>
              </w:rPr>
            </w:rPrChange>
          </w:rPr>
          <w:t xml:space="preserve"> </w:t>
        </w:r>
        <w:r w:rsidRPr="00425311">
          <w:rPr>
            <w:rFonts w:ascii="Consolas" w:hAnsi="Consolas" w:cs="Consolas"/>
            <w:color w:val="808080"/>
            <w:rPrChange w:id="1669" w:author="Saleh Abedinezhad" w:date="2023-12-11T19:02:00Z">
              <w:rPr>
                <w:rFonts w:ascii="Consolas" w:hAnsi="Consolas" w:cs="Consolas"/>
                <w:color w:val="808080"/>
                <w:sz w:val="19"/>
                <w:szCs w:val="19"/>
              </w:rPr>
            </w:rPrChange>
          </w:rPr>
          <w:t>(</w:t>
        </w:r>
      </w:ins>
    </w:p>
    <w:p w14:paraId="555B1797" w14:textId="77777777" w:rsidR="00FD229D" w:rsidRPr="00425311" w:rsidRDefault="00FD229D" w:rsidP="00FD229D">
      <w:pPr>
        <w:autoSpaceDE w:val="0"/>
        <w:autoSpaceDN w:val="0"/>
        <w:bidi w:val="0"/>
        <w:adjustRightInd w:val="0"/>
        <w:spacing w:after="0" w:line="240" w:lineRule="auto"/>
        <w:rPr>
          <w:ins w:id="1670" w:author="Saleh Abedinezhad" w:date="2023-11-25T20:44:00Z"/>
          <w:rFonts w:ascii="Consolas" w:hAnsi="Consolas" w:cs="Consolas"/>
          <w:color w:val="000000"/>
          <w:rPrChange w:id="1671" w:author="Saleh Abedinezhad" w:date="2023-12-11T19:02:00Z">
            <w:rPr>
              <w:ins w:id="1672" w:author="Saleh Abedinezhad" w:date="2023-11-25T20:44:00Z"/>
              <w:rFonts w:ascii="Consolas" w:hAnsi="Consolas" w:cs="Consolas"/>
              <w:color w:val="000000"/>
              <w:sz w:val="19"/>
              <w:szCs w:val="19"/>
            </w:rPr>
          </w:rPrChange>
        </w:rPr>
      </w:pPr>
      <w:ins w:id="1673" w:author="Saleh Abedinezhad" w:date="2023-11-25T20:44:00Z">
        <w:r w:rsidRPr="00425311">
          <w:rPr>
            <w:rFonts w:ascii="Consolas" w:hAnsi="Consolas" w:cs="Consolas"/>
            <w:color w:val="000000"/>
            <w:rPrChange w:id="1674" w:author="Saleh Abedinezhad" w:date="2023-12-11T19:02:00Z">
              <w:rPr>
                <w:rFonts w:ascii="Consolas" w:hAnsi="Consolas" w:cs="Consolas"/>
                <w:color w:val="000000"/>
                <w:sz w:val="19"/>
                <w:szCs w:val="19"/>
              </w:rPr>
            </w:rPrChange>
          </w:rPr>
          <w:tab/>
          <w:t xml:space="preserve">[ReceiptDetailsId] </w:t>
        </w:r>
        <w:r w:rsidRPr="00425311">
          <w:rPr>
            <w:rFonts w:ascii="Consolas" w:hAnsi="Consolas" w:cs="Consolas"/>
            <w:color w:val="0000FF"/>
            <w:rPrChange w:id="1675" w:author="Saleh Abedinezhad" w:date="2023-12-11T19:02:00Z">
              <w:rPr>
                <w:rFonts w:ascii="Consolas" w:hAnsi="Consolas" w:cs="Consolas"/>
                <w:color w:val="0000FF"/>
                <w:sz w:val="19"/>
                <w:szCs w:val="19"/>
              </w:rPr>
            </w:rPrChange>
          </w:rPr>
          <w:t>INT</w:t>
        </w:r>
        <w:r w:rsidRPr="00425311">
          <w:rPr>
            <w:rFonts w:ascii="Consolas" w:hAnsi="Consolas" w:cs="Consolas"/>
            <w:color w:val="000000"/>
            <w:rPrChange w:id="1676"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677" w:author="Saleh Abedinezhad" w:date="2023-12-11T19:02:00Z">
              <w:rPr>
                <w:rFonts w:ascii="Consolas" w:hAnsi="Consolas" w:cs="Consolas"/>
                <w:color w:val="808080"/>
                <w:sz w:val="19"/>
                <w:szCs w:val="19"/>
              </w:rPr>
            </w:rPrChange>
          </w:rPr>
          <w:t>NOT</w:t>
        </w:r>
        <w:r w:rsidRPr="00425311">
          <w:rPr>
            <w:rFonts w:ascii="Consolas" w:hAnsi="Consolas" w:cs="Consolas"/>
            <w:color w:val="000000"/>
            <w:rPrChange w:id="1678"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679" w:author="Saleh Abedinezhad" w:date="2023-12-11T19:02:00Z">
              <w:rPr>
                <w:rFonts w:ascii="Consolas" w:hAnsi="Consolas" w:cs="Consolas"/>
                <w:color w:val="808080"/>
                <w:sz w:val="19"/>
                <w:szCs w:val="19"/>
              </w:rPr>
            </w:rPrChange>
          </w:rPr>
          <w:t>NULL</w:t>
        </w:r>
        <w:r w:rsidRPr="00425311">
          <w:rPr>
            <w:rFonts w:ascii="Consolas" w:hAnsi="Consolas" w:cs="Consolas"/>
            <w:color w:val="000000"/>
            <w:rPrChange w:id="1680"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1681" w:author="Saleh Abedinezhad" w:date="2023-12-11T19:02:00Z">
              <w:rPr>
                <w:rFonts w:ascii="Consolas" w:hAnsi="Consolas" w:cs="Consolas"/>
                <w:color w:val="0000FF"/>
                <w:sz w:val="19"/>
                <w:szCs w:val="19"/>
              </w:rPr>
            </w:rPrChange>
          </w:rPr>
          <w:t>REFERENCES</w:t>
        </w:r>
        <w:r w:rsidRPr="00425311">
          <w:rPr>
            <w:rFonts w:ascii="Consolas" w:hAnsi="Consolas" w:cs="Consolas"/>
            <w:color w:val="000000"/>
            <w:rPrChange w:id="1682" w:author="Saleh Abedinezhad" w:date="2023-12-11T19:02:00Z">
              <w:rPr>
                <w:rFonts w:ascii="Consolas" w:hAnsi="Consolas" w:cs="Consolas"/>
                <w:color w:val="000000"/>
                <w:sz w:val="19"/>
                <w:szCs w:val="19"/>
              </w:rPr>
            </w:rPrChange>
          </w:rPr>
          <w:t>[ProductReceipt]</w:t>
        </w:r>
        <w:r w:rsidRPr="00425311">
          <w:rPr>
            <w:rFonts w:ascii="Consolas" w:hAnsi="Consolas" w:cs="Consolas"/>
            <w:color w:val="808080"/>
            <w:rPrChange w:id="1683"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1684" w:author="Saleh Abedinezhad" w:date="2023-12-11T19:02:00Z">
              <w:rPr>
                <w:rFonts w:ascii="Consolas" w:hAnsi="Consolas" w:cs="Consolas"/>
                <w:color w:val="000000"/>
                <w:sz w:val="19"/>
                <w:szCs w:val="19"/>
              </w:rPr>
            </w:rPrChange>
          </w:rPr>
          <w:t>[ReceiptId]</w:t>
        </w:r>
        <w:r w:rsidRPr="00425311">
          <w:rPr>
            <w:rFonts w:ascii="Consolas" w:hAnsi="Consolas" w:cs="Consolas"/>
            <w:color w:val="808080"/>
            <w:rPrChange w:id="1685" w:author="Saleh Abedinezhad" w:date="2023-12-11T19:02:00Z">
              <w:rPr>
                <w:rFonts w:ascii="Consolas" w:hAnsi="Consolas" w:cs="Consolas"/>
                <w:color w:val="808080"/>
                <w:sz w:val="19"/>
                <w:szCs w:val="19"/>
              </w:rPr>
            </w:rPrChange>
          </w:rPr>
          <w:t>),</w:t>
        </w:r>
      </w:ins>
    </w:p>
    <w:p w14:paraId="22A4E9DA" w14:textId="77777777" w:rsidR="00FD229D" w:rsidRPr="00425311" w:rsidRDefault="00FD229D" w:rsidP="00FD229D">
      <w:pPr>
        <w:autoSpaceDE w:val="0"/>
        <w:autoSpaceDN w:val="0"/>
        <w:bidi w:val="0"/>
        <w:adjustRightInd w:val="0"/>
        <w:spacing w:after="0" w:line="240" w:lineRule="auto"/>
        <w:rPr>
          <w:ins w:id="1686" w:author="Saleh Abedinezhad" w:date="2023-11-25T20:44:00Z"/>
          <w:rFonts w:ascii="Consolas" w:hAnsi="Consolas" w:cs="Consolas"/>
          <w:color w:val="000000"/>
          <w:rPrChange w:id="1687" w:author="Saleh Abedinezhad" w:date="2023-12-11T19:02:00Z">
            <w:rPr>
              <w:ins w:id="1688" w:author="Saleh Abedinezhad" w:date="2023-11-25T20:44:00Z"/>
              <w:rFonts w:ascii="Consolas" w:hAnsi="Consolas" w:cs="Consolas"/>
              <w:color w:val="000000"/>
              <w:sz w:val="19"/>
              <w:szCs w:val="19"/>
            </w:rPr>
          </w:rPrChange>
        </w:rPr>
      </w:pPr>
      <w:ins w:id="1689" w:author="Saleh Abedinezhad" w:date="2023-11-25T20:44:00Z">
        <w:r w:rsidRPr="00425311">
          <w:rPr>
            <w:rFonts w:ascii="Consolas" w:hAnsi="Consolas" w:cs="Consolas"/>
            <w:color w:val="000000"/>
            <w:rPrChange w:id="1690" w:author="Saleh Abedinezhad" w:date="2023-12-11T19:02:00Z">
              <w:rPr>
                <w:rFonts w:ascii="Consolas" w:hAnsi="Consolas" w:cs="Consolas"/>
                <w:color w:val="000000"/>
                <w:sz w:val="19"/>
                <w:szCs w:val="19"/>
              </w:rPr>
            </w:rPrChange>
          </w:rPr>
          <w:tab/>
          <w:t xml:space="preserve">[ProductId] </w:t>
        </w:r>
        <w:r w:rsidRPr="00425311">
          <w:rPr>
            <w:rFonts w:ascii="Consolas" w:hAnsi="Consolas" w:cs="Consolas"/>
            <w:color w:val="0000FF"/>
            <w:rPrChange w:id="1691" w:author="Saleh Abedinezhad" w:date="2023-12-11T19:02:00Z">
              <w:rPr>
                <w:rFonts w:ascii="Consolas" w:hAnsi="Consolas" w:cs="Consolas"/>
                <w:color w:val="0000FF"/>
                <w:sz w:val="19"/>
                <w:szCs w:val="19"/>
              </w:rPr>
            </w:rPrChange>
          </w:rPr>
          <w:t>INT</w:t>
        </w:r>
        <w:r w:rsidRPr="00425311">
          <w:rPr>
            <w:rFonts w:ascii="Consolas" w:hAnsi="Consolas" w:cs="Consolas"/>
            <w:color w:val="000000"/>
            <w:rPrChange w:id="1692"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693" w:author="Saleh Abedinezhad" w:date="2023-12-11T19:02:00Z">
              <w:rPr>
                <w:rFonts w:ascii="Consolas" w:hAnsi="Consolas" w:cs="Consolas"/>
                <w:color w:val="808080"/>
                <w:sz w:val="19"/>
                <w:szCs w:val="19"/>
              </w:rPr>
            </w:rPrChange>
          </w:rPr>
          <w:t>NOT</w:t>
        </w:r>
        <w:r w:rsidRPr="00425311">
          <w:rPr>
            <w:rFonts w:ascii="Consolas" w:hAnsi="Consolas" w:cs="Consolas"/>
            <w:color w:val="000000"/>
            <w:rPrChange w:id="1694"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695" w:author="Saleh Abedinezhad" w:date="2023-12-11T19:02:00Z">
              <w:rPr>
                <w:rFonts w:ascii="Consolas" w:hAnsi="Consolas" w:cs="Consolas"/>
                <w:color w:val="808080"/>
                <w:sz w:val="19"/>
                <w:szCs w:val="19"/>
              </w:rPr>
            </w:rPrChange>
          </w:rPr>
          <w:t>NULL</w:t>
        </w:r>
        <w:r w:rsidRPr="00425311">
          <w:rPr>
            <w:rFonts w:ascii="Consolas" w:hAnsi="Consolas" w:cs="Consolas"/>
            <w:color w:val="000000"/>
            <w:rPrChange w:id="1696"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1697" w:author="Saleh Abedinezhad" w:date="2023-12-11T19:02:00Z">
              <w:rPr>
                <w:rFonts w:ascii="Consolas" w:hAnsi="Consolas" w:cs="Consolas"/>
                <w:color w:val="0000FF"/>
                <w:sz w:val="19"/>
                <w:szCs w:val="19"/>
              </w:rPr>
            </w:rPrChange>
          </w:rPr>
          <w:t>REFERENCES</w:t>
        </w:r>
        <w:r w:rsidRPr="00425311">
          <w:rPr>
            <w:rFonts w:ascii="Consolas" w:hAnsi="Consolas" w:cs="Consolas"/>
            <w:color w:val="000000"/>
            <w:rPrChange w:id="1698" w:author="Saleh Abedinezhad" w:date="2023-12-11T19:02:00Z">
              <w:rPr>
                <w:rFonts w:ascii="Consolas" w:hAnsi="Consolas" w:cs="Consolas"/>
                <w:color w:val="000000"/>
                <w:sz w:val="19"/>
                <w:szCs w:val="19"/>
              </w:rPr>
            </w:rPrChange>
          </w:rPr>
          <w:t>[Products]</w:t>
        </w:r>
        <w:r w:rsidRPr="00425311">
          <w:rPr>
            <w:rFonts w:ascii="Consolas" w:hAnsi="Consolas" w:cs="Consolas"/>
            <w:color w:val="808080"/>
            <w:rPrChange w:id="1699"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1700" w:author="Saleh Abedinezhad" w:date="2023-12-11T19:02:00Z">
              <w:rPr>
                <w:rFonts w:ascii="Consolas" w:hAnsi="Consolas" w:cs="Consolas"/>
                <w:color w:val="000000"/>
                <w:sz w:val="19"/>
                <w:szCs w:val="19"/>
              </w:rPr>
            </w:rPrChange>
          </w:rPr>
          <w:t>[ProductId]</w:t>
        </w:r>
        <w:r w:rsidRPr="00425311">
          <w:rPr>
            <w:rFonts w:ascii="Consolas" w:hAnsi="Consolas" w:cs="Consolas"/>
            <w:color w:val="808080"/>
            <w:rPrChange w:id="1701" w:author="Saleh Abedinezhad" w:date="2023-12-11T19:02:00Z">
              <w:rPr>
                <w:rFonts w:ascii="Consolas" w:hAnsi="Consolas" w:cs="Consolas"/>
                <w:color w:val="808080"/>
                <w:sz w:val="19"/>
                <w:szCs w:val="19"/>
              </w:rPr>
            </w:rPrChange>
          </w:rPr>
          <w:t>),</w:t>
        </w:r>
      </w:ins>
    </w:p>
    <w:p w14:paraId="2BAC1C8C" w14:textId="77777777" w:rsidR="00FD229D" w:rsidRPr="00425311" w:rsidRDefault="00FD229D" w:rsidP="00FD229D">
      <w:pPr>
        <w:autoSpaceDE w:val="0"/>
        <w:autoSpaceDN w:val="0"/>
        <w:bidi w:val="0"/>
        <w:adjustRightInd w:val="0"/>
        <w:spacing w:after="0" w:line="240" w:lineRule="auto"/>
        <w:rPr>
          <w:ins w:id="1702" w:author="Saleh Abedinezhad" w:date="2023-11-25T20:44:00Z"/>
          <w:rFonts w:ascii="Consolas" w:hAnsi="Consolas" w:cs="Consolas"/>
          <w:color w:val="000000"/>
          <w:rPrChange w:id="1703" w:author="Saleh Abedinezhad" w:date="2023-12-11T19:02:00Z">
            <w:rPr>
              <w:ins w:id="1704" w:author="Saleh Abedinezhad" w:date="2023-11-25T20:44:00Z"/>
              <w:rFonts w:ascii="Consolas" w:hAnsi="Consolas" w:cs="Consolas"/>
              <w:color w:val="000000"/>
              <w:sz w:val="19"/>
              <w:szCs w:val="19"/>
            </w:rPr>
          </w:rPrChange>
        </w:rPr>
      </w:pPr>
      <w:ins w:id="1705" w:author="Saleh Abedinezhad" w:date="2023-11-25T20:44:00Z">
        <w:r w:rsidRPr="00425311">
          <w:rPr>
            <w:rFonts w:ascii="Consolas" w:hAnsi="Consolas" w:cs="Consolas"/>
            <w:color w:val="000000"/>
            <w:rPrChange w:id="1706" w:author="Saleh Abedinezhad" w:date="2023-12-11T19:02:00Z">
              <w:rPr>
                <w:rFonts w:ascii="Consolas" w:hAnsi="Consolas" w:cs="Consolas"/>
                <w:color w:val="000000"/>
                <w:sz w:val="19"/>
                <w:szCs w:val="19"/>
              </w:rPr>
            </w:rPrChange>
          </w:rPr>
          <w:tab/>
          <w:t xml:space="preserve">[Amount] </w:t>
        </w:r>
        <w:r w:rsidRPr="00425311">
          <w:rPr>
            <w:rFonts w:ascii="Consolas" w:hAnsi="Consolas" w:cs="Consolas"/>
            <w:color w:val="0000FF"/>
            <w:rPrChange w:id="1707" w:author="Saleh Abedinezhad" w:date="2023-12-11T19:02:00Z">
              <w:rPr>
                <w:rFonts w:ascii="Consolas" w:hAnsi="Consolas" w:cs="Consolas"/>
                <w:color w:val="0000FF"/>
                <w:sz w:val="19"/>
                <w:szCs w:val="19"/>
              </w:rPr>
            </w:rPrChange>
          </w:rPr>
          <w:t>DECIMAL</w:t>
        </w:r>
        <w:r w:rsidRPr="00425311">
          <w:rPr>
            <w:rFonts w:ascii="Consolas" w:hAnsi="Consolas" w:cs="Consolas"/>
            <w:color w:val="000000"/>
            <w:rPrChange w:id="1708"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709" w:author="Saleh Abedinezhad" w:date="2023-12-11T19:02:00Z">
              <w:rPr>
                <w:rFonts w:ascii="Consolas" w:hAnsi="Consolas" w:cs="Consolas"/>
                <w:color w:val="808080"/>
                <w:sz w:val="19"/>
                <w:szCs w:val="19"/>
              </w:rPr>
            </w:rPrChange>
          </w:rPr>
          <w:t>NOT</w:t>
        </w:r>
        <w:r w:rsidRPr="00425311">
          <w:rPr>
            <w:rFonts w:ascii="Consolas" w:hAnsi="Consolas" w:cs="Consolas"/>
            <w:color w:val="000000"/>
            <w:rPrChange w:id="1710"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711" w:author="Saleh Abedinezhad" w:date="2023-12-11T19:02:00Z">
              <w:rPr>
                <w:rFonts w:ascii="Consolas" w:hAnsi="Consolas" w:cs="Consolas"/>
                <w:color w:val="808080"/>
                <w:sz w:val="19"/>
                <w:szCs w:val="19"/>
              </w:rPr>
            </w:rPrChange>
          </w:rPr>
          <w:t>NULL,</w:t>
        </w:r>
        <w:r w:rsidRPr="00425311">
          <w:rPr>
            <w:rFonts w:ascii="Consolas" w:hAnsi="Consolas" w:cs="Consolas"/>
            <w:color w:val="000000"/>
            <w:rPrChange w:id="1712" w:author="Saleh Abedinezhad" w:date="2023-12-11T19:02:00Z">
              <w:rPr>
                <w:rFonts w:ascii="Consolas" w:hAnsi="Consolas" w:cs="Consolas"/>
                <w:color w:val="000000"/>
                <w:sz w:val="19"/>
                <w:szCs w:val="19"/>
              </w:rPr>
            </w:rPrChange>
          </w:rPr>
          <w:t xml:space="preserve"> </w:t>
        </w:r>
      </w:ins>
    </w:p>
    <w:p w14:paraId="04D00439" w14:textId="77777777" w:rsidR="00FD229D" w:rsidRPr="00425311" w:rsidRDefault="00FD229D" w:rsidP="00FD229D">
      <w:pPr>
        <w:autoSpaceDE w:val="0"/>
        <w:autoSpaceDN w:val="0"/>
        <w:bidi w:val="0"/>
        <w:adjustRightInd w:val="0"/>
        <w:spacing w:after="0" w:line="240" w:lineRule="auto"/>
        <w:rPr>
          <w:ins w:id="1713" w:author="Saleh Abedinezhad" w:date="2023-11-25T20:44:00Z"/>
          <w:rFonts w:ascii="Consolas" w:hAnsi="Consolas" w:cs="Consolas"/>
          <w:color w:val="000000"/>
          <w:rPrChange w:id="1714" w:author="Saleh Abedinezhad" w:date="2023-12-11T19:02:00Z">
            <w:rPr>
              <w:ins w:id="1715" w:author="Saleh Abedinezhad" w:date="2023-11-25T20:44:00Z"/>
              <w:rFonts w:ascii="Consolas" w:hAnsi="Consolas" w:cs="Consolas"/>
              <w:color w:val="000000"/>
              <w:sz w:val="19"/>
              <w:szCs w:val="19"/>
            </w:rPr>
          </w:rPrChange>
        </w:rPr>
      </w:pPr>
      <w:ins w:id="1716" w:author="Saleh Abedinezhad" w:date="2023-11-25T20:44:00Z">
        <w:r w:rsidRPr="00425311">
          <w:rPr>
            <w:rFonts w:ascii="Consolas" w:hAnsi="Consolas" w:cs="Consolas"/>
            <w:color w:val="000000"/>
            <w:rPrChange w:id="1717" w:author="Saleh Abedinezhad" w:date="2023-12-11T19:02:00Z">
              <w:rPr>
                <w:rFonts w:ascii="Consolas" w:hAnsi="Consolas" w:cs="Consolas"/>
                <w:color w:val="000000"/>
                <w:sz w:val="19"/>
                <w:szCs w:val="19"/>
              </w:rPr>
            </w:rPrChange>
          </w:rPr>
          <w:tab/>
          <w:t xml:space="preserve">[ProductPriceId] </w:t>
        </w:r>
        <w:r w:rsidRPr="00425311">
          <w:rPr>
            <w:rFonts w:ascii="Consolas" w:hAnsi="Consolas" w:cs="Consolas"/>
            <w:color w:val="0000FF"/>
            <w:rPrChange w:id="1718" w:author="Saleh Abedinezhad" w:date="2023-12-11T19:02:00Z">
              <w:rPr>
                <w:rFonts w:ascii="Consolas" w:hAnsi="Consolas" w:cs="Consolas"/>
                <w:color w:val="0000FF"/>
                <w:sz w:val="19"/>
                <w:szCs w:val="19"/>
              </w:rPr>
            </w:rPrChange>
          </w:rPr>
          <w:t>INT</w:t>
        </w:r>
        <w:r w:rsidRPr="00425311">
          <w:rPr>
            <w:rFonts w:ascii="Consolas" w:hAnsi="Consolas" w:cs="Consolas"/>
            <w:color w:val="000000"/>
            <w:rPrChange w:id="1719"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720" w:author="Saleh Abedinezhad" w:date="2023-12-11T19:02:00Z">
              <w:rPr>
                <w:rFonts w:ascii="Consolas" w:hAnsi="Consolas" w:cs="Consolas"/>
                <w:color w:val="808080"/>
                <w:sz w:val="19"/>
                <w:szCs w:val="19"/>
              </w:rPr>
            </w:rPrChange>
          </w:rPr>
          <w:t>NOT</w:t>
        </w:r>
        <w:r w:rsidRPr="00425311">
          <w:rPr>
            <w:rFonts w:ascii="Consolas" w:hAnsi="Consolas" w:cs="Consolas"/>
            <w:color w:val="000000"/>
            <w:rPrChange w:id="1721" w:author="Saleh Abedinezhad" w:date="2023-12-11T19:02:00Z">
              <w:rPr>
                <w:rFonts w:ascii="Consolas" w:hAnsi="Consolas" w:cs="Consolas"/>
                <w:color w:val="000000"/>
                <w:sz w:val="19"/>
                <w:szCs w:val="19"/>
              </w:rPr>
            </w:rPrChange>
          </w:rPr>
          <w:t xml:space="preserve"> </w:t>
        </w:r>
        <w:r w:rsidRPr="00425311">
          <w:rPr>
            <w:rFonts w:ascii="Consolas" w:hAnsi="Consolas" w:cs="Consolas"/>
            <w:color w:val="808080"/>
            <w:rPrChange w:id="1722" w:author="Saleh Abedinezhad" w:date="2023-12-11T19:02:00Z">
              <w:rPr>
                <w:rFonts w:ascii="Consolas" w:hAnsi="Consolas" w:cs="Consolas"/>
                <w:color w:val="808080"/>
                <w:sz w:val="19"/>
                <w:szCs w:val="19"/>
              </w:rPr>
            </w:rPrChange>
          </w:rPr>
          <w:t>NULL</w:t>
        </w:r>
        <w:r w:rsidRPr="00425311">
          <w:rPr>
            <w:rFonts w:ascii="Consolas" w:hAnsi="Consolas" w:cs="Consolas"/>
            <w:color w:val="000000"/>
            <w:rPrChange w:id="1723" w:author="Saleh Abedinezhad" w:date="2023-12-11T19:02:00Z">
              <w:rPr>
                <w:rFonts w:ascii="Consolas" w:hAnsi="Consolas" w:cs="Consolas"/>
                <w:color w:val="000000"/>
                <w:sz w:val="19"/>
                <w:szCs w:val="19"/>
              </w:rPr>
            </w:rPrChange>
          </w:rPr>
          <w:t xml:space="preserve"> </w:t>
        </w:r>
        <w:r w:rsidRPr="00425311">
          <w:rPr>
            <w:rFonts w:ascii="Consolas" w:hAnsi="Consolas" w:cs="Consolas"/>
            <w:color w:val="0000FF"/>
            <w:rPrChange w:id="1724" w:author="Saleh Abedinezhad" w:date="2023-12-11T19:02:00Z">
              <w:rPr>
                <w:rFonts w:ascii="Consolas" w:hAnsi="Consolas" w:cs="Consolas"/>
                <w:color w:val="0000FF"/>
                <w:sz w:val="19"/>
                <w:szCs w:val="19"/>
              </w:rPr>
            </w:rPrChange>
          </w:rPr>
          <w:t>REFERENCES</w:t>
        </w:r>
        <w:r w:rsidRPr="00425311">
          <w:rPr>
            <w:rFonts w:ascii="Consolas" w:hAnsi="Consolas" w:cs="Consolas"/>
            <w:color w:val="000000"/>
            <w:rPrChange w:id="1725" w:author="Saleh Abedinezhad" w:date="2023-12-11T19:02:00Z">
              <w:rPr>
                <w:rFonts w:ascii="Consolas" w:hAnsi="Consolas" w:cs="Consolas"/>
                <w:color w:val="000000"/>
                <w:sz w:val="19"/>
                <w:szCs w:val="19"/>
              </w:rPr>
            </w:rPrChange>
          </w:rPr>
          <w:t>[ProductPrices]</w:t>
        </w:r>
        <w:r w:rsidRPr="00425311">
          <w:rPr>
            <w:rFonts w:ascii="Consolas" w:hAnsi="Consolas" w:cs="Consolas"/>
            <w:color w:val="808080"/>
            <w:rPrChange w:id="1726"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1727" w:author="Saleh Abedinezhad" w:date="2023-12-11T19:02:00Z">
              <w:rPr>
                <w:rFonts w:ascii="Consolas" w:hAnsi="Consolas" w:cs="Consolas"/>
                <w:color w:val="000000"/>
                <w:sz w:val="19"/>
                <w:szCs w:val="19"/>
              </w:rPr>
            </w:rPrChange>
          </w:rPr>
          <w:t>[PriceId]</w:t>
        </w:r>
        <w:r w:rsidRPr="00425311">
          <w:rPr>
            <w:rFonts w:ascii="Consolas" w:hAnsi="Consolas" w:cs="Consolas"/>
            <w:color w:val="808080"/>
            <w:rPrChange w:id="1728" w:author="Saleh Abedinezhad" w:date="2023-12-11T19:02:00Z">
              <w:rPr>
                <w:rFonts w:ascii="Consolas" w:hAnsi="Consolas" w:cs="Consolas"/>
                <w:color w:val="808080"/>
                <w:sz w:val="19"/>
                <w:szCs w:val="19"/>
              </w:rPr>
            </w:rPrChange>
          </w:rPr>
          <w:t>),</w:t>
        </w:r>
        <w:r w:rsidRPr="00425311">
          <w:rPr>
            <w:rFonts w:ascii="Consolas" w:hAnsi="Consolas" w:cs="Consolas"/>
            <w:color w:val="000000"/>
            <w:rPrChange w:id="1729" w:author="Saleh Abedinezhad" w:date="2023-12-11T19:02:00Z">
              <w:rPr>
                <w:rFonts w:ascii="Consolas" w:hAnsi="Consolas" w:cs="Consolas"/>
                <w:color w:val="000000"/>
                <w:sz w:val="19"/>
                <w:szCs w:val="19"/>
              </w:rPr>
            </w:rPrChange>
          </w:rPr>
          <w:t xml:space="preserve"> </w:t>
        </w:r>
      </w:ins>
    </w:p>
    <w:p w14:paraId="3B3EBE9F" w14:textId="77777777" w:rsidR="00FD229D" w:rsidRPr="00425311" w:rsidRDefault="00FD229D" w:rsidP="00FD229D">
      <w:pPr>
        <w:autoSpaceDE w:val="0"/>
        <w:autoSpaceDN w:val="0"/>
        <w:bidi w:val="0"/>
        <w:adjustRightInd w:val="0"/>
        <w:spacing w:after="0" w:line="240" w:lineRule="auto"/>
        <w:rPr>
          <w:ins w:id="1730" w:author="Saleh Abedinezhad" w:date="2023-11-25T20:44:00Z"/>
          <w:rFonts w:ascii="Consolas" w:hAnsi="Consolas" w:cs="Consolas"/>
          <w:color w:val="000000"/>
          <w:rPrChange w:id="1731" w:author="Saleh Abedinezhad" w:date="2023-12-11T19:02:00Z">
            <w:rPr>
              <w:ins w:id="1732" w:author="Saleh Abedinezhad" w:date="2023-11-25T20:44:00Z"/>
              <w:rFonts w:ascii="Consolas" w:hAnsi="Consolas" w:cs="Consolas"/>
              <w:color w:val="000000"/>
              <w:sz w:val="19"/>
              <w:szCs w:val="19"/>
            </w:rPr>
          </w:rPrChange>
        </w:rPr>
      </w:pPr>
    </w:p>
    <w:p w14:paraId="7123B146" w14:textId="77777777" w:rsidR="00FD229D" w:rsidRPr="00425311" w:rsidRDefault="00FD229D" w:rsidP="00FD229D">
      <w:pPr>
        <w:autoSpaceDE w:val="0"/>
        <w:autoSpaceDN w:val="0"/>
        <w:bidi w:val="0"/>
        <w:adjustRightInd w:val="0"/>
        <w:spacing w:after="0" w:line="240" w:lineRule="auto"/>
        <w:rPr>
          <w:ins w:id="1733" w:author="Saleh Abedinezhad" w:date="2023-11-25T20:44:00Z"/>
          <w:rFonts w:ascii="Consolas" w:hAnsi="Consolas" w:cs="Consolas"/>
          <w:color w:val="000000"/>
          <w:rPrChange w:id="1734" w:author="Saleh Abedinezhad" w:date="2023-12-11T19:02:00Z">
            <w:rPr>
              <w:ins w:id="1735" w:author="Saleh Abedinezhad" w:date="2023-11-25T20:44:00Z"/>
              <w:rFonts w:ascii="Consolas" w:hAnsi="Consolas" w:cs="Consolas"/>
              <w:color w:val="000000"/>
              <w:sz w:val="19"/>
              <w:szCs w:val="19"/>
            </w:rPr>
          </w:rPrChange>
        </w:rPr>
      </w:pPr>
      <w:ins w:id="1736" w:author="Saleh Abedinezhad" w:date="2023-11-25T20:44:00Z">
        <w:r w:rsidRPr="00425311">
          <w:rPr>
            <w:rFonts w:ascii="Consolas" w:hAnsi="Consolas" w:cs="Consolas"/>
            <w:color w:val="808080"/>
            <w:rPrChange w:id="1737" w:author="Saleh Abedinezhad" w:date="2023-12-11T19:02:00Z">
              <w:rPr>
                <w:rFonts w:ascii="Consolas" w:hAnsi="Consolas" w:cs="Consolas"/>
                <w:color w:val="808080"/>
                <w:sz w:val="19"/>
                <w:szCs w:val="19"/>
              </w:rPr>
            </w:rPrChange>
          </w:rPr>
          <w:t>);</w:t>
        </w:r>
      </w:ins>
    </w:p>
    <w:p w14:paraId="30320138" w14:textId="0154D0A1" w:rsidR="00FD229D" w:rsidRPr="00425311" w:rsidRDefault="00FD229D" w:rsidP="00FD229D">
      <w:pPr>
        <w:bidi w:val="0"/>
        <w:rPr>
          <w:ins w:id="1738" w:author="Saleh Abedinezhad" w:date="2023-11-25T20:52:00Z"/>
          <w:sz w:val="24"/>
          <w:szCs w:val="24"/>
          <w:rPrChange w:id="1739" w:author="Saleh Abedinezhad" w:date="2023-12-11T19:02:00Z">
            <w:rPr>
              <w:ins w:id="1740" w:author="Saleh Abedinezhad" w:date="2023-11-25T20:52:00Z"/>
            </w:rPr>
          </w:rPrChange>
        </w:rPr>
      </w:pPr>
      <w:ins w:id="1741" w:author="Saleh Abedinezhad" w:date="2023-11-25T20:44:00Z">
        <w:r w:rsidRPr="00425311">
          <w:rPr>
            <w:rFonts w:ascii="Consolas" w:hAnsi="Consolas" w:cs="Consolas"/>
            <w:color w:val="0000FF"/>
            <w:rPrChange w:id="1742" w:author="Saleh Abedinezhad" w:date="2023-12-11T19:02:00Z">
              <w:rPr>
                <w:rFonts w:ascii="Consolas" w:hAnsi="Consolas" w:cs="Consolas"/>
                <w:color w:val="0000FF"/>
                <w:sz w:val="19"/>
                <w:szCs w:val="19"/>
              </w:rPr>
            </w:rPrChange>
          </w:rPr>
          <w:t>GO</w:t>
        </w:r>
      </w:ins>
    </w:p>
    <w:p w14:paraId="1FEA0FFE" w14:textId="77777777" w:rsidR="005F7450" w:rsidRDefault="005F7450" w:rsidP="005F7450">
      <w:pPr>
        <w:bidi w:val="0"/>
        <w:rPr>
          <w:ins w:id="1743" w:author="Saleh Abedinezhad" w:date="2023-11-25T20:52:00Z"/>
        </w:rPr>
      </w:pPr>
    </w:p>
    <w:p w14:paraId="66AADDC9" w14:textId="6E1A054B" w:rsidR="00E95E47" w:rsidRDefault="005F7450">
      <w:pPr>
        <w:jc w:val="center"/>
        <w:rPr>
          <w:ins w:id="1744" w:author="Saleh Abedinezhad" w:date="2023-12-10T16:14:00Z"/>
          <w:rFonts w:ascii="IRANSansWeb(FaNum)" w:hAnsi="IRANSansWeb(FaNum)" w:cs="IRANSansWeb(FaNum)"/>
          <w:rtl/>
        </w:rPr>
      </w:pPr>
      <w:ins w:id="1745" w:author="Saleh Abedinezhad" w:date="2023-11-25T20:52:00Z">
        <w:r w:rsidRPr="007A6582">
          <w:rPr>
            <w:rFonts w:ascii="IRANSansWeb(FaNum)" w:hAnsi="IRANSansWeb(FaNum)" w:cs="IRANSansWeb(FaNum)"/>
            <w:rtl/>
            <w:rPrChange w:id="1746" w:author="Saleh Abedinezhad" w:date="2023-11-25T20:53:00Z">
              <w:rPr>
                <w:rFonts w:ascii="IRANSansWeb(FaNum)" w:hAnsi="IRANSansWeb(FaNum)" w:cs="IRANSansWeb(FaNum)"/>
                <w:bCs/>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rPrChange>
          </w:rPr>
          <w:fldChar w:fldCharType="begin"/>
        </w:r>
        <w:r w:rsidRPr="007A6582">
          <w:rPr>
            <w:rFonts w:ascii="IRANSansWeb(FaNum)" w:hAnsi="IRANSansWeb(FaNum)" w:cs="IRANSansWeb(FaNum)"/>
            <w:rPrChange w:id="1747" w:author="Saleh Abedinezhad" w:date="2023-11-25T20:53:00Z">
              <w:rPr>
                <w:rFonts w:ascii="IRANSansWeb(FaNum)" w:hAnsi="IRANSansWeb(FaNum)" w:cs="IRANSansWeb(FaNum)"/>
                <w:b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rPrChange>
          </w:rPr>
          <w:instrText>HYPERLINK</w:instrText>
        </w:r>
        <w:r w:rsidRPr="007A6582">
          <w:rPr>
            <w:rFonts w:ascii="IRANSansWeb(FaNum)" w:hAnsi="IRANSansWeb(FaNum)" w:cs="IRANSansWeb(FaNum)"/>
            <w:rtl/>
            <w:rPrChange w:id="1748" w:author="Saleh Abedinezhad" w:date="2023-11-25T20:53:00Z">
              <w:rPr>
                <w:rFonts w:ascii="IRANSansWeb(FaNum)" w:hAnsi="IRANSansWeb(FaNum)" w:cs="IRANSansWeb(FaNum)"/>
                <w:bCs/>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rPrChange>
          </w:rPr>
          <w:instrText xml:space="preserve"> "</w:instrText>
        </w:r>
        <w:r w:rsidRPr="007A6582">
          <w:rPr>
            <w:rFonts w:ascii="IRANSansWeb(FaNum)" w:hAnsi="IRANSansWeb(FaNum)" w:cs="IRANSansWeb(FaNum)"/>
            <w:rPrChange w:id="1749" w:author="Saleh Abedinezhad" w:date="2023-11-25T20:53:00Z">
              <w:rPr>
                <w:rFonts w:ascii="IRANSansWeb(FaNum)" w:hAnsi="IRANSansWeb(FaNum)" w:cs="IRANSansWeb(FaNum)"/>
                <w:b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rPrChange>
          </w:rPr>
          <w:instrText>https://drive.google.com/drive/folders/1Lq5YtbiQg9S01Ycefd_dKjr-Y8ufGUwM?usp=sharing</w:instrText>
        </w:r>
        <w:r w:rsidRPr="007A6582">
          <w:rPr>
            <w:rFonts w:ascii="IRANSansWeb(FaNum)" w:hAnsi="IRANSansWeb(FaNum)" w:cs="IRANSansWeb(FaNum)"/>
            <w:rtl/>
            <w:rPrChange w:id="1750" w:author="Saleh Abedinezhad" w:date="2023-11-25T20:53:00Z">
              <w:rPr>
                <w:rFonts w:ascii="IRANSansWeb(FaNum)" w:hAnsi="IRANSansWeb(FaNum)" w:cs="IRANSansWeb(FaNum)"/>
                <w:bCs/>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rPrChange>
          </w:rPr>
          <w:instrText>"</w:instrText>
        </w:r>
        <w:r w:rsidRPr="00D07AC5">
          <w:rPr>
            <w:rFonts w:ascii="IRANSansWeb(FaNum)" w:hAnsi="IRANSansWeb(FaNum)" w:cs="IRANSansWeb(FaNum)"/>
            <w:rtl/>
          </w:rPr>
        </w:r>
        <w:r w:rsidRPr="007A6582">
          <w:rPr>
            <w:rFonts w:ascii="IRANSansWeb(FaNum)" w:hAnsi="IRANSansWeb(FaNum)" w:cs="IRANSansWeb(FaNum)"/>
            <w:rtl/>
            <w:rPrChange w:id="1751" w:author="Saleh Abedinezhad" w:date="2023-11-25T20:53:00Z">
              <w:rPr>
                <w:rFonts w:ascii="IRANSansWeb(FaNum)" w:hAnsi="IRANSansWeb(FaNum)" w:cs="IRANSansWeb(FaNum)"/>
                <w:bCs/>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rPrChange>
          </w:rPr>
          <w:fldChar w:fldCharType="separate"/>
        </w:r>
        <w:r w:rsidRPr="007A6582">
          <w:rPr>
            <w:rStyle w:val="Hyperlink"/>
            <w:rFonts w:ascii="IRANSansWeb(FaNum)" w:hAnsi="IRANSansWeb(FaNum)" w:cs="IRANSansWeb(FaNum)"/>
            <w:rtl/>
            <w:rPrChange w:id="1752" w:author="Saleh Abedinezhad" w:date="2023-11-25T20:53:00Z">
              <w:rPr>
                <w:rStyle w:val="Hyperlink"/>
                <w:rFonts w:ascii="IRANSansWeb(FaNum)" w:hAnsi="IRANSansWeb(FaNum)" w:cs="IRANSansWeb(FaNum)"/>
                <w:bCs/>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rPrChange>
          </w:rPr>
          <w:t>ل</w:t>
        </w:r>
        <w:r w:rsidRPr="007A6582">
          <w:rPr>
            <w:rStyle w:val="Hyperlink"/>
            <w:rFonts w:ascii="IRANSansWeb(FaNum)" w:hAnsi="IRANSansWeb(FaNum)" w:cs="IRANSansWeb(FaNum)" w:hint="cs"/>
            <w:rtl/>
            <w:rPrChange w:id="1753" w:author="Saleh Abedinezhad" w:date="2023-11-25T20:53:00Z">
              <w:rPr>
                <w:rStyle w:val="Hyperlink"/>
                <w:rFonts w:ascii="IRANSansWeb(FaNum)" w:hAnsi="IRANSansWeb(FaNum)" w:cs="IRANSansWeb(FaNum)" w:hint="cs"/>
                <w:bCs/>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rPrChange>
          </w:rPr>
          <w:t>ی</w:t>
        </w:r>
        <w:r w:rsidRPr="007A6582">
          <w:rPr>
            <w:rStyle w:val="Hyperlink"/>
            <w:rFonts w:ascii="IRANSansWeb(FaNum)" w:hAnsi="IRANSansWeb(FaNum)" w:cs="IRANSansWeb(FaNum)" w:hint="eastAsia"/>
            <w:rtl/>
            <w:rPrChange w:id="1754" w:author="Saleh Abedinezhad" w:date="2023-11-25T20:53:00Z">
              <w:rPr>
                <w:rStyle w:val="Hyperlink"/>
                <w:rFonts w:ascii="IRANSansWeb(FaNum)" w:hAnsi="IRANSansWeb(FaNum)" w:cs="IRANSansWeb(FaNum)" w:hint="eastAsia"/>
                <w:bCs/>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rPrChange>
          </w:rPr>
          <w:t>نک</w:t>
        </w:r>
        <w:r w:rsidRPr="007A6582">
          <w:rPr>
            <w:rStyle w:val="Hyperlink"/>
            <w:rFonts w:ascii="IRANSansWeb(FaNum)" w:hAnsi="IRANSansWeb(FaNum)" w:cs="IRANSansWeb(FaNum)"/>
            <w:rtl/>
            <w:rPrChange w:id="1755" w:author="Saleh Abedinezhad" w:date="2023-11-25T20:53:00Z">
              <w:rPr>
                <w:rStyle w:val="Hyperlink"/>
                <w:rFonts w:ascii="IRANSansWeb(FaNum)" w:hAnsi="IRANSansWeb(FaNum)" w:cs="IRANSansWeb(FaNum)"/>
                <w:bCs/>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rPrChange>
          </w:rPr>
          <w:t xml:space="preserve"> </w:t>
        </w:r>
        <w:r w:rsidRPr="007A6582">
          <w:rPr>
            <w:rStyle w:val="Hyperlink"/>
            <w:rFonts w:ascii="IRANSansWeb(FaNum)" w:hAnsi="IRANSansWeb(FaNum)" w:cs="IRANSansWeb(FaNum)" w:hint="eastAsia"/>
            <w:rtl/>
            <w:rPrChange w:id="1756" w:author="Saleh Abedinezhad" w:date="2023-11-25T20:53:00Z">
              <w:rPr>
                <w:rStyle w:val="Hyperlink"/>
                <w:rFonts w:ascii="IRANSansWeb(FaNum)" w:hAnsi="IRANSansWeb(FaNum)" w:cs="IRANSansWeb(FaNum)" w:hint="eastAsia"/>
                <w:bCs/>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rPrChange>
          </w:rPr>
          <w:t>دانلود</w:t>
        </w:r>
        <w:r w:rsidRPr="007A6582">
          <w:rPr>
            <w:rStyle w:val="Hyperlink"/>
            <w:rFonts w:ascii="IRANSansWeb(FaNum)" w:hAnsi="IRANSansWeb(FaNum)" w:cs="IRANSansWeb(FaNum)"/>
            <w:rtl/>
            <w:rPrChange w:id="1757" w:author="Saleh Abedinezhad" w:date="2023-11-25T20:53:00Z">
              <w:rPr>
                <w:rStyle w:val="Hyperlink"/>
                <w:rFonts w:ascii="IRANSansWeb(FaNum)" w:hAnsi="IRANSansWeb(FaNum)" w:cs="IRANSansWeb(FaNum)"/>
                <w:bCs/>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rPrChange>
          </w:rPr>
          <w:t xml:space="preserve"> </w:t>
        </w:r>
        <w:r w:rsidRPr="007A6582">
          <w:rPr>
            <w:rStyle w:val="Hyperlink"/>
            <w:rFonts w:ascii="IRANSansWeb(FaNum)" w:hAnsi="IRANSansWeb(FaNum)" w:cs="IRANSansWeb(FaNum)"/>
            <w:rPrChange w:id="1758" w:author="Saleh Abedinezhad" w:date="2023-11-25T20:53:00Z">
              <w:rPr>
                <w:rStyle w:val="Hyperlink"/>
                <w:rFonts w:ascii="IRANSansWeb(FaNum)" w:hAnsi="IRANSansWeb(FaNum)" w:cs="IRANSansWeb(FaNum)"/>
                <w:b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rPrChange>
          </w:rPr>
          <w:t>T-Sql</w:t>
        </w:r>
        <w:r w:rsidRPr="007A6582">
          <w:rPr>
            <w:rStyle w:val="Hyperlink"/>
            <w:rFonts w:ascii="IRANSansWeb(FaNum)" w:hAnsi="IRANSansWeb(FaNum)" w:cs="IRANSansWeb(FaNum)"/>
            <w:rtl/>
            <w:rPrChange w:id="1759" w:author="Saleh Abedinezhad" w:date="2023-11-25T20:53:00Z">
              <w:rPr>
                <w:rStyle w:val="Hyperlink"/>
                <w:rFonts w:ascii="IRANSansWeb(FaNum)" w:hAnsi="IRANSansWeb(FaNum)" w:cs="IRANSansWeb(FaNum)"/>
                <w:bCs/>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rPrChange>
          </w:rPr>
          <w:t xml:space="preserve"> د</w:t>
        </w:r>
        <w:r w:rsidRPr="007A6582">
          <w:rPr>
            <w:rStyle w:val="Hyperlink"/>
            <w:rFonts w:ascii="IRANSansWeb(FaNum)" w:hAnsi="IRANSansWeb(FaNum)" w:cs="IRANSansWeb(FaNum)" w:hint="cs"/>
            <w:rtl/>
            <w:rPrChange w:id="1760" w:author="Saleh Abedinezhad" w:date="2023-11-25T20:53:00Z">
              <w:rPr>
                <w:rStyle w:val="Hyperlink"/>
                <w:rFonts w:ascii="IRANSansWeb(FaNum)" w:hAnsi="IRANSansWeb(FaNum)" w:cs="IRANSansWeb(FaNum)" w:hint="cs"/>
                <w:bCs/>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rPrChange>
          </w:rPr>
          <w:t>ی</w:t>
        </w:r>
        <w:r w:rsidRPr="007A6582">
          <w:rPr>
            <w:rStyle w:val="Hyperlink"/>
            <w:rFonts w:ascii="IRANSansWeb(FaNum)" w:hAnsi="IRANSansWeb(FaNum)" w:cs="IRANSansWeb(FaNum)" w:hint="eastAsia"/>
            <w:rtl/>
            <w:rPrChange w:id="1761" w:author="Saleh Abedinezhad" w:date="2023-11-25T20:53:00Z">
              <w:rPr>
                <w:rStyle w:val="Hyperlink"/>
                <w:rFonts w:ascii="IRANSansWeb(FaNum)" w:hAnsi="IRANSansWeb(FaNum)" w:cs="IRANSansWeb(FaNum)" w:hint="eastAsia"/>
                <w:bCs/>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rPrChange>
          </w:rPr>
          <w:t>تاب</w:t>
        </w:r>
        <w:r w:rsidRPr="007A6582">
          <w:rPr>
            <w:rStyle w:val="Hyperlink"/>
            <w:rFonts w:ascii="IRANSansWeb(FaNum)" w:hAnsi="IRANSansWeb(FaNum)" w:cs="IRANSansWeb(FaNum)" w:hint="cs"/>
            <w:rtl/>
            <w:rPrChange w:id="1762" w:author="Saleh Abedinezhad" w:date="2023-11-25T20:53:00Z">
              <w:rPr>
                <w:rStyle w:val="Hyperlink"/>
                <w:rFonts w:ascii="IRANSansWeb(FaNum)" w:hAnsi="IRANSansWeb(FaNum)" w:cs="IRANSansWeb(FaNum)" w:hint="cs"/>
                <w:bCs/>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rPrChange>
          </w:rPr>
          <w:t>ی</w:t>
        </w:r>
        <w:r w:rsidRPr="007A6582">
          <w:rPr>
            <w:rStyle w:val="Hyperlink"/>
            <w:rFonts w:ascii="IRANSansWeb(FaNum)" w:hAnsi="IRANSansWeb(FaNum)" w:cs="IRANSansWeb(FaNum)" w:hint="eastAsia"/>
            <w:rtl/>
            <w:rPrChange w:id="1763" w:author="Saleh Abedinezhad" w:date="2023-11-25T20:53:00Z">
              <w:rPr>
                <w:rStyle w:val="Hyperlink"/>
                <w:rFonts w:ascii="IRANSansWeb(FaNum)" w:hAnsi="IRANSansWeb(FaNum)" w:cs="IRANSansWeb(FaNum)" w:hint="eastAsia"/>
                <w:bCs/>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rPrChange>
          </w:rPr>
          <w:t>س</w:t>
        </w:r>
        <w:r w:rsidRPr="007A6582">
          <w:rPr>
            <w:rFonts w:ascii="IRANSansWeb(FaNum)" w:hAnsi="IRANSansWeb(FaNum)" w:cs="IRANSansWeb(FaNum)"/>
            <w:rtl/>
            <w:rPrChange w:id="1764" w:author="Saleh Abedinezhad" w:date="2023-11-25T20:53:00Z">
              <w:rPr>
                <w:rFonts w:ascii="IRANSansWeb(FaNum)" w:hAnsi="IRANSansWeb(FaNum)" w:cs="IRANSansWeb(FaNum)"/>
                <w:bCs/>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rPrChange>
          </w:rPr>
          <w:fldChar w:fldCharType="end"/>
        </w:r>
      </w:ins>
    </w:p>
    <w:p w14:paraId="2F388B1A" w14:textId="77777777" w:rsidR="00425311" w:rsidRPr="00425311" w:rsidRDefault="00425311">
      <w:pPr>
        <w:pStyle w:val="Heading1"/>
        <w:jc w:val="center"/>
        <w:rPr>
          <w:ins w:id="1765" w:author="Saleh Abedinezhad" w:date="2023-12-11T19:02:00Z"/>
          <w:rFonts w:ascii="IRANSansWeb(FaNum)" w:hAnsi="IRANSansWeb(FaNum)" w:cs="IRANSansWeb(FaNum)"/>
          <w:b/>
          <w:bCs/>
          <w:rPrChange w:id="1766" w:author="Saleh Abedinezhad" w:date="2023-12-11T19:03:00Z">
            <w:rPr>
              <w:ins w:id="1767" w:author="Saleh Abedinezhad" w:date="2023-12-11T19:02:00Z"/>
              <w:rFonts w:ascii="IRANSansWeb(FaNum)" w:hAnsi="IRANSansWeb(FaNum)" w:cs="IRANSansWeb(FaNum)"/>
            </w:rPr>
          </w:rPrChange>
        </w:rPr>
        <w:pPrChange w:id="1768" w:author="Saleh Abedinezhad" w:date="2023-12-11T19:03:00Z">
          <w:pPr>
            <w:jc w:val="center"/>
          </w:pPr>
        </w:pPrChange>
      </w:pPr>
      <w:bookmarkStart w:id="1769" w:name="_Toc153222486"/>
      <w:ins w:id="1770" w:author="Saleh Abedinezhad" w:date="2023-12-11T19:01:00Z">
        <w:r w:rsidRPr="00425311">
          <w:rPr>
            <w:rFonts w:ascii="IRANSansWeb(FaNum)" w:hAnsi="IRANSansWeb(FaNum)" w:cs="IRANSansWeb(FaNum)"/>
            <w:b/>
            <w:bCs/>
            <w:rPrChange w:id="1771" w:author="Saleh Abedinezhad" w:date="2023-12-11T19:03:00Z">
              <w:rPr>
                <w:rFonts w:ascii="IRANSansWeb(FaNum)" w:hAnsi="IRANSansWeb(FaNum)" w:cs="IRANSansWeb(FaNum)"/>
              </w:rPr>
            </w:rPrChange>
          </w:rPr>
          <w:lastRenderedPageBreak/>
          <w:t>Database Dia</w:t>
        </w:r>
      </w:ins>
      <w:ins w:id="1772" w:author="Saleh Abedinezhad" w:date="2023-12-11T19:02:00Z">
        <w:r w:rsidRPr="00425311">
          <w:rPr>
            <w:rFonts w:ascii="IRANSansWeb(FaNum)" w:hAnsi="IRANSansWeb(FaNum)" w:cs="IRANSansWeb(FaNum)"/>
            <w:b/>
            <w:bCs/>
            <w:rPrChange w:id="1773" w:author="Saleh Abedinezhad" w:date="2023-12-11T19:03:00Z">
              <w:rPr>
                <w:rFonts w:ascii="IRANSansWeb(FaNum)" w:hAnsi="IRANSansWeb(FaNum)" w:cs="IRANSansWeb(FaNum)"/>
              </w:rPr>
            </w:rPrChange>
          </w:rPr>
          <w:t>gram</w:t>
        </w:r>
        <w:bookmarkEnd w:id="1769"/>
      </w:ins>
    </w:p>
    <w:p w14:paraId="1EF838D1" w14:textId="26F28EA2" w:rsidR="00B11DCD" w:rsidRPr="00B11DCD" w:rsidRDefault="00425311">
      <w:pPr>
        <w:jc w:val="center"/>
        <w:rPr>
          <w:ins w:id="1774" w:author="Saleh Abedinezhad" w:date="2023-12-11T21:20:00Z"/>
          <w:rFonts w:ascii="IRANSansWeb(FaNum)" w:hAnsi="IRANSansWeb(FaNum)" w:cs="IRANSansWeb(FaNum)"/>
          <w:rtl/>
        </w:rPr>
        <w:pPrChange w:id="1775" w:author="Saleh Abedinezhad" w:date="2023-12-11T21:21:00Z">
          <w:pPr/>
        </w:pPrChange>
      </w:pPr>
      <w:ins w:id="1776" w:author="Saleh Abedinezhad" w:date="2023-12-11T19:02:00Z">
        <w:r>
          <w:rPr>
            <w:rFonts w:ascii="IRANSansWeb(FaNum)" w:hAnsi="IRANSansWeb(FaNum)" w:cs="IRANSansWeb(FaNum)"/>
            <w:noProof/>
          </w:rPr>
          <w:drawing>
            <wp:inline distT="0" distB="0" distL="0" distR="0" wp14:anchorId="76EBA289" wp14:editId="491953DF">
              <wp:extent cx="6640195" cy="4860290"/>
              <wp:effectExtent l="0" t="0" r="8255" b="0"/>
              <wp:docPr id="205336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40195" cy="4860290"/>
                      </a:xfrm>
                      <a:prstGeom prst="rect">
                        <a:avLst/>
                      </a:prstGeom>
                      <a:noFill/>
                      <a:ln>
                        <a:noFill/>
                      </a:ln>
                    </pic:spPr>
                  </pic:pic>
                </a:graphicData>
              </a:graphic>
            </wp:inline>
          </w:drawing>
        </w:r>
      </w:ins>
    </w:p>
    <w:p w14:paraId="2A61CA5C" w14:textId="77777777" w:rsidR="00B11DCD" w:rsidRDefault="00B11DCD" w:rsidP="00B11DCD">
      <w:pPr>
        <w:jc w:val="lowKashida"/>
        <w:rPr>
          <w:ins w:id="1777" w:author="Saleh Abedinezhad" w:date="2023-12-11T21:27:00Z"/>
          <w:rFonts w:ascii="IRANSansWeb(FaNum)" w:hAnsi="IRANSansWeb(FaNum)" w:cs="IRANSansWeb(FaNum)"/>
          <w:b/>
          <w:bCs/>
          <w:rtl/>
        </w:rPr>
      </w:pPr>
    </w:p>
    <w:p w14:paraId="06A99EF0" w14:textId="6F121A72" w:rsidR="00B11DCD" w:rsidRPr="00B11DCD" w:rsidRDefault="00B11DCD" w:rsidP="00B11DCD">
      <w:pPr>
        <w:jc w:val="lowKashida"/>
        <w:rPr>
          <w:ins w:id="1778" w:author="Saleh Abedinezhad" w:date="2023-12-11T21:27:00Z"/>
          <w:rFonts w:ascii="IRANSansWeb(FaNum)" w:hAnsi="IRANSansWeb(FaNum)" w:cs="IRANSansWeb(FaNum)"/>
          <w:b/>
          <w:bCs/>
          <w:sz w:val="28"/>
          <w:szCs w:val="28"/>
          <w:rtl/>
          <w:rPrChange w:id="1779" w:author="Saleh Abedinezhad" w:date="2023-12-11T21:27:00Z">
            <w:rPr>
              <w:ins w:id="1780" w:author="Saleh Abedinezhad" w:date="2023-12-11T21:27:00Z"/>
              <w:rFonts w:ascii="IRANSansWeb(FaNum)" w:hAnsi="IRANSansWeb(FaNum)" w:cs="IRANSansWeb(FaNum)"/>
              <w:b/>
              <w:bCs/>
              <w:rtl/>
            </w:rPr>
          </w:rPrChange>
        </w:rPr>
      </w:pPr>
      <w:ins w:id="1781" w:author="Saleh Abedinezhad" w:date="2023-12-11T21:27:00Z">
        <w:r w:rsidRPr="00B11DCD">
          <w:rPr>
            <w:rFonts w:ascii="IRANSansWeb(FaNum)" w:hAnsi="IRANSansWeb(FaNum)" w:cs="IRANSansWeb(FaNum)" w:hint="eastAsia"/>
            <w:b/>
            <w:bCs/>
            <w:sz w:val="28"/>
            <w:szCs w:val="28"/>
            <w:rtl/>
            <w:rPrChange w:id="1782" w:author="Saleh Abedinezhad" w:date="2023-12-11T21:27:00Z">
              <w:rPr>
                <w:rFonts w:ascii="IRANSansWeb(FaNum)" w:hAnsi="IRANSansWeb(FaNum)" w:cs="IRANSansWeb(FaNum)" w:hint="eastAsia"/>
                <w:b/>
                <w:bCs/>
                <w:rtl/>
              </w:rPr>
            </w:rPrChange>
          </w:rPr>
          <w:t>تحل</w:t>
        </w:r>
        <w:r w:rsidRPr="00B11DCD">
          <w:rPr>
            <w:rFonts w:ascii="IRANSansWeb(FaNum)" w:hAnsi="IRANSansWeb(FaNum)" w:cs="IRANSansWeb(FaNum)" w:hint="cs"/>
            <w:b/>
            <w:bCs/>
            <w:sz w:val="28"/>
            <w:szCs w:val="28"/>
            <w:rtl/>
            <w:rPrChange w:id="1783" w:author="Saleh Abedinezhad" w:date="2023-12-11T21:27:00Z">
              <w:rPr>
                <w:rFonts w:ascii="IRANSansWeb(FaNum)" w:hAnsi="IRANSansWeb(FaNum)" w:cs="IRANSansWeb(FaNum)" w:hint="cs"/>
                <w:b/>
                <w:bCs/>
                <w:rtl/>
              </w:rPr>
            </w:rPrChange>
          </w:rPr>
          <w:t>ی</w:t>
        </w:r>
        <w:r w:rsidRPr="00B11DCD">
          <w:rPr>
            <w:rFonts w:ascii="IRANSansWeb(FaNum)" w:hAnsi="IRANSansWeb(FaNum)" w:cs="IRANSansWeb(FaNum)" w:hint="eastAsia"/>
            <w:b/>
            <w:bCs/>
            <w:sz w:val="28"/>
            <w:szCs w:val="28"/>
            <w:rtl/>
            <w:rPrChange w:id="1784" w:author="Saleh Abedinezhad" w:date="2023-12-11T21:27:00Z">
              <w:rPr>
                <w:rFonts w:ascii="IRANSansWeb(FaNum)" w:hAnsi="IRANSansWeb(FaNum)" w:cs="IRANSansWeb(FaNum)" w:hint="eastAsia"/>
                <w:b/>
                <w:bCs/>
                <w:rtl/>
              </w:rPr>
            </w:rPrChange>
          </w:rPr>
          <w:t>ل</w:t>
        </w:r>
        <w:r w:rsidRPr="00B11DCD">
          <w:rPr>
            <w:rFonts w:ascii="IRANSansWeb(FaNum)" w:hAnsi="IRANSansWeb(FaNum)" w:cs="IRANSansWeb(FaNum)"/>
            <w:b/>
            <w:bCs/>
            <w:sz w:val="28"/>
            <w:szCs w:val="28"/>
            <w:rtl/>
            <w:rPrChange w:id="1785" w:author="Saleh Abedinezhad" w:date="2023-12-11T21:27:00Z">
              <w:rPr>
                <w:rFonts w:ascii="IRANSansWeb(FaNum)" w:hAnsi="IRANSansWeb(FaNum)" w:cs="IRANSansWeb(FaNum)"/>
                <w:b/>
                <w:bCs/>
                <w:rtl/>
              </w:rPr>
            </w:rPrChange>
          </w:rPr>
          <w:t xml:space="preserve"> </w:t>
        </w:r>
        <w:r w:rsidRPr="00B11DCD">
          <w:rPr>
            <w:rFonts w:ascii="IRANSansWeb(FaNum)" w:hAnsi="IRANSansWeb(FaNum)" w:cs="IRANSansWeb(FaNum)" w:hint="eastAsia"/>
            <w:b/>
            <w:bCs/>
            <w:sz w:val="28"/>
            <w:szCs w:val="28"/>
            <w:rtl/>
            <w:rPrChange w:id="1786" w:author="Saleh Abedinezhad" w:date="2023-12-11T21:27:00Z">
              <w:rPr>
                <w:rFonts w:ascii="IRANSansWeb(FaNum)" w:hAnsi="IRANSansWeb(FaNum)" w:cs="IRANSansWeb(FaNum)" w:hint="eastAsia"/>
                <w:b/>
                <w:bCs/>
                <w:rtl/>
              </w:rPr>
            </w:rPrChange>
          </w:rPr>
          <w:t>د</w:t>
        </w:r>
        <w:r w:rsidRPr="00B11DCD">
          <w:rPr>
            <w:rFonts w:ascii="IRANSansWeb(FaNum)" w:hAnsi="IRANSansWeb(FaNum)" w:cs="IRANSansWeb(FaNum)" w:hint="cs"/>
            <w:b/>
            <w:bCs/>
            <w:sz w:val="28"/>
            <w:szCs w:val="28"/>
            <w:rtl/>
            <w:rPrChange w:id="1787" w:author="Saleh Abedinezhad" w:date="2023-12-11T21:27:00Z">
              <w:rPr>
                <w:rFonts w:ascii="IRANSansWeb(FaNum)" w:hAnsi="IRANSansWeb(FaNum)" w:cs="IRANSansWeb(FaNum)" w:hint="cs"/>
                <w:b/>
                <w:bCs/>
                <w:rtl/>
              </w:rPr>
            </w:rPrChange>
          </w:rPr>
          <w:t>ی</w:t>
        </w:r>
        <w:r w:rsidRPr="00B11DCD">
          <w:rPr>
            <w:rFonts w:ascii="IRANSansWeb(FaNum)" w:hAnsi="IRANSansWeb(FaNum)" w:cs="IRANSansWeb(FaNum)" w:hint="eastAsia"/>
            <w:b/>
            <w:bCs/>
            <w:sz w:val="28"/>
            <w:szCs w:val="28"/>
            <w:rtl/>
            <w:rPrChange w:id="1788" w:author="Saleh Abedinezhad" w:date="2023-12-11T21:27:00Z">
              <w:rPr>
                <w:rFonts w:ascii="IRANSansWeb(FaNum)" w:hAnsi="IRANSansWeb(FaNum)" w:cs="IRANSansWeb(FaNum)" w:hint="eastAsia"/>
                <w:b/>
                <w:bCs/>
                <w:rtl/>
              </w:rPr>
            </w:rPrChange>
          </w:rPr>
          <w:t>اگرام</w:t>
        </w:r>
        <w:r w:rsidRPr="00B11DCD">
          <w:rPr>
            <w:rFonts w:ascii="IRANSansWeb(FaNum)" w:hAnsi="IRANSansWeb(FaNum)" w:cs="IRANSansWeb(FaNum)"/>
            <w:b/>
            <w:bCs/>
            <w:sz w:val="28"/>
            <w:szCs w:val="28"/>
            <w:rtl/>
            <w:rPrChange w:id="1789" w:author="Saleh Abedinezhad" w:date="2023-12-11T21:27:00Z">
              <w:rPr>
                <w:rFonts w:ascii="IRANSansWeb(FaNum)" w:hAnsi="IRANSansWeb(FaNum)" w:cs="IRANSansWeb(FaNum)"/>
                <w:b/>
                <w:bCs/>
                <w:rtl/>
              </w:rPr>
            </w:rPrChange>
          </w:rPr>
          <w:t>:</w:t>
        </w:r>
      </w:ins>
    </w:p>
    <w:p w14:paraId="41E18819" w14:textId="6E95DF6F" w:rsidR="00B11DCD" w:rsidRPr="00B11DCD" w:rsidRDefault="00B11DCD" w:rsidP="00B11DCD">
      <w:pPr>
        <w:jc w:val="lowKashida"/>
        <w:rPr>
          <w:ins w:id="1790" w:author="Saleh Abedinezhad" w:date="2023-12-11T21:25:00Z"/>
          <w:rFonts w:ascii="IRANSansWeb(FaNum)" w:hAnsi="IRANSansWeb(FaNum)" w:cs="IRANSansWeb(FaNum)"/>
          <w:b/>
          <w:bCs/>
          <w:rtl/>
          <w:rPrChange w:id="1791" w:author="Saleh Abedinezhad" w:date="2023-12-11T21:26:00Z">
            <w:rPr>
              <w:ins w:id="1792" w:author="Saleh Abedinezhad" w:date="2023-12-11T21:25:00Z"/>
              <w:rtl/>
            </w:rPr>
          </w:rPrChange>
        </w:rPr>
      </w:pPr>
      <w:ins w:id="1793" w:author="Saleh Abedinezhad" w:date="2023-12-11T21:25:00Z">
        <w:r w:rsidRPr="00B11DCD">
          <w:rPr>
            <w:rFonts w:ascii="IRANSansWeb(FaNum)" w:hAnsi="IRANSansWeb(FaNum)" w:cs="IRANSansWeb(FaNum)"/>
            <w:b/>
            <w:bCs/>
            <w:rtl/>
            <w:rPrChange w:id="1794" w:author="Saleh Abedinezhad" w:date="2023-12-11T21:26:00Z">
              <w:rPr>
                <w:rFonts w:cs="IRANSansWeb(FaNum)"/>
                <w:rtl/>
              </w:rPr>
            </w:rPrChange>
          </w:rPr>
          <w:t>ا</w:t>
        </w:r>
        <w:r w:rsidRPr="00B11DCD">
          <w:rPr>
            <w:rFonts w:ascii="IRANSansWeb(FaNum)" w:hAnsi="IRANSansWeb(FaNum)" w:cs="IRANSansWeb(FaNum)" w:hint="cs"/>
            <w:b/>
            <w:bCs/>
            <w:rtl/>
            <w:rPrChange w:id="1795" w:author="Saleh Abedinezhad" w:date="2023-12-11T21:26:00Z">
              <w:rPr>
                <w:rFonts w:cs="IRANSansWeb(FaNum)" w:hint="cs"/>
                <w:rtl/>
              </w:rPr>
            </w:rPrChange>
          </w:rPr>
          <w:t>ی</w:t>
        </w:r>
        <w:r w:rsidRPr="00B11DCD">
          <w:rPr>
            <w:rFonts w:ascii="IRANSansWeb(FaNum)" w:hAnsi="IRANSansWeb(FaNum)" w:cs="IRANSansWeb(FaNum)" w:hint="eastAsia"/>
            <w:b/>
            <w:bCs/>
            <w:rtl/>
            <w:rPrChange w:id="1796" w:author="Saleh Abedinezhad" w:date="2023-12-11T21:26:00Z">
              <w:rPr>
                <w:rFonts w:cs="IRANSansWeb(FaNum)" w:hint="eastAsia"/>
                <w:rtl/>
              </w:rPr>
            </w:rPrChange>
          </w:rPr>
          <w:t>ن</w:t>
        </w:r>
        <w:r w:rsidRPr="00B11DCD">
          <w:rPr>
            <w:rFonts w:ascii="IRANSansWeb(FaNum)" w:hAnsi="IRANSansWeb(FaNum)" w:cs="IRANSansWeb(FaNum)"/>
            <w:b/>
            <w:bCs/>
            <w:rtl/>
            <w:rPrChange w:id="1797" w:author="Saleh Abedinezhad" w:date="2023-12-11T21:26:00Z">
              <w:rPr>
                <w:rFonts w:cs="IRANSansWeb(FaNum)"/>
                <w:rtl/>
              </w:rPr>
            </w:rPrChange>
          </w:rPr>
          <w:t xml:space="preserve"> د</w:t>
        </w:r>
        <w:r w:rsidRPr="00B11DCD">
          <w:rPr>
            <w:rFonts w:ascii="IRANSansWeb(FaNum)" w:hAnsi="IRANSansWeb(FaNum)" w:cs="IRANSansWeb(FaNum)" w:hint="cs"/>
            <w:b/>
            <w:bCs/>
            <w:rtl/>
            <w:rPrChange w:id="1798" w:author="Saleh Abedinezhad" w:date="2023-12-11T21:26:00Z">
              <w:rPr>
                <w:rFonts w:cs="IRANSansWeb(FaNum)" w:hint="cs"/>
                <w:rtl/>
              </w:rPr>
            </w:rPrChange>
          </w:rPr>
          <w:t>ی</w:t>
        </w:r>
        <w:r w:rsidRPr="00B11DCD">
          <w:rPr>
            <w:rFonts w:ascii="IRANSansWeb(FaNum)" w:hAnsi="IRANSansWeb(FaNum)" w:cs="IRANSansWeb(FaNum)" w:hint="eastAsia"/>
            <w:b/>
            <w:bCs/>
            <w:rtl/>
            <w:rPrChange w:id="1799" w:author="Saleh Abedinezhad" w:date="2023-12-11T21:26:00Z">
              <w:rPr>
                <w:rFonts w:cs="IRANSansWeb(FaNum)" w:hint="eastAsia"/>
                <w:rtl/>
              </w:rPr>
            </w:rPrChange>
          </w:rPr>
          <w:t>تاب</w:t>
        </w:r>
        <w:r w:rsidRPr="00B11DCD">
          <w:rPr>
            <w:rFonts w:ascii="IRANSansWeb(FaNum)" w:hAnsi="IRANSansWeb(FaNum)" w:cs="IRANSansWeb(FaNum)" w:hint="cs"/>
            <w:b/>
            <w:bCs/>
            <w:rtl/>
            <w:rPrChange w:id="1800" w:author="Saleh Abedinezhad" w:date="2023-12-11T21:26:00Z">
              <w:rPr>
                <w:rFonts w:cs="IRANSansWeb(FaNum)" w:hint="cs"/>
                <w:rtl/>
              </w:rPr>
            </w:rPrChange>
          </w:rPr>
          <w:t>ی</w:t>
        </w:r>
        <w:r w:rsidRPr="00B11DCD">
          <w:rPr>
            <w:rFonts w:ascii="IRANSansWeb(FaNum)" w:hAnsi="IRANSansWeb(FaNum)" w:cs="IRANSansWeb(FaNum)" w:hint="eastAsia"/>
            <w:b/>
            <w:bCs/>
            <w:rtl/>
            <w:rPrChange w:id="1801" w:author="Saleh Abedinezhad" w:date="2023-12-11T21:26:00Z">
              <w:rPr>
                <w:rFonts w:cs="IRANSansWeb(FaNum)" w:hint="eastAsia"/>
                <w:rtl/>
              </w:rPr>
            </w:rPrChange>
          </w:rPr>
          <w:t>س</w:t>
        </w:r>
        <w:r w:rsidRPr="00B11DCD">
          <w:rPr>
            <w:rFonts w:ascii="IRANSansWeb(FaNum)" w:hAnsi="IRANSansWeb(FaNum)" w:cs="IRANSansWeb(FaNum)"/>
            <w:b/>
            <w:bCs/>
            <w:rtl/>
            <w:rPrChange w:id="1802" w:author="Saleh Abedinezhad" w:date="2023-12-11T21:26:00Z">
              <w:rPr>
                <w:rFonts w:cs="IRANSansWeb(FaNum)"/>
                <w:rtl/>
              </w:rPr>
            </w:rPrChange>
          </w:rPr>
          <w:t xml:space="preserve"> برا</w:t>
        </w:r>
        <w:r w:rsidRPr="00B11DCD">
          <w:rPr>
            <w:rFonts w:ascii="IRANSansWeb(FaNum)" w:hAnsi="IRANSansWeb(FaNum)" w:cs="IRANSansWeb(FaNum)" w:hint="cs"/>
            <w:b/>
            <w:bCs/>
            <w:rtl/>
            <w:rPrChange w:id="1803" w:author="Saleh Abedinezhad" w:date="2023-12-11T21:26:00Z">
              <w:rPr>
                <w:rFonts w:cs="IRANSansWeb(FaNum)" w:hint="cs"/>
                <w:rtl/>
              </w:rPr>
            </w:rPrChange>
          </w:rPr>
          <w:t>ی</w:t>
        </w:r>
        <w:r w:rsidRPr="00B11DCD">
          <w:rPr>
            <w:rFonts w:ascii="IRANSansWeb(FaNum)" w:hAnsi="IRANSansWeb(FaNum)" w:cs="IRANSansWeb(FaNum)"/>
            <w:b/>
            <w:bCs/>
            <w:rtl/>
            <w:rPrChange w:id="1804" w:author="Saleh Abedinezhad" w:date="2023-12-11T21:26:00Z">
              <w:rPr>
                <w:rFonts w:cs="IRANSansWeb(FaNum)"/>
                <w:rtl/>
              </w:rPr>
            </w:rPrChange>
          </w:rPr>
          <w:t xml:space="preserve"> </w:t>
        </w:r>
        <w:r w:rsidRPr="00B11DCD">
          <w:rPr>
            <w:rFonts w:ascii="IRANSansWeb(FaNum)" w:hAnsi="IRANSansWeb(FaNum)" w:cs="IRANSansWeb(FaNum)" w:hint="cs"/>
            <w:b/>
            <w:bCs/>
            <w:rtl/>
            <w:rPrChange w:id="1805" w:author="Saleh Abedinezhad" w:date="2023-12-11T21:26:00Z">
              <w:rPr>
                <w:rFonts w:cs="IRANSansWeb(FaNum)" w:hint="cs"/>
                <w:rtl/>
              </w:rPr>
            </w:rPrChange>
          </w:rPr>
          <w:t>ی</w:t>
        </w:r>
        <w:r w:rsidRPr="00B11DCD">
          <w:rPr>
            <w:rFonts w:ascii="IRANSansWeb(FaNum)" w:hAnsi="IRANSansWeb(FaNum)" w:cs="IRANSansWeb(FaNum)" w:hint="eastAsia"/>
            <w:b/>
            <w:bCs/>
            <w:rtl/>
            <w:rPrChange w:id="1806" w:author="Saleh Abedinezhad" w:date="2023-12-11T21:26:00Z">
              <w:rPr>
                <w:rFonts w:cs="IRANSansWeb(FaNum)" w:hint="eastAsia"/>
                <w:rtl/>
              </w:rPr>
            </w:rPrChange>
          </w:rPr>
          <w:t>ک</w:t>
        </w:r>
        <w:r w:rsidRPr="00B11DCD">
          <w:rPr>
            <w:rFonts w:ascii="IRANSansWeb(FaNum)" w:hAnsi="IRANSansWeb(FaNum)" w:cs="IRANSansWeb(FaNum)"/>
            <w:b/>
            <w:bCs/>
            <w:rtl/>
            <w:rPrChange w:id="1807" w:author="Saleh Abedinezhad" w:date="2023-12-11T21:26:00Z">
              <w:rPr>
                <w:rFonts w:cs="IRANSansWeb(FaNum)"/>
                <w:rtl/>
              </w:rPr>
            </w:rPrChange>
          </w:rPr>
          <w:t xml:space="preserve"> س</w:t>
        </w:r>
        <w:r w:rsidRPr="00B11DCD">
          <w:rPr>
            <w:rFonts w:ascii="IRANSansWeb(FaNum)" w:hAnsi="IRANSansWeb(FaNum)" w:cs="IRANSansWeb(FaNum)" w:hint="cs"/>
            <w:b/>
            <w:bCs/>
            <w:rtl/>
            <w:rPrChange w:id="1808" w:author="Saleh Abedinezhad" w:date="2023-12-11T21:26:00Z">
              <w:rPr>
                <w:rFonts w:cs="IRANSansWeb(FaNum)" w:hint="cs"/>
                <w:rtl/>
              </w:rPr>
            </w:rPrChange>
          </w:rPr>
          <w:t>ی</w:t>
        </w:r>
        <w:r w:rsidRPr="00B11DCD">
          <w:rPr>
            <w:rFonts w:ascii="IRANSansWeb(FaNum)" w:hAnsi="IRANSansWeb(FaNum)" w:cs="IRANSansWeb(FaNum)" w:hint="eastAsia"/>
            <w:b/>
            <w:bCs/>
            <w:rtl/>
            <w:rPrChange w:id="1809" w:author="Saleh Abedinezhad" w:date="2023-12-11T21:26:00Z">
              <w:rPr>
                <w:rFonts w:cs="IRANSansWeb(FaNum)" w:hint="eastAsia"/>
                <w:rtl/>
              </w:rPr>
            </w:rPrChange>
          </w:rPr>
          <w:t>ستم</w:t>
        </w:r>
        <w:r w:rsidRPr="00B11DCD">
          <w:rPr>
            <w:rFonts w:ascii="IRANSansWeb(FaNum)" w:hAnsi="IRANSansWeb(FaNum)" w:cs="IRANSansWeb(FaNum)"/>
            <w:b/>
            <w:bCs/>
            <w:rtl/>
            <w:rPrChange w:id="1810" w:author="Saleh Abedinezhad" w:date="2023-12-11T21:26:00Z">
              <w:rPr>
                <w:rFonts w:cs="IRANSansWeb(FaNum)"/>
                <w:rtl/>
              </w:rPr>
            </w:rPrChange>
          </w:rPr>
          <w:t xml:space="preserve"> مد</w:t>
        </w:r>
        <w:r w:rsidRPr="00B11DCD">
          <w:rPr>
            <w:rFonts w:ascii="IRANSansWeb(FaNum)" w:hAnsi="IRANSansWeb(FaNum)" w:cs="IRANSansWeb(FaNum)" w:hint="cs"/>
            <w:b/>
            <w:bCs/>
            <w:rtl/>
            <w:rPrChange w:id="1811" w:author="Saleh Abedinezhad" w:date="2023-12-11T21:26:00Z">
              <w:rPr>
                <w:rFonts w:cs="IRANSansWeb(FaNum)" w:hint="cs"/>
                <w:rtl/>
              </w:rPr>
            </w:rPrChange>
          </w:rPr>
          <w:t>ی</w:t>
        </w:r>
        <w:r w:rsidRPr="00B11DCD">
          <w:rPr>
            <w:rFonts w:ascii="IRANSansWeb(FaNum)" w:hAnsi="IRANSansWeb(FaNum)" w:cs="IRANSansWeb(FaNum)" w:hint="eastAsia"/>
            <w:b/>
            <w:bCs/>
            <w:rtl/>
            <w:rPrChange w:id="1812" w:author="Saleh Abedinezhad" w:date="2023-12-11T21:26:00Z">
              <w:rPr>
                <w:rFonts w:cs="IRANSansWeb(FaNum)" w:hint="eastAsia"/>
                <w:rtl/>
              </w:rPr>
            </w:rPrChange>
          </w:rPr>
          <w:t>ر</w:t>
        </w:r>
        <w:r w:rsidRPr="00B11DCD">
          <w:rPr>
            <w:rFonts w:ascii="IRANSansWeb(FaNum)" w:hAnsi="IRANSansWeb(FaNum)" w:cs="IRANSansWeb(FaNum)" w:hint="cs"/>
            <w:b/>
            <w:bCs/>
            <w:rtl/>
            <w:rPrChange w:id="1813" w:author="Saleh Abedinezhad" w:date="2023-12-11T21:26:00Z">
              <w:rPr>
                <w:rFonts w:cs="IRANSansWeb(FaNum)" w:hint="cs"/>
                <w:rtl/>
              </w:rPr>
            </w:rPrChange>
          </w:rPr>
          <w:t>ی</w:t>
        </w:r>
        <w:r w:rsidRPr="00B11DCD">
          <w:rPr>
            <w:rFonts w:ascii="IRANSansWeb(FaNum)" w:hAnsi="IRANSansWeb(FaNum)" w:cs="IRANSansWeb(FaNum)" w:hint="eastAsia"/>
            <w:b/>
            <w:bCs/>
            <w:rtl/>
            <w:rPrChange w:id="1814" w:author="Saleh Abedinezhad" w:date="2023-12-11T21:26:00Z">
              <w:rPr>
                <w:rFonts w:cs="IRANSansWeb(FaNum)" w:hint="eastAsia"/>
                <w:rtl/>
              </w:rPr>
            </w:rPrChange>
          </w:rPr>
          <w:t>ت</w:t>
        </w:r>
        <w:r w:rsidRPr="00B11DCD">
          <w:rPr>
            <w:rFonts w:ascii="IRANSansWeb(FaNum)" w:hAnsi="IRANSansWeb(FaNum)" w:cs="IRANSansWeb(FaNum)"/>
            <w:b/>
            <w:bCs/>
            <w:rtl/>
            <w:rPrChange w:id="1815" w:author="Saleh Abedinezhad" w:date="2023-12-11T21:26:00Z">
              <w:rPr>
                <w:rFonts w:cs="IRANSansWeb(FaNum)"/>
                <w:rtl/>
              </w:rPr>
            </w:rPrChange>
          </w:rPr>
          <w:t xml:space="preserve"> محصولات و مشتر</w:t>
        </w:r>
        <w:r w:rsidRPr="00B11DCD">
          <w:rPr>
            <w:rFonts w:ascii="IRANSansWeb(FaNum)" w:hAnsi="IRANSansWeb(FaNum)" w:cs="IRANSansWeb(FaNum)" w:hint="cs"/>
            <w:b/>
            <w:bCs/>
            <w:rtl/>
            <w:rPrChange w:id="1816" w:author="Saleh Abedinezhad" w:date="2023-12-11T21:26:00Z">
              <w:rPr>
                <w:rFonts w:cs="IRANSansWeb(FaNum)" w:hint="cs"/>
                <w:rtl/>
              </w:rPr>
            </w:rPrChange>
          </w:rPr>
          <w:t>ی</w:t>
        </w:r>
        <w:r w:rsidRPr="00B11DCD">
          <w:rPr>
            <w:rFonts w:ascii="IRANSansWeb(FaNum)" w:hAnsi="IRANSansWeb(FaNum)" w:cs="IRANSansWeb(FaNum)" w:hint="eastAsia"/>
            <w:b/>
            <w:bCs/>
            <w:rtl/>
            <w:rPrChange w:id="1817" w:author="Saleh Abedinezhad" w:date="2023-12-11T21:26:00Z">
              <w:rPr>
                <w:rFonts w:cs="IRANSansWeb(FaNum)" w:hint="eastAsia"/>
                <w:rtl/>
              </w:rPr>
            </w:rPrChange>
          </w:rPr>
          <w:t>ان</w:t>
        </w:r>
        <w:r w:rsidRPr="00B11DCD">
          <w:rPr>
            <w:rFonts w:ascii="IRANSansWeb(FaNum)" w:hAnsi="IRANSansWeb(FaNum)" w:cs="IRANSansWeb(FaNum)"/>
            <w:b/>
            <w:bCs/>
            <w:rtl/>
            <w:rPrChange w:id="1818" w:author="Saleh Abedinezhad" w:date="2023-12-11T21:26:00Z">
              <w:rPr>
                <w:rFonts w:cs="IRANSansWeb(FaNum)"/>
                <w:rtl/>
              </w:rPr>
            </w:rPrChange>
          </w:rPr>
          <w:t xml:space="preserve"> (</w:t>
        </w:r>
        <w:r w:rsidRPr="00B11DCD">
          <w:rPr>
            <w:rFonts w:ascii="IRANSansWeb(FaNum)" w:hAnsi="IRANSansWeb(FaNum)" w:cs="IRANSansWeb(FaNum)"/>
            <w:b/>
            <w:bCs/>
            <w:rPrChange w:id="1819" w:author="Saleh Abedinezhad" w:date="2023-12-11T21:26:00Z">
              <w:rPr/>
            </w:rPrChange>
          </w:rPr>
          <w:t>Product and Customer Management System</w:t>
        </w:r>
        <w:r w:rsidRPr="00B11DCD">
          <w:rPr>
            <w:rFonts w:ascii="IRANSansWeb(FaNum)" w:hAnsi="IRANSansWeb(FaNum)" w:cs="IRANSansWeb(FaNum)"/>
            <w:b/>
            <w:bCs/>
            <w:rtl/>
            <w:rPrChange w:id="1820" w:author="Saleh Abedinezhad" w:date="2023-12-11T21:26:00Z">
              <w:rPr>
                <w:rFonts w:cs="IRANSansWeb(FaNum)"/>
                <w:rtl/>
              </w:rPr>
            </w:rPrChange>
          </w:rPr>
          <w:t>) طراح</w:t>
        </w:r>
        <w:r w:rsidRPr="00B11DCD">
          <w:rPr>
            <w:rFonts w:ascii="IRANSansWeb(FaNum)" w:hAnsi="IRANSansWeb(FaNum)" w:cs="IRANSansWeb(FaNum)" w:hint="cs"/>
            <w:b/>
            <w:bCs/>
            <w:rtl/>
            <w:rPrChange w:id="1821" w:author="Saleh Abedinezhad" w:date="2023-12-11T21:26:00Z">
              <w:rPr>
                <w:rFonts w:cs="IRANSansWeb(FaNum)" w:hint="cs"/>
                <w:rtl/>
              </w:rPr>
            </w:rPrChange>
          </w:rPr>
          <w:t>ی</w:t>
        </w:r>
        <w:r w:rsidRPr="00B11DCD">
          <w:rPr>
            <w:rFonts w:ascii="IRANSansWeb(FaNum)" w:hAnsi="IRANSansWeb(FaNum)" w:cs="IRANSansWeb(FaNum)"/>
            <w:b/>
            <w:bCs/>
            <w:rtl/>
            <w:rPrChange w:id="1822" w:author="Saleh Abedinezhad" w:date="2023-12-11T21:26:00Z">
              <w:rPr>
                <w:rFonts w:cs="IRANSansWeb(FaNum)"/>
                <w:rtl/>
              </w:rPr>
            </w:rPrChange>
          </w:rPr>
          <w:t xml:space="preserve"> شده است. در ز</w:t>
        </w:r>
        <w:r w:rsidRPr="00B11DCD">
          <w:rPr>
            <w:rFonts w:ascii="IRANSansWeb(FaNum)" w:hAnsi="IRANSansWeb(FaNum)" w:cs="IRANSansWeb(FaNum)" w:hint="cs"/>
            <w:b/>
            <w:bCs/>
            <w:rtl/>
            <w:rPrChange w:id="1823" w:author="Saleh Abedinezhad" w:date="2023-12-11T21:26:00Z">
              <w:rPr>
                <w:rFonts w:cs="IRANSansWeb(FaNum)" w:hint="cs"/>
                <w:rtl/>
              </w:rPr>
            </w:rPrChange>
          </w:rPr>
          <w:t>ی</w:t>
        </w:r>
        <w:r w:rsidRPr="00B11DCD">
          <w:rPr>
            <w:rFonts w:ascii="IRANSansWeb(FaNum)" w:hAnsi="IRANSansWeb(FaNum)" w:cs="IRANSansWeb(FaNum)" w:hint="eastAsia"/>
            <w:b/>
            <w:bCs/>
            <w:rtl/>
            <w:rPrChange w:id="1824" w:author="Saleh Abedinezhad" w:date="2023-12-11T21:26:00Z">
              <w:rPr>
                <w:rFonts w:cs="IRANSansWeb(FaNum)" w:hint="eastAsia"/>
                <w:rtl/>
              </w:rPr>
            </w:rPrChange>
          </w:rPr>
          <w:t>ر</w:t>
        </w:r>
        <w:r w:rsidRPr="00B11DCD">
          <w:rPr>
            <w:rFonts w:ascii="IRANSansWeb(FaNum)" w:hAnsi="IRANSansWeb(FaNum)" w:cs="IRANSansWeb(FaNum)"/>
            <w:b/>
            <w:bCs/>
            <w:rtl/>
            <w:rPrChange w:id="1825" w:author="Saleh Abedinezhad" w:date="2023-12-11T21:26:00Z">
              <w:rPr>
                <w:rFonts w:cs="IRANSansWeb(FaNum)"/>
                <w:rtl/>
              </w:rPr>
            </w:rPrChange>
          </w:rPr>
          <w:t xml:space="preserve"> توض</w:t>
        </w:r>
        <w:r w:rsidRPr="00B11DCD">
          <w:rPr>
            <w:rFonts w:ascii="IRANSansWeb(FaNum)" w:hAnsi="IRANSansWeb(FaNum)" w:cs="IRANSansWeb(FaNum)" w:hint="cs"/>
            <w:b/>
            <w:bCs/>
            <w:rtl/>
            <w:rPrChange w:id="1826" w:author="Saleh Abedinezhad" w:date="2023-12-11T21:26:00Z">
              <w:rPr>
                <w:rFonts w:cs="IRANSansWeb(FaNum)" w:hint="cs"/>
                <w:rtl/>
              </w:rPr>
            </w:rPrChange>
          </w:rPr>
          <w:t>ی</w:t>
        </w:r>
        <w:r w:rsidRPr="00B11DCD">
          <w:rPr>
            <w:rFonts w:ascii="IRANSansWeb(FaNum)" w:hAnsi="IRANSansWeb(FaNum)" w:cs="IRANSansWeb(FaNum)" w:hint="eastAsia"/>
            <w:b/>
            <w:bCs/>
            <w:rtl/>
            <w:rPrChange w:id="1827" w:author="Saleh Abedinezhad" w:date="2023-12-11T21:26:00Z">
              <w:rPr>
                <w:rFonts w:cs="IRANSansWeb(FaNum)" w:hint="eastAsia"/>
                <w:rtl/>
              </w:rPr>
            </w:rPrChange>
          </w:rPr>
          <w:t>حات</w:t>
        </w:r>
        <w:r w:rsidRPr="00B11DCD">
          <w:rPr>
            <w:rFonts w:ascii="IRANSansWeb(FaNum)" w:hAnsi="IRANSansWeb(FaNum)" w:cs="IRANSansWeb(FaNum)" w:hint="cs"/>
            <w:b/>
            <w:bCs/>
            <w:rtl/>
            <w:rPrChange w:id="1828" w:author="Saleh Abedinezhad" w:date="2023-12-11T21:26:00Z">
              <w:rPr>
                <w:rFonts w:cs="IRANSansWeb(FaNum)" w:hint="cs"/>
                <w:rtl/>
              </w:rPr>
            </w:rPrChange>
          </w:rPr>
          <w:t>ی</w:t>
        </w:r>
        <w:r w:rsidRPr="00B11DCD">
          <w:rPr>
            <w:rFonts w:ascii="IRANSansWeb(FaNum)" w:hAnsi="IRANSansWeb(FaNum)" w:cs="IRANSansWeb(FaNum)"/>
            <w:b/>
            <w:bCs/>
            <w:rtl/>
            <w:rPrChange w:id="1829" w:author="Saleh Abedinezhad" w:date="2023-12-11T21:26:00Z">
              <w:rPr>
                <w:rFonts w:cs="IRANSansWeb(FaNum)"/>
                <w:rtl/>
              </w:rPr>
            </w:rPrChange>
          </w:rPr>
          <w:t xml:space="preserve"> در مورد کارکرد اجزا</w:t>
        </w:r>
        <w:r w:rsidRPr="00B11DCD">
          <w:rPr>
            <w:rFonts w:ascii="IRANSansWeb(FaNum)" w:hAnsi="IRANSansWeb(FaNum)" w:cs="IRANSansWeb(FaNum)" w:hint="cs"/>
            <w:b/>
            <w:bCs/>
            <w:rtl/>
            <w:rPrChange w:id="1830" w:author="Saleh Abedinezhad" w:date="2023-12-11T21:26:00Z">
              <w:rPr>
                <w:rFonts w:cs="IRANSansWeb(FaNum)" w:hint="cs"/>
                <w:rtl/>
              </w:rPr>
            </w:rPrChange>
          </w:rPr>
          <w:t>ی</w:t>
        </w:r>
        <w:r w:rsidRPr="00B11DCD">
          <w:rPr>
            <w:rFonts w:ascii="IRANSansWeb(FaNum)" w:hAnsi="IRANSansWeb(FaNum)" w:cs="IRANSansWeb(FaNum)"/>
            <w:b/>
            <w:bCs/>
            <w:rtl/>
            <w:rPrChange w:id="1831" w:author="Saleh Abedinezhad" w:date="2023-12-11T21:26:00Z">
              <w:rPr>
                <w:rFonts w:cs="IRANSansWeb(FaNum)"/>
                <w:rtl/>
              </w:rPr>
            </w:rPrChange>
          </w:rPr>
          <w:t xml:space="preserve"> ا</w:t>
        </w:r>
        <w:r w:rsidRPr="00B11DCD">
          <w:rPr>
            <w:rFonts w:ascii="IRANSansWeb(FaNum)" w:hAnsi="IRANSansWeb(FaNum)" w:cs="IRANSansWeb(FaNum)" w:hint="cs"/>
            <w:b/>
            <w:bCs/>
            <w:rtl/>
            <w:rPrChange w:id="1832" w:author="Saleh Abedinezhad" w:date="2023-12-11T21:26:00Z">
              <w:rPr>
                <w:rFonts w:cs="IRANSansWeb(FaNum)" w:hint="cs"/>
                <w:rtl/>
              </w:rPr>
            </w:rPrChange>
          </w:rPr>
          <w:t>ی</w:t>
        </w:r>
        <w:r w:rsidRPr="00B11DCD">
          <w:rPr>
            <w:rFonts w:ascii="IRANSansWeb(FaNum)" w:hAnsi="IRANSansWeb(FaNum)" w:cs="IRANSansWeb(FaNum)" w:hint="eastAsia"/>
            <w:b/>
            <w:bCs/>
            <w:rtl/>
            <w:rPrChange w:id="1833" w:author="Saleh Abedinezhad" w:date="2023-12-11T21:26:00Z">
              <w:rPr>
                <w:rFonts w:cs="IRANSansWeb(FaNum)" w:hint="eastAsia"/>
                <w:rtl/>
              </w:rPr>
            </w:rPrChange>
          </w:rPr>
          <w:t>ن</w:t>
        </w:r>
        <w:r w:rsidRPr="00B11DCD">
          <w:rPr>
            <w:rFonts w:ascii="IRANSansWeb(FaNum)" w:hAnsi="IRANSansWeb(FaNum)" w:cs="IRANSansWeb(FaNum)"/>
            <w:b/>
            <w:bCs/>
            <w:rtl/>
            <w:rPrChange w:id="1834" w:author="Saleh Abedinezhad" w:date="2023-12-11T21:26:00Z">
              <w:rPr>
                <w:rFonts w:cs="IRANSansWeb(FaNum)"/>
                <w:rtl/>
              </w:rPr>
            </w:rPrChange>
          </w:rPr>
          <w:t xml:space="preserve"> د</w:t>
        </w:r>
        <w:r w:rsidRPr="00B11DCD">
          <w:rPr>
            <w:rFonts w:ascii="IRANSansWeb(FaNum)" w:hAnsi="IRANSansWeb(FaNum)" w:cs="IRANSansWeb(FaNum)" w:hint="cs"/>
            <w:b/>
            <w:bCs/>
            <w:rtl/>
            <w:rPrChange w:id="1835" w:author="Saleh Abedinezhad" w:date="2023-12-11T21:26:00Z">
              <w:rPr>
                <w:rFonts w:cs="IRANSansWeb(FaNum)" w:hint="cs"/>
                <w:rtl/>
              </w:rPr>
            </w:rPrChange>
          </w:rPr>
          <w:t>ی</w:t>
        </w:r>
        <w:r w:rsidRPr="00B11DCD">
          <w:rPr>
            <w:rFonts w:ascii="IRANSansWeb(FaNum)" w:hAnsi="IRANSansWeb(FaNum)" w:cs="IRANSansWeb(FaNum)" w:hint="eastAsia"/>
            <w:b/>
            <w:bCs/>
            <w:rtl/>
            <w:rPrChange w:id="1836" w:author="Saleh Abedinezhad" w:date="2023-12-11T21:26:00Z">
              <w:rPr>
                <w:rFonts w:cs="IRANSansWeb(FaNum)" w:hint="eastAsia"/>
                <w:rtl/>
              </w:rPr>
            </w:rPrChange>
          </w:rPr>
          <w:t>تاب</w:t>
        </w:r>
        <w:r w:rsidRPr="00B11DCD">
          <w:rPr>
            <w:rFonts w:ascii="IRANSansWeb(FaNum)" w:hAnsi="IRANSansWeb(FaNum)" w:cs="IRANSansWeb(FaNum)" w:hint="cs"/>
            <w:b/>
            <w:bCs/>
            <w:rtl/>
            <w:rPrChange w:id="1837" w:author="Saleh Abedinezhad" w:date="2023-12-11T21:26:00Z">
              <w:rPr>
                <w:rFonts w:cs="IRANSansWeb(FaNum)" w:hint="cs"/>
                <w:rtl/>
              </w:rPr>
            </w:rPrChange>
          </w:rPr>
          <w:t>ی</w:t>
        </w:r>
        <w:r w:rsidRPr="00B11DCD">
          <w:rPr>
            <w:rFonts w:ascii="IRANSansWeb(FaNum)" w:hAnsi="IRANSansWeb(FaNum)" w:cs="IRANSansWeb(FaNum)" w:hint="eastAsia"/>
            <w:b/>
            <w:bCs/>
            <w:rtl/>
            <w:rPrChange w:id="1838" w:author="Saleh Abedinezhad" w:date="2023-12-11T21:26:00Z">
              <w:rPr>
                <w:rFonts w:cs="IRANSansWeb(FaNum)" w:hint="eastAsia"/>
                <w:rtl/>
              </w:rPr>
            </w:rPrChange>
          </w:rPr>
          <w:t>س</w:t>
        </w:r>
        <w:r w:rsidRPr="00B11DCD">
          <w:rPr>
            <w:rFonts w:ascii="IRANSansWeb(FaNum)" w:hAnsi="IRANSansWeb(FaNum)" w:cs="IRANSansWeb(FaNum)"/>
            <w:b/>
            <w:bCs/>
            <w:rtl/>
            <w:rPrChange w:id="1839" w:author="Saleh Abedinezhad" w:date="2023-12-11T21:26:00Z">
              <w:rPr>
                <w:rFonts w:cs="IRANSansWeb(FaNum)"/>
                <w:rtl/>
              </w:rPr>
            </w:rPrChange>
          </w:rPr>
          <w:t xml:space="preserve"> آورده شده است:</w:t>
        </w:r>
      </w:ins>
    </w:p>
    <w:p w14:paraId="042F0C9D" w14:textId="77777777" w:rsidR="00B11DCD" w:rsidRPr="00B11DCD" w:rsidRDefault="00B11DCD" w:rsidP="00B11DCD">
      <w:pPr>
        <w:pStyle w:val="ListParagraph"/>
        <w:numPr>
          <w:ilvl w:val="0"/>
          <w:numId w:val="8"/>
        </w:numPr>
        <w:spacing w:after="160" w:line="259" w:lineRule="auto"/>
        <w:jc w:val="lowKashida"/>
        <w:rPr>
          <w:ins w:id="1840" w:author="Saleh Abedinezhad" w:date="2023-12-11T21:25:00Z"/>
          <w:rFonts w:ascii="IRANSansWeb(FaNum)" w:hAnsi="IRANSansWeb(FaNum)" w:cs="IRANSansWeb(FaNum)"/>
          <w:b/>
          <w:bCs/>
          <w:rtl/>
          <w:rPrChange w:id="1841" w:author="Saleh Abedinezhad" w:date="2023-12-11T21:26:00Z">
            <w:rPr>
              <w:ins w:id="1842" w:author="Saleh Abedinezhad" w:date="2023-12-11T21:25:00Z"/>
              <w:b/>
              <w:bCs/>
              <w:rtl/>
            </w:rPr>
          </w:rPrChange>
        </w:rPr>
      </w:pPr>
      <w:ins w:id="1843" w:author="Saleh Abedinezhad" w:date="2023-12-11T21:25:00Z">
        <w:r w:rsidRPr="00B11DCD">
          <w:rPr>
            <w:rFonts w:ascii="IRANSansWeb(FaNum)" w:hAnsi="IRANSansWeb(FaNum)" w:cs="IRANSansWeb(FaNum)"/>
            <w:b/>
            <w:bCs/>
            <w:rPrChange w:id="1844" w:author="Saleh Abedinezhad" w:date="2023-12-11T21:26:00Z">
              <w:rPr>
                <w:b/>
                <w:bCs/>
              </w:rPr>
            </w:rPrChange>
          </w:rPr>
          <w:t>Customers</w:t>
        </w:r>
        <w:r w:rsidRPr="00B11DCD">
          <w:rPr>
            <w:rFonts w:ascii="IRANSansWeb(FaNum)" w:hAnsi="IRANSansWeb(FaNum)" w:cs="IRANSansWeb(FaNum)"/>
            <w:b/>
            <w:bCs/>
            <w:rtl/>
            <w:rPrChange w:id="1845" w:author="Saleh Abedinezhad" w:date="2023-12-11T21:26:00Z">
              <w:rPr>
                <w:b/>
                <w:bCs/>
                <w:rtl/>
              </w:rPr>
            </w:rPrChange>
          </w:rPr>
          <w:t xml:space="preserve"> (مشتر</w:t>
        </w:r>
        <w:r w:rsidRPr="00B11DCD">
          <w:rPr>
            <w:rFonts w:ascii="IRANSansWeb(FaNum)" w:hAnsi="IRANSansWeb(FaNum)" w:cs="IRANSansWeb(FaNum)" w:hint="cs"/>
            <w:b/>
            <w:bCs/>
            <w:rtl/>
            <w:rPrChange w:id="1846" w:author="Saleh Abedinezhad" w:date="2023-12-11T21:26:00Z">
              <w:rPr>
                <w:rFonts w:hint="cs"/>
                <w:b/>
                <w:bCs/>
                <w:rtl/>
              </w:rPr>
            </w:rPrChange>
          </w:rPr>
          <w:t>ی</w:t>
        </w:r>
        <w:r w:rsidRPr="00B11DCD">
          <w:rPr>
            <w:rFonts w:ascii="IRANSansWeb(FaNum)" w:hAnsi="IRANSansWeb(FaNum)" w:cs="IRANSansWeb(FaNum)" w:hint="eastAsia"/>
            <w:b/>
            <w:bCs/>
            <w:rtl/>
            <w:rPrChange w:id="1847" w:author="Saleh Abedinezhad" w:date="2023-12-11T21:26:00Z">
              <w:rPr>
                <w:rFonts w:hint="eastAsia"/>
                <w:b/>
                <w:bCs/>
                <w:rtl/>
              </w:rPr>
            </w:rPrChange>
          </w:rPr>
          <w:t>ان</w:t>
        </w:r>
        <w:r w:rsidRPr="00B11DCD">
          <w:rPr>
            <w:rFonts w:ascii="IRANSansWeb(FaNum)" w:hAnsi="IRANSansWeb(FaNum)" w:cs="IRANSansWeb(FaNum)"/>
            <w:b/>
            <w:bCs/>
            <w:rtl/>
            <w:rPrChange w:id="1848" w:author="Saleh Abedinezhad" w:date="2023-12-11T21:26:00Z">
              <w:rPr>
                <w:b/>
                <w:bCs/>
                <w:rtl/>
              </w:rPr>
            </w:rPrChange>
          </w:rPr>
          <w:t>):</w:t>
        </w:r>
      </w:ins>
    </w:p>
    <w:p w14:paraId="1C039B3C" w14:textId="77777777" w:rsidR="00B11DCD" w:rsidRPr="00B11DCD" w:rsidRDefault="00B11DCD" w:rsidP="00B11DCD">
      <w:pPr>
        <w:pStyle w:val="ListParagraph"/>
        <w:numPr>
          <w:ilvl w:val="1"/>
          <w:numId w:val="8"/>
        </w:numPr>
        <w:spacing w:after="160" w:line="259" w:lineRule="auto"/>
        <w:jc w:val="lowKashida"/>
        <w:rPr>
          <w:ins w:id="1849" w:author="Saleh Abedinezhad" w:date="2023-12-11T21:25:00Z"/>
          <w:rFonts w:ascii="IRANSansWeb(FaNum)" w:hAnsi="IRANSansWeb(FaNum)" w:cs="IRANSansWeb(FaNum)"/>
          <w:rtl/>
          <w:rPrChange w:id="1850" w:author="Saleh Abedinezhad" w:date="2023-12-11T21:26:00Z">
            <w:rPr>
              <w:ins w:id="1851" w:author="Saleh Abedinezhad" w:date="2023-12-11T21:25:00Z"/>
              <w:rtl/>
            </w:rPr>
          </w:rPrChange>
        </w:rPr>
      </w:pPr>
      <w:ins w:id="1852" w:author="Saleh Abedinezhad" w:date="2023-12-11T21:25:00Z">
        <w:r w:rsidRPr="00B11DCD">
          <w:rPr>
            <w:rFonts w:ascii="IRANSansWeb(FaNum)" w:hAnsi="IRANSansWeb(FaNum)" w:cs="IRANSansWeb(FaNum)"/>
            <w:rtl/>
            <w:rPrChange w:id="1853" w:author="Saleh Abedinezhad" w:date="2023-12-11T21:26:00Z">
              <w:rPr>
                <w:rtl/>
              </w:rPr>
            </w:rPrChange>
          </w:rPr>
          <w:t>اطلاعات مشتر</w:t>
        </w:r>
        <w:r w:rsidRPr="00B11DCD">
          <w:rPr>
            <w:rFonts w:ascii="IRANSansWeb(FaNum)" w:hAnsi="IRANSansWeb(FaNum)" w:cs="IRANSansWeb(FaNum)" w:hint="cs"/>
            <w:rtl/>
            <w:rPrChange w:id="1854" w:author="Saleh Abedinezhad" w:date="2023-12-11T21:26:00Z">
              <w:rPr>
                <w:rFonts w:hint="cs"/>
                <w:rtl/>
              </w:rPr>
            </w:rPrChange>
          </w:rPr>
          <w:t>ی</w:t>
        </w:r>
        <w:r w:rsidRPr="00B11DCD">
          <w:rPr>
            <w:rFonts w:ascii="IRANSansWeb(FaNum)" w:hAnsi="IRANSansWeb(FaNum)" w:cs="IRANSansWeb(FaNum)" w:hint="eastAsia"/>
            <w:rtl/>
            <w:rPrChange w:id="1855" w:author="Saleh Abedinezhad" w:date="2023-12-11T21:26:00Z">
              <w:rPr>
                <w:rFonts w:hint="eastAsia"/>
                <w:rtl/>
              </w:rPr>
            </w:rPrChange>
          </w:rPr>
          <w:t>ان</w:t>
        </w:r>
        <w:r w:rsidRPr="00B11DCD">
          <w:rPr>
            <w:rFonts w:ascii="IRANSansWeb(FaNum)" w:hAnsi="IRANSansWeb(FaNum)" w:cs="IRANSansWeb(FaNum)"/>
            <w:rtl/>
            <w:rPrChange w:id="1856" w:author="Saleh Abedinezhad" w:date="2023-12-11T21:26:00Z">
              <w:rPr>
                <w:rtl/>
              </w:rPr>
            </w:rPrChange>
          </w:rPr>
          <w:t xml:space="preserve"> نظ</w:t>
        </w:r>
        <w:r w:rsidRPr="00B11DCD">
          <w:rPr>
            <w:rFonts w:ascii="IRANSansWeb(FaNum)" w:hAnsi="IRANSansWeb(FaNum)" w:cs="IRANSansWeb(FaNum)" w:hint="cs"/>
            <w:rtl/>
            <w:rPrChange w:id="1857" w:author="Saleh Abedinezhad" w:date="2023-12-11T21:26:00Z">
              <w:rPr>
                <w:rFonts w:hint="cs"/>
                <w:rtl/>
              </w:rPr>
            </w:rPrChange>
          </w:rPr>
          <w:t>ی</w:t>
        </w:r>
        <w:r w:rsidRPr="00B11DCD">
          <w:rPr>
            <w:rFonts w:ascii="IRANSansWeb(FaNum)" w:hAnsi="IRANSansWeb(FaNum)" w:cs="IRANSansWeb(FaNum)" w:hint="eastAsia"/>
            <w:rtl/>
            <w:rPrChange w:id="1858" w:author="Saleh Abedinezhad" w:date="2023-12-11T21:26:00Z">
              <w:rPr>
                <w:rFonts w:hint="eastAsia"/>
                <w:rtl/>
              </w:rPr>
            </w:rPrChange>
          </w:rPr>
          <w:t>ر</w:t>
        </w:r>
        <w:r w:rsidRPr="00B11DCD">
          <w:rPr>
            <w:rFonts w:ascii="IRANSansWeb(FaNum)" w:hAnsi="IRANSansWeb(FaNum)" w:cs="IRANSansWeb(FaNum)"/>
            <w:rtl/>
            <w:rPrChange w:id="1859" w:author="Saleh Abedinezhad" w:date="2023-12-11T21:26:00Z">
              <w:rPr>
                <w:rtl/>
              </w:rPr>
            </w:rPrChange>
          </w:rPr>
          <w:t xml:space="preserve"> نام، نام خانوادگ</w:t>
        </w:r>
        <w:r w:rsidRPr="00B11DCD">
          <w:rPr>
            <w:rFonts w:ascii="IRANSansWeb(FaNum)" w:hAnsi="IRANSansWeb(FaNum)" w:cs="IRANSansWeb(FaNum)" w:hint="cs"/>
            <w:rtl/>
            <w:rPrChange w:id="1860" w:author="Saleh Abedinezhad" w:date="2023-12-11T21:26:00Z">
              <w:rPr>
                <w:rFonts w:hint="cs"/>
                <w:rtl/>
              </w:rPr>
            </w:rPrChange>
          </w:rPr>
          <w:t>ی</w:t>
        </w:r>
        <w:r w:rsidRPr="00B11DCD">
          <w:rPr>
            <w:rFonts w:ascii="IRANSansWeb(FaNum)" w:hAnsi="IRANSansWeb(FaNum)" w:cs="IRANSansWeb(FaNum)" w:hint="eastAsia"/>
            <w:rtl/>
            <w:rPrChange w:id="1861" w:author="Saleh Abedinezhad" w:date="2023-12-11T21:26:00Z">
              <w:rPr>
                <w:rFonts w:hint="eastAsia"/>
                <w:rtl/>
              </w:rPr>
            </w:rPrChange>
          </w:rPr>
          <w:t>،</w:t>
        </w:r>
        <w:r w:rsidRPr="00B11DCD">
          <w:rPr>
            <w:rFonts w:ascii="IRANSansWeb(FaNum)" w:hAnsi="IRANSansWeb(FaNum)" w:cs="IRANSansWeb(FaNum)"/>
            <w:rtl/>
            <w:rPrChange w:id="1862" w:author="Saleh Abedinezhad" w:date="2023-12-11T21:26:00Z">
              <w:rPr>
                <w:rtl/>
              </w:rPr>
            </w:rPrChange>
          </w:rPr>
          <w:t xml:space="preserve"> تار</w:t>
        </w:r>
        <w:r w:rsidRPr="00B11DCD">
          <w:rPr>
            <w:rFonts w:ascii="IRANSansWeb(FaNum)" w:hAnsi="IRANSansWeb(FaNum)" w:cs="IRANSansWeb(FaNum)" w:hint="cs"/>
            <w:rtl/>
            <w:rPrChange w:id="1863" w:author="Saleh Abedinezhad" w:date="2023-12-11T21:26:00Z">
              <w:rPr>
                <w:rFonts w:hint="cs"/>
                <w:rtl/>
              </w:rPr>
            </w:rPrChange>
          </w:rPr>
          <w:t>ی</w:t>
        </w:r>
        <w:r w:rsidRPr="00B11DCD">
          <w:rPr>
            <w:rFonts w:ascii="IRANSansWeb(FaNum)" w:hAnsi="IRANSansWeb(FaNum)" w:cs="IRANSansWeb(FaNum)" w:hint="eastAsia"/>
            <w:rtl/>
            <w:rPrChange w:id="1864" w:author="Saleh Abedinezhad" w:date="2023-12-11T21:26:00Z">
              <w:rPr>
                <w:rFonts w:hint="eastAsia"/>
                <w:rtl/>
              </w:rPr>
            </w:rPrChange>
          </w:rPr>
          <w:t>خ</w:t>
        </w:r>
        <w:r w:rsidRPr="00B11DCD">
          <w:rPr>
            <w:rFonts w:ascii="IRANSansWeb(FaNum)" w:hAnsi="IRANSansWeb(FaNum)" w:cs="IRANSansWeb(FaNum)"/>
            <w:rtl/>
            <w:rPrChange w:id="1865" w:author="Saleh Abedinezhad" w:date="2023-12-11T21:26:00Z">
              <w:rPr>
                <w:rtl/>
              </w:rPr>
            </w:rPrChange>
          </w:rPr>
          <w:t xml:space="preserve"> ا</w:t>
        </w:r>
        <w:r w:rsidRPr="00B11DCD">
          <w:rPr>
            <w:rFonts w:ascii="IRANSansWeb(FaNum)" w:hAnsi="IRANSansWeb(FaNum)" w:cs="IRANSansWeb(FaNum)" w:hint="cs"/>
            <w:rtl/>
            <w:rPrChange w:id="1866" w:author="Saleh Abedinezhad" w:date="2023-12-11T21:26:00Z">
              <w:rPr>
                <w:rFonts w:hint="cs"/>
                <w:rtl/>
              </w:rPr>
            </w:rPrChange>
          </w:rPr>
          <w:t>ی</w:t>
        </w:r>
        <w:r w:rsidRPr="00B11DCD">
          <w:rPr>
            <w:rFonts w:ascii="IRANSansWeb(FaNum)" w:hAnsi="IRANSansWeb(FaNum)" w:cs="IRANSansWeb(FaNum)" w:hint="eastAsia"/>
            <w:rtl/>
            <w:rPrChange w:id="1867" w:author="Saleh Abedinezhad" w:date="2023-12-11T21:26:00Z">
              <w:rPr>
                <w:rFonts w:hint="eastAsia"/>
                <w:rtl/>
              </w:rPr>
            </w:rPrChange>
          </w:rPr>
          <w:t>جاد</w:t>
        </w:r>
        <w:r w:rsidRPr="00B11DCD">
          <w:rPr>
            <w:rFonts w:ascii="IRANSansWeb(FaNum)" w:hAnsi="IRANSansWeb(FaNum)" w:cs="IRANSansWeb(FaNum)"/>
            <w:rtl/>
            <w:rPrChange w:id="1868" w:author="Saleh Abedinezhad" w:date="2023-12-11T21:26:00Z">
              <w:rPr>
                <w:rtl/>
              </w:rPr>
            </w:rPrChange>
          </w:rPr>
          <w:t xml:space="preserve"> حساب، کشور، استان، شهر، آدرس، و کد پست</w:t>
        </w:r>
        <w:r w:rsidRPr="00B11DCD">
          <w:rPr>
            <w:rFonts w:ascii="IRANSansWeb(FaNum)" w:hAnsi="IRANSansWeb(FaNum)" w:cs="IRANSansWeb(FaNum)" w:hint="cs"/>
            <w:rtl/>
            <w:rPrChange w:id="1869" w:author="Saleh Abedinezhad" w:date="2023-12-11T21:26:00Z">
              <w:rPr>
                <w:rFonts w:hint="cs"/>
                <w:rtl/>
              </w:rPr>
            </w:rPrChange>
          </w:rPr>
          <w:t>ی</w:t>
        </w:r>
        <w:r w:rsidRPr="00B11DCD">
          <w:rPr>
            <w:rFonts w:ascii="IRANSansWeb(FaNum)" w:hAnsi="IRANSansWeb(FaNum)" w:cs="IRANSansWeb(FaNum)"/>
            <w:rtl/>
            <w:rPrChange w:id="1870" w:author="Saleh Abedinezhad" w:date="2023-12-11T21:26:00Z">
              <w:rPr>
                <w:rtl/>
              </w:rPr>
            </w:rPrChange>
          </w:rPr>
          <w:t xml:space="preserve"> در جدول `</w:t>
        </w:r>
        <w:r w:rsidRPr="00B11DCD">
          <w:rPr>
            <w:rFonts w:ascii="IRANSansWeb(FaNum)" w:hAnsi="IRANSansWeb(FaNum)" w:cs="IRANSansWeb(FaNum)"/>
            <w:rPrChange w:id="1871" w:author="Saleh Abedinezhad" w:date="2023-12-11T21:26:00Z">
              <w:rPr/>
            </w:rPrChange>
          </w:rPr>
          <w:t>Customers</w:t>
        </w:r>
        <w:r w:rsidRPr="00B11DCD">
          <w:rPr>
            <w:rFonts w:ascii="IRANSansWeb(FaNum)" w:hAnsi="IRANSansWeb(FaNum)" w:cs="IRANSansWeb(FaNum)"/>
            <w:rtl/>
            <w:rPrChange w:id="1872" w:author="Saleh Abedinezhad" w:date="2023-12-11T21:26:00Z">
              <w:rPr>
                <w:rtl/>
              </w:rPr>
            </w:rPrChange>
          </w:rPr>
          <w:t>` ذخ</w:t>
        </w:r>
        <w:r w:rsidRPr="00B11DCD">
          <w:rPr>
            <w:rFonts w:ascii="IRANSansWeb(FaNum)" w:hAnsi="IRANSansWeb(FaNum)" w:cs="IRANSansWeb(FaNum)" w:hint="cs"/>
            <w:rtl/>
            <w:rPrChange w:id="1873" w:author="Saleh Abedinezhad" w:date="2023-12-11T21:26:00Z">
              <w:rPr>
                <w:rFonts w:hint="cs"/>
                <w:rtl/>
              </w:rPr>
            </w:rPrChange>
          </w:rPr>
          <w:t>ی</w:t>
        </w:r>
        <w:r w:rsidRPr="00B11DCD">
          <w:rPr>
            <w:rFonts w:ascii="IRANSansWeb(FaNum)" w:hAnsi="IRANSansWeb(FaNum)" w:cs="IRANSansWeb(FaNum)" w:hint="eastAsia"/>
            <w:rtl/>
            <w:rPrChange w:id="1874" w:author="Saleh Abedinezhad" w:date="2023-12-11T21:26:00Z">
              <w:rPr>
                <w:rFonts w:hint="eastAsia"/>
                <w:rtl/>
              </w:rPr>
            </w:rPrChange>
          </w:rPr>
          <w:t>ره</w:t>
        </w:r>
        <w:r w:rsidRPr="00B11DCD">
          <w:rPr>
            <w:rFonts w:ascii="IRANSansWeb(FaNum)" w:hAnsi="IRANSansWeb(FaNum)" w:cs="IRANSansWeb(FaNum)"/>
            <w:rtl/>
            <w:rPrChange w:id="1875" w:author="Saleh Abedinezhad" w:date="2023-12-11T21:26:00Z">
              <w:rPr>
                <w:rtl/>
              </w:rPr>
            </w:rPrChange>
          </w:rPr>
          <w:t xml:space="preserve"> م</w:t>
        </w:r>
        <w:r w:rsidRPr="00B11DCD">
          <w:rPr>
            <w:rFonts w:ascii="IRANSansWeb(FaNum)" w:hAnsi="IRANSansWeb(FaNum)" w:cs="IRANSansWeb(FaNum)" w:hint="cs"/>
            <w:rtl/>
            <w:rPrChange w:id="1876" w:author="Saleh Abedinezhad" w:date="2023-12-11T21:26:00Z">
              <w:rPr>
                <w:rFonts w:hint="cs"/>
                <w:rtl/>
              </w:rPr>
            </w:rPrChange>
          </w:rPr>
          <w:t>ی‌</w:t>
        </w:r>
        <w:r w:rsidRPr="00B11DCD">
          <w:rPr>
            <w:rFonts w:ascii="IRANSansWeb(FaNum)" w:hAnsi="IRANSansWeb(FaNum)" w:cs="IRANSansWeb(FaNum)" w:hint="eastAsia"/>
            <w:rtl/>
            <w:rPrChange w:id="1877" w:author="Saleh Abedinezhad" w:date="2023-12-11T21:26:00Z">
              <w:rPr>
                <w:rFonts w:hint="eastAsia"/>
                <w:rtl/>
              </w:rPr>
            </w:rPrChange>
          </w:rPr>
          <w:t>شوند</w:t>
        </w:r>
        <w:r w:rsidRPr="00B11DCD">
          <w:rPr>
            <w:rFonts w:ascii="IRANSansWeb(FaNum)" w:hAnsi="IRANSansWeb(FaNum)" w:cs="IRANSansWeb(FaNum)"/>
            <w:rtl/>
            <w:rPrChange w:id="1878" w:author="Saleh Abedinezhad" w:date="2023-12-11T21:26:00Z">
              <w:rPr>
                <w:rtl/>
              </w:rPr>
            </w:rPrChange>
          </w:rPr>
          <w:t>.</w:t>
        </w:r>
      </w:ins>
    </w:p>
    <w:p w14:paraId="5167091D" w14:textId="77777777" w:rsidR="00B11DCD" w:rsidRPr="00B11DCD" w:rsidRDefault="00B11DCD" w:rsidP="00B11DCD">
      <w:pPr>
        <w:pStyle w:val="ListParagraph"/>
        <w:numPr>
          <w:ilvl w:val="1"/>
          <w:numId w:val="8"/>
        </w:numPr>
        <w:spacing w:after="160" w:line="259" w:lineRule="auto"/>
        <w:jc w:val="lowKashida"/>
        <w:rPr>
          <w:ins w:id="1879" w:author="Saleh Abedinezhad" w:date="2023-12-11T21:25:00Z"/>
          <w:rFonts w:ascii="IRANSansWeb(FaNum)" w:hAnsi="IRANSansWeb(FaNum)" w:cs="IRANSansWeb(FaNum)"/>
          <w:rtl/>
          <w:rPrChange w:id="1880" w:author="Saleh Abedinezhad" w:date="2023-12-11T21:26:00Z">
            <w:rPr>
              <w:ins w:id="1881" w:author="Saleh Abedinezhad" w:date="2023-12-11T21:25:00Z"/>
              <w:rtl/>
            </w:rPr>
          </w:rPrChange>
        </w:rPr>
      </w:pPr>
      <w:ins w:id="1882" w:author="Saleh Abedinezhad" w:date="2023-12-11T21:25:00Z">
        <w:r w:rsidRPr="00B11DCD">
          <w:rPr>
            <w:rFonts w:ascii="IRANSansWeb(FaNum)" w:hAnsi="IRANSansWeb(FaNum)" w:cs="IRANSansWeb(FaNum)"/>
            <w:rtl/>
            <w:rPrChange w:id="1883" w:author="Saleh Abedinezhad" w:date="2023-12-11T21:26:00Z">
              <w:rPr>
                <w:rtl/>
              </w:rPr>
            </w:rPrChange>
          </w:rPr>
          <w:t>هر مشتر</w:t>
        </w:r>
        <w:r w:rsidRPr="00B11DCD">
          <w:rPr>
            <w:rFonts w:ascii="IRANSansWeb(FaNum)" w:hAnsi="IRANSansWeb(FaNum)" w:cs="IRANSansWeb(FaNum)" w:hint="cs"/>
            <w:rtl/>
            <w:rPrChange w:id="1884" w:author="Saleh Abedinezhad" w:date="2023-12-11T21:26:00Z">
              <w:rPr>
                <w:rFonts w:hint="cs"/>
                <w:rtl/>
              </w:rPr>
            </w:rPrChange>
          </w:rPr>
          <w:t>ی</w:t>
        </w:r>
        <w:r w:rsidRPr="00B11DCD">
          <w:rPr>
            <w:rFonts w:ascii="IRANSansWeb(FaNum)" w:hAnsi="IRANSansWeb(FaNum)" w:cs="IRANSansWeb(FaNum)"/>
            <w:rtl/>
            <w:rPrChange w:id="1885" w:author="Saleh Abedinezhad" w:date="2023-12-11T21:26:00Z">
              <w:rPr>
                <w:rtl/>
              </w:rPr>
            </w:rPrChange>
          </w:rPr>
          <w:t xml:space="preserve"> دارا</w:t>
        </w:r>
        <w:r w:rsidRPr="00B11DCD">
          <w:rPr>
            <w:rFonts w:ascii="IRANSansWeb(FaNum)" w:hAnsi="IRANSansWeb(FaNum)" w:cs="IRANSansWeb(FaNum)" w:hint="cs"/>
            <w:rtl/>
            <w:rPrChange w:id="1886" w:author="Saleh Abedinezhad" w:date="2023-12-11T21:26:00Z">
              <w:rPr>
                <w:rFonts w:hint="cs"/>
                <w:rtl/>
              </w:rPr>
            </w:rPrChange>
          </w:rPr>
          <w:t>ی</w:t>
        </w:r>
        <w:r w:rsidRPr="00B11DCD">
          <w:rPr>
            <w:rFonts w:ascii="IRANSansWeb(FaNum)" w:hAnsi="IRANSansWeb(FaNum)" w:cs="IRANSansWeb(FaNum)"/>
            <w:rtl/>
            <w:rPrChange w:id="1887" w:author="Saleh Abedinezhad" w:date="2023-12-11T21:26:00Z">
              <w:rPr>
                <w:rtl/>
              </w:rPr>
            </w:rPrChange>
          </w:rPr>
          <w:t xml:space="preserve"> </w:t>
        </w:r>
        <w:r w:rsidRPr="00B11DCD">
          <w:rPr>
            <w:rFonts w:ascii="IRANSansWeb(FaNum)" w:hAnsi="IRANSansWeb(FaNum)" w:cs="IRANSansWeb(FaNum)" w:hint="cs"/>
            <w:rtl/>
            <w:rPrChange w:id="1888" w:author="Saleh Abedinezhad" w:date="2023-12-11T21:26:00Z">
              <w:rPr>
                <w:rFonts w:hint="cs"/>
                <w:rtl/>
              </w:rPr>
            </w:rPrChange>
          </w:rPr>
          <w:t>ی</w:t>
        </w:r>
        <w:r w:rsidRPr="00B11DCD">
          <w:rPr>
            <w:rFonts w:ascii="IRANSansWeb(FaNum)" w:hAnsi="IRANSansWeb(FaNum)" w:cs="IRANSansWeb(FaNum)" w:hint="eastAsia"/>
            <w:rtl/>
            <w:rPrChange w:id="1889" w:author="Saleh Abedinezhad" w:date="2023-12-11T21:26:00Z">
              <w:rPr>
                <w:rFonts w:hint="eastAsia"/>
                <w:rtl/>
              </w:rPr>
            </w:rPrChange>
          </w:rPr>
          <w:t>ک</w:t>
        </w:r>
        <w:r w:rsidRPr="00B11DCD">
          <w:rPr>
            <w:rFonts w:ascii="IRANSansWeb(FaNum)" w:hAnsi="IRANSansWeb(FaNum)" w:cs="IRANSansWeb(FaNum)"/>
            <w:rtl/>
            <w:rPrChange w:id="1890" w:author="Saleh Abedinezhad" w:date="2023-12-11T21:26:00Z">
              <w:rPr>
                <w:rtl/>
              </w:rPr>
            </w:rPrChange>
          </w:rPr>
          <w:t xml:space="preserve"> شناسه </w:t>
        </w:r>
        <w:r w:rsidRPr="00B11DCD">
          <w:rPr>
            <w:rFonts w:ascii="IRANSansWeb(FaNum)" w:hAnsi="IRANSansWeb(FaNum)" w:cs="IRANSansWeb(FaNum)" w:hint="cs"/>
            <w:rtl/>
            <w:rPrChange w:id="1891" w:author="Saleh Abedinezhad" w:date="2023-12-11T21:26:00Z">
              <w:rPr>
                <w:rFonts w:hint="cs"/>
                <w:rtl/>
              </w:rPr>
            </w:rPrChange>
          </w:rPr>
          <w:t>ی</w:t>
        </w:r>
        <w:r w:rsidRPr="00B11DCD">
          <w:rPr>
            <w:rFonts w:ascii="IRANSansWeb(FaNum)" w:hAnsi="IRANSansWeb(FaNum)" w:cs="IRANSansWeb(FaNum)" w:hint="eastAsia"/>
            <w:rtl/>
            <w:rPrChange w:id="1892" w:author="Saleh Abedinezhad" w:date="2023-12-11T21:26:00Z">
              <w:rPr>
                <w:rFonts w:hint="eastAsia"/>
                <w:rtl/>
              </w:rPr>
            </w:rPrChange>
          </w:rPr>
          <w:t>کتا</w:t>
        </w:r>
        <w:r w:rsidRPr="00B11DCD">
          <w:rPr>
            <w:rFonts w:ascii="IRANSansWeb(FaNum)" w:hAnsi="IRANSansWeb(FaNum)" w:cs="IRANSansWeb(FaNum)"/>
            <w:rtl/>
            <w:rPrChange w:id="1893" w:author="Saleh Abedinezhad" w:date="2023-12-11T21:26:00Z">
              <w:rPr>
                <w:rtl/>
              </w:rPr>
            </w:rPrChange>
          </w:rPr>
          <w:t xml:space="preserve"> (`</w:t>
        </w:r>
        <w:r w:rsidRPr="00B11DCD">
          <w:rPr>
            <w:rFonts w:ascii="IRANSansWeb(FaNum)" w:hAnsi="IRANSansWeb(FaNum)" w:cs="IRANSansWeb(FaNum)"/>
            <w:rPrChange w:id="1894" w:author="Saleh Abedinezhad" w:date="2023-12-11T21:26:00Z">
              <w:rPr/>
            </w:rPrChange>
          </w:rPr>
          <w:t>CustomerId</w:t>
        </w:r>
        <w:r w:rsidRPr="00B11DCD">
          <w:rPr>
            <w:rFonts w:ascii="IRANSansWeb(FaNum)" w:hAnsi="IRANSansWeb(FaNum)" w:cs="IRANSansWeb(FaNum)"/>
            <w:rtl/>
            <w:rPrChange w:id="1895" w:author="Saleh Abedinezhad" w:date="2023-12-11T21:26:00Z">
              <w:rPr>
                <w:rtl/>
              </w:rPr>
            </w:rPrChange>
          </w:rPr>
          <w:t>`) است.</w:t>
        </w:r>
      </w:ins>
    </w:p>
    <w:p w14:paraId="78D57FD7" w14:textId="77777777" w:rsidR="00B11DCD" w:rsidRPr="00B11DCD" w:rsidRDefault="00B11DCD" w:rsidP="00B11DCD">
      <w:pPr>
        <w:pStyle w:val="ListParagraph"/>
        <w:numPr>
          <w:ilvl w:val="0"/>
          <w:numId w:val="8"/>
        </w:numPr>
        <w:spacing w:after="160" w:line="259" w:lineRule="auto"/>
        <w:jc w:val="lowKashida"/>
        <w:rPr>
          <w:ins w:id="1896" w:author="Saleh Abedinezhad" w:date="2023-12-11T21:25:00Z"/>
          <w:rFonts w:ascii="IRANSansWeb(FaNum)" w:hAnsi="IRANSansWeb(FaNum)" w:cs="IRANSansWeb(FaNum)"/>
          <w:b/>
          <w:bCs/>
          <w:rtl/>
          <w:rPrChange w:id="1897" w:author="Saleh Abedinezhad" w:date="2023-12-11T21:26:00Z">
            <w:rPr>
              <w:ins w:id="1898" w:author="Saleh Abedinezhad" w:date="2023-12-11T21:25:00Z"/>
              <w:b/>
              <w:bCs/>
              <w:rtl/>
            </w:rPr>
          </w:rPrChange>
        </w:rPr>
      </w:pPr>
      <w:ins w:id="1899" w:author="Saleh Abedinezhad" w:date="2023-12-11T21:25:00Z">
        <w:r w:rsidRPr="00B11DCD">
          <w:rPr>
            <w:rFonts w:ascii="IRANSansWeb(FaNum)" w:hAnsi="IRANSansWeb(FaNum)" w:cs="IRANSansWeb(FaNum)"/>
            <w:b/>
            <w:bCs/>
            <w:rPrChange w:id="1900" w:author="Saleh Abedinezhad" w:date="2023-12-11T21:26:00Z">
              <w:rPr>
                <w:b/>
                <w:bCs/>
              </w:rPr>
            </w:rPrChange>
          </w:rPr>
          <w:t>CustomerEmails</w:t>
        </w:r>
        <w:r w:rsidRPr="00B11DCD">
          <w:rPr>
            <w:rFonts w:ascii="IRANSansWeb(FaNum)" w:hAnsi="IRANSansWeb(FaNum)" w:cs="IRANSansWeb(FaNum)"/>
            <w:b/>
            <w:bCs/>
            <w:rtl/>
            <w:rPrChange w:id="1901" w:author="Saleh Abedinezhad" w:date="2023-12-11T21:26:00Z">
              <w:rPr>
                <w:b/>
                <w:bCs/>
                <w:rtl/>
              </w:rPr>
            </w:rPrChange>
          </w:rPr>
          <w:t xml:space="preserve"> (ا</w:t>
        </w:r>
        <w:r w:rsidRPr="00B11DCD">
          <w:rPr>
            <w:rFonts w:ascii="IRANSansWeb(FaNum)" w:hAnsi="IRANSansWeb(FaNum)" w:cs="IRANSansWeb(FaNum)" w:hint="cs"/>
            <w:b/>
            <w:bCs/>
            <w:rtl/>
            <w:rPrChange w:id="1902" w:author="Saleh Abedinezhad" w:date="2023-12-11T21:26:00Z">
              <w:rPr>
                <w:rFonts w:hint="cs"/>
                <w:b/>
                <w:bCs/>
                <w:rtl/>
              </w:rPr>
            </w:rPrChange>
          </w:rPr>
          <w:t>ی</w:t>
        </w:r>
        <w:r w:rsidRPr="00B11DCD">
          <w:rPr>
            <w:rFonts w:ascii="IRANSansWeb(FaNum)" w:hAnsi="IRANSansWeb(FaNum)" w:cs="IRANSansWeb(FaNum)" w:hint="eastAsia"/>
            <w:b/>
            <w:bCs/>
            <w:rtl/>
            <w:rPrChange w:id="1903" w:author="Saleh Abedinezhad" w:date="2023-12-11T21:26:00Z">
              <w:rPr>
                <w:rFonts w:hint="eastAsia"/>
                <w:b/>
                <w:bCs/>
                <w:rtl/>
              </w:rPr>
            </w:rPrChange>
          </w:rPr>
          <w:t>م</w:t>
        </w:r>
        <w:r w:rsidRPr="00B11DCD">
          <w:rPr>
            <w:rFonts w:ascii="IRANSansWeb(FaNum)" w:hAnsi="IRANSansWeb(FaNum)" w:cs="IRANSansWeb(FaNum)" w:hint="cs"/>
            <w:b/>
            <w:bCs/>
            <w:rtl/>
            <w:rPrChange w:id="1904" w:author="Saleh Abedinezhad" w:date="2023-12-11T21:26:00Z">
              <w:rPr>
                <w:rFonts w:hint="cs"/>
                <w:b/>
                <w:bCs/>
                <w:rtl/>
              </w:rPr>
            </w:rPrChange>
          </w:rPr>
          <w:t>ی</w:t>
        </w:r>
        <w:r w:rsidRPr="00B11DCD">
          <w:rPr>
            <w:rFonts w:ascii="IRANSansWeb(FaNum)" w:hAnsi="IRANSansWeb(FaNum)" w:cs="IRANSansWeb(FaNum)" w:hint="eastAsia"/>
            <w:b/>
            <w:bCs/>
            <w:rtl/>
            <w:rPrChange w:id="1905" w:author="Saleh Abedinezhad" w:date="2023-12-11T21:26:00Z">
              <w:rPr>
                <w:rFonts w:hint="eastAsia"/>
                <w:b/>
                <w:bCs/>
                <w:rtl/>
              </w:rPr>
            </w:rPrChange>
          </w:rPr>
          <w:t>ل‌ها</w:t>
        </w:r>
        <w:r w:rsidRPr="00B11DCD">
          <w:rPr>
            <w:rFonts w:ascii="IRANSansWeb(FaNum)" w:hAnsi="IRANSansWeb(FaNum)" w:cs="IRANSansWeb(FaNum)" w:hint="cs"/>
            <w:b/>
            <w:bCs/>
            <w:rtl/>
            <w:rPrChange w:id="1906" w:author="Saleh Abedinezhad" w:date="2023-12-11T21:26:00Z">
              <w:rPr>
                <w:rFonts w:hint="cs"/>
                <w:b/>
                <w:bCs/>
                <w:rtl/>
              </w:rPr>
            </w:rPrChange>
          </w:rPr>
          <w:t>ی</w:t>
        </w:r>
        <w:r w:rsidRPr="00B11DCD">
          <w:rPr>
            <w:rFonts w:ascii="IRANSansWeb(FaNum)" w:hAnsi="IRANSansWeb(FaNum)" w:cs="IRANSansWeb(FaNum)"/>
            <w:b/>
            <w:bCs/>
            <w:rtl/>
            <w:rPrChange w:id="1907" w:author="Saleh Abedinezhad" w:date="2023-12-11T21:26:00Z">
              <w:rPr>
                <w:b/>
                <w:bCs/>
                <w:rtl/>
              </w:rPr>
            </w:rPrChange>
          </w:rPr>
          <w:t xml:space="preserve"> مشتر</w:t>
        </w:r>
        <w:r w:rsidRPr="00B11DCD">
          <w:rPr>
            <w:rFonts w:ascii="IRANSansWeb(FaNum)" w:hAnsi="IRANSansWeb(FaNum)" w:cs="IRANSansWeb(FaNum)" w:hint="cs"/>
            <w:b/>
            <w:bCs/>
            <w:rtl/>
            <w:rPrChange w:id="1908" w:author="Saleh Abedinezhad" w:date="2023-12-11T21:26:00Z">
              <w:rPr>
                <w:rFonts w:hint="cs"/>
                <w:b/>
                <w:bCs/>
                <w:rtl/>
              </w:rPr>
            </w:rPrChange>
          </w:rPr>
          <w:t>ی</w:t>
        </w:r>
        <w:r w:rsidRPr="00B11DCD">
          <w:rPr>
            <w:rFonts w:ascii="IRANSansWeb(FaNum)" w:hAnsi="IRANSansWeb(FaNum)" w:cs="IRANSansWeb(FaNum)" w:hint="eastAsia"/>
            <w:b/>
            <w:bCs/>
            <w:rtl/>
            <w:rPrChange w:id="1909" w:author="Saleh Abedinezhad" w:date="2023-12-11T21:26:00Z">
              <w:rPr>
                <w:rFonts w:hint="eastAsia"/>
                <w:b/>
                <w:bCs/>
                <w:rtl/>
              </w:rPr>
            </w:rPrChange>
          </w:rPr>
          <w:t>ان</w:t>
        </w:r>
        <w:r w:rsidRPr="00B11DCD">
          <w:rPr>
            <w:rFonts w:ascii="IRANSansWeb(FaNum)" w:hAnsi="IRANSansWeb(FaNum)" w:cs="IRANSansWeb(FaNum)"/>
            <w:b/>
            <w:bCs/>
            <w:rtl/>
            <w:rPrChange w:id="1910" w:author="Saleh Abedinezhad" w:date="2023-12-11T21:26:00Z">
              <w:rPr>
                <w:b/>
                <w:bCs/>
                <w:rtl/>
              </w:rPr>
            </w:rPrChange>
          </w:rPr>
          <w:t>):</w:t>
        </w:r>
      </w:ins>
    </w:p>
    <w:p w14:paraId="319640EF" w14:textId="77777777" w:rsidR="00B11DCD" w:rsidRPr="00B11DCD" w:rsidRDefault="00B11DCD" w:rsidP="00B11DCD">
      <w:pPr>
        <w:pStyle w:val="ListParagraph"/>
        <w:numPr>
          <w:ilvl w:val="1"/>
          <w:numId w:val="8"/>
        </w:numPr>
        <w:spacing w:after="160" w:line="259" w:lineRule="auto"/>
        <w:jc w:val="lowKashida"/>
        <w:rPr>
          <w:ins w:id="1911" w:author="Saleh Abedinezhad" w:date="2023-12-11T21:25:00Z"/>
          <w:rFonts w:ascii="IRANSansWeb(FaNum)" w:hAnsi="IRANSansWeb(FaNum)" w:cs="IRANSansWeb(FaNum)"/>
          <w:rtl/>
          <w:rPrChange w:id="1912" w:author="Saleh Abedinezhad" w:date="2023-12-11T21:26:00Z">
            <w:rPr>
              <w:ins w:id="1913" w:author="Saleh Abedinezhad" w:date="2023-12-11T21:25:00Z"/>
              <w:rtl/>
            </w:rPr>
          </w:rPrChange>
        </w:rPr>
      </w:pPr>
      <w:ins w:id="1914" w:author="Saleh Abedinezhad" w:date="2023-12-11T21:25:00Z">
        <w:r w:rsidRPr="00B11DCD">
          <w:rPr>
            <w:rFonts w:ascii="IRANSansWeb(FaNum)" w:hAnsi="IRANSansWeb(FaNum)" w:cs="IRANSansWeb(FaNum)"/>
            <w:rtl/>
            <w:rPrChange w:id="1915" w:author="Saleh Abedinezhad" w:date="2023-12-11T21:26:00Z">
              <w:rPr>
                <w:rtl/>
              </w:rPr>
            </w:rPrChange>
          </w:rPr>
          <w:t>اطلاعات ا</w:t>
        </w:r>
        <w:r w:rsidRPr="00B11DCD">
          <w:rPr>
            <w:rFonts w:ascii="IRANSansWeb(FaNum)" w:hAnsi="IRANSansWeb(FaNum)" w:cs="IRANSansWeb(FaNum)" w:hint="cs"/>
            <w:rtl/>
            <w:rPrChange w:id="1916" w:author="Saleh Abedinezhad" w:date="2023-12-11T21:26:00Z">
              <w:rPr>
                <w:rFonts w:hint="cs"/>
                <w:rtl/>
              </w:rPr>
            </w:rPrChange>
          </w:rPr>
          <w:t>ی</w:t>
        </w:r>
        <w:r w:rsidRPr="00B11DCD">
          <w:rPr>
            <w:rFonts w:ascii="IRANSansWeb(FaNum)" w:hAnsi="IRANSansWeb(FaNum)" w:cs="IRANSansWeb(FaNum)" w:hint="eastAsia"/>
            <w:rtl/>
            <w:rPrChange w:id="1917" w:author="Saleh Abedinezhad" w:date="2023-12-11T21:26:00Z">
              <w:rPr>
                <w:rFonts w:hint="eastAsia"/>
                <w:rtl/>
              </w:rPr>
            </w:rPrChange>
          </w:rPr>
          <w:t>م</w:t>
        </w:r>
        <w:r w:rsidRPr="00B11DCD">
          <w:rPr>
            <w:rFonts w:ascii="IRANSansWeb(FaNum)" w:hAnsi="IRANSansWeb(FaNum)" w:cs="IRANSansWeb(FaNum)" w:hint="cs"/>
            <w:rtl/>
            <w:rPrChange w:id="1918" w:author="Saleh Abedinezhad" w:date="2023-12-11T21:26:00Z">
              <w:rPr>
                <w:rFonts w:hint="cs"/>
                <w:rtl/>
              </w:rPr>
            </w:rPrChange>
          </w:rPr>
          <w:t>ی</w:t>
        </w:r>
        <w:r w:rsidRPr="00B11DCD">
          <w:rPr>
            <w:rFonts w:ascii="IRANSansWeb(FaNum)" w:hAnsi="IRANSansWeb(FaNum)" w:cs="IRANSansWeb(FaNum)" w:hint="eastAsia"/>
            <w:rtl/>
            <w:rPrChange w:id="1919" w:author="Saleh Abedinezhad" w:date="2023-12-11T21:26:00Z">
              <w:rPr>
                <w:rFonts w:hint="eastAsia"/>
                <w:rtl/>
              </w:rPr>
            </w:rPrChange>
          </w:rPr>
          <w:t>ل‌ها</w:t>
        </w:r>
        <w:r w:rsidRPr="00B11DCD">
          <w:rPr>
            <w:rFonts w:ascii="IRANSansWeb(FaNum)" w:hAnsi="IRANSansWeb(FaNum)" w:cs="IRANSansWeb(FaNum)" w:hint="cs"/>
            <w:rtl/>
            <w:rPrChange w:id="1920" w:author="Saleh Abedinezhad" w:date="2023-12-11T21:26:00Z">
              <w:rPr>
                <w:rFonts w:hint="cs"/>
                <w:rtl/>
              </w:rPr>
            </w:rPrChange>
          </w:rPr>
          <w:t>ی</w:t>
        </w:r>
        <w:r w:rsidRPr="00B11DCD">
          <w:rPr>
            <w:rFonts w:ascii="IRANSansWeb(FaNum)" w:hAnsi="IRANSansWeb(FaNum)" w:cs="IRANSansWeb(FaNum)"/>
            <w:rtl/>
            <w:rPrChange w:id="1921" w:author="Saleh Abedinezhad" w:date="2023-12-11T21:26:00Z">
              <w:rPr>
                <w:rtl/>
              </w:rPr>
            </w:rPrChange>
          </w:rPr>
          <w:t xml:space="preserve"> مشتر</w:t>
        </w:r>
        <w:r w:rsidRPr="00B11DCD">
          <w:rPr>
            <w:rFonts w:ascii="IRANSansWeb(FaNum)" w:hAnsi="IRANSansWeb(FaNum)" w:cs="IRANSansWeb(FaNum)" w:hint="cs"/>
            <w:rtl/>
            <w:rPrChange w:id="1922" w:author="Saleh Abedinezhad" w:date="2023-12-11T21:26:00Z">
              <w:rPr>
                <w:rFonts w:hint="cs"/>
                <w:rtl/>
              </w:rPr>
            </w:rPrChange>
          </w:rPr>
          <w:t>ی</w:t>
        </w:r>
        <w:r w:rsidRPr="00B11DCD">
          <w:rPr>
            <w:rFonts w:ascii="IRANSansWeb(FaNum)" w:hAnsi="IRANSansWeb(FaNum)" w:cs="IRANSansWeb(FaNum)" w:hint="eastAsia"/>
            <w:rtl/>
            <w:rPrChange w:id="1923" w:author="Saleh Abedinezhad" w:date="2023-12-11T21:26:00Z">
              <w:rPr>
                <w:rFonts w:hint="eastAsia"/>
                <w:rtl/>
              </w:rPr>
            </w:rPrChange>
          </w:rPr>
          <w:t>ان</w:t>
        </w:r>
        <w:r w:rsidRPr="00B11DCD">
          <w:rPr>
            <w:rFonts w:ascii="IRANSansWeb(FaNum)" w:hAnsi="IRANSansWeb(FaNum)" w:cs="IRANSansWeb(FaNum)"/>
            <w:rtl/>
            <w:rPrChange w:id="1924" w:author="Saleh Abedinezhad" w:date="2023-12-11T21:26:00Z">
              <w:rPr>
                <w:rtl/>
              </w:rPr>
            </w:rPrChange>
          </w:rPr>
          <w:t xml:space="preserve"> در جدول `</w:t>
        </w:r>
        <w:r w:rsidRPr="00B11DCD">
          <w:rPr>
            <w:rFonts w:ascii="IRANSansWeb(FaNum)" w:hAnsi="IRANSansWeb(FaNum)" w:cs="IRANSansWeb(FaNum)"/>
            <w:rPrChange w:id="1925" w:author="Saleh Abedinezhad" w:date="2023-12-11T21:26:00Z">
              <w:rPr/>
            </w:rPrChange>
          </w:rPr>
          <w:t>CustomerEmails</w:t>
        </w:r>
        <w:r w:rsidRPr="00B11DCD">
          <w:rPr>
            <w:rFonts w:ascii="IRANSansWeb(FaNum)" w:hAnsi="IRANSansWeb(FaNum)" w:cs="IRANSansWeb(FaNum)"/>
            <w:rtl/>
            <w:rPrChange w:id="1926" w:author="Saleh Abedinezhad" w:date="2023-12-11T21:26:00Z">
              <w:rPr>
                <w:rtl/>
              </w:rPr>
            </w:rPrChange>
          </w:rPr>
          <w:t>` ذخ</w:t>
        </w:r>
        <w:r w:rsidRPr="00B11DCD">
          <w:rPr>
            <w:rFonts w:ascii="IRANSansWeb(FaNum)" w:hAnsi="IRANSansWeb(FaNum)" w:cs="IRANSansWeb(FaNum)" w:hint="cs"/>
            <w:rtl/>
            <w:rPrChange w:id="1927" w:author="Saleh Abedinezhad" w:date="2023-12-11T21:26:00Z">
              <w:rPr>
                <w:rFonts w:hint="cs"/>
                <w:rtl/>
              </w:rPr>
            </w:rPrChange>
          </w:rPr>
          <w:t>ی</w:t>
        </w:r>
        <w:r w:rsidRPr="00B11DCD">
          <w:rPr>
            <w:rFonts w:ascii="IRANSansWeb(FaNum)" w:hAnsi="IRANSansWeb(FaNum)" w:cs="IRANSansWeb(FaNum)" w:hint="eastAsia"/>
            <w:rtl/>
            <w:rPrChange w:id="1928" w:author="Saleh Abedinezhad" w:date="2023-12-11T21:26:00Z">
              <w:rPr>
                <w:rFonts w:hint="eastAsia"/>
                <w:rtl/>
              </w:rPr>
            </w:rPrChange>
          </w:rPr>
          <w:t>ره</w:t>
        </w:r>
        <w:r w:rsidRPr="00B11DCD">
          <w:rPr>
            <w:rFonts w:ascii="IRANSansWeb(FaNum)" w:hAnsi="IRANSansWeb(FaNum)" w:cs="IRANSansWeb(FaNum)"/>
            <w:rtl/>
            <w:rPrChange w:id="1929" w:author="Saleh Abedinezhad" w:date="2023-12-11T21:26:00Z">
              <w:rPr>
                <w:rtl/>
              </w:rPr>
            </w:rPrChange>
          </w:rPr>
          <w:t xml:space="preserve"> م</w:t>
        </w:r>
        <w:r w:rsidRPr="00B11DCD">
          <w:rPr>
            <w:rFonts w:ascii="IRANSansWeb(FaNum)" w:hAnsi="IRANSansWeb(FaNum)" w:cs="IRANSansWeb(FaNum)" w:hint="cs"/>
            <w:rtl/>
            <w:rPrChange w:id="1930" w:author="Saleh Abedinezhad" w:date="2023-12-11T21:26:00Z">
              <w:rPr>
                <w:rFonts w:hint="cs"/>
                <w:rtl/>
              </w:rPr>
            </w:rPrChange>
          </w:rPr>
          <w:t>ی‌</w:t>
        </w:r>
        <w:r w:rsidRPr="00B11DCD">
          <w:rPr>
            <w:rFonts w:ascii="IRANSansWeb(FaNum)" w:hAnsi="IRANSansWeb(FaNum)" w:cs="IRANSansWeb(FaNum)" w:hint="eastAsia"/>
            <w:rtl/>
            <w:rPrChange w:id="1931" w:author="Saleh Abedinezhad" w:date="2023-12-11T21:26:00Z">
              <w:rPr>
                <w:rFonts w:hint="eastAsia"/>
                <w:rtl/>
              </w:rPr>
            </w:rPrChange>
          </w:rPr>
          <w:t>شوند</w:t>
        </w:r>
        <w:r w:rsidRPr="00B11DCD">
          <w:rPr>
            <w:rFonts w:ascii="IRANSansWeb(FaNum)" w:hAnsi="IRANSansWeb(FaNum)" w:cs="IRANSansWeb(FaNum)"/>
            <w:rtl/>
            <w:rPrChange w:id="1932" w:author="Saleh Abedinezhad" w:date="2023-12-11T21:26:00Z">
              <w:rPr>
                <w:rtl/>
              </w:rPr>
            </w:rPrChange>
          </w:rPr>
          <w:t>.</w:t>
        </w:r>
      </w:ins>
    </w:p>
    <w:p w14:paraId="6C45E4F7" w14:textId="77777777" w:rsidR="00B11DCD" w:rsidRPr="00B11DCD" w:rsidRDefault="00B11DCD" w:rsidP="00B11DCD">
      <w:pPr>
        <w:pStyle w:val="ListParagraph"/>
        <w:numPr>
          <w:ilvl w:val="1"/>
          <w:numId w:val="8"/>
        </w:numPr>
        <w:spacing w:after="160" w:line="259" w:lineRule="auto"/>
        <w:jc w:val="lowKashida"/>
        <w:rPr>
          <w:ins w:id="1933" w:author="Saleh Abedinezhad" w:date="2023-12-11T21:25:00Z"/>
          <w:rFonts w:ascii="IRANSansWeb(FaNum)" w:hAnsi="IRANSansWeb(FaNum)" w:cs="IRANSansWeb(FaNum)"/>
          <w:rtl/>
          <w:rPrChange w:id="1934" w:author="Saleh Abedinezhad" w:date="2023-12-11T21:26:00Z">
            <w:rPr>
              <w:ins w:id="1935" w:author="Saleh Abedinezhad" w:date="2023-12-11T21:25:00Z"/>
              <w:rtl/>
            </w:rPr>
          </w:rPrChange>
        </w:rPr>
      </w:pPr>
      <w:ins w:id="1936" w:author="Saleh Abedinezhad" w:date="2023-12-11T21:25:00Z">
        <w:r w:rsidRPr="00B11DCD">
          <w:rPr>
            <w:rFonts w:ascii="IRANSansWeb(FaNum)" w:hAnsi="IRANSansWeb(FaNum)" w:cs="IRANSansWeb(FaNum)"/>
            <w:rtl/>
            <w:rPrChange w:id="1937" w:author="Saleh Abedinezhad" w:date="2023-12-11T21:26:00Z">
              <w:rPr>
                <w:rtl/>
              </w:rPr>
            </w:rPrChange>
          </w:rPr>
          <w:t>از کل</w:t>
        </w:r>
        <w:r w:rsidRPr="00B11DCD">
          <w:rPr>
            <w:rFonts w:ascii="IRANSansWeb(FaNum)" w:hAnsi="IRANSansWeb(FaNum)" w:cs="IRANSansWeb(FaNum)" w:hint="cs"/>
            <w:rtl/>
            <w:rPrChange w:id="1938" w:author="Saleh Abedinezhad" w:date="2023-12-11T21:26:00Z">
              <w:rPr>
                <w:rFonts w:hint="cs"/>
                <w:rtl/>
              </w:rPr>
            </w:rPrChange>
          </w:rPr>
          <w:t>ی</w:t>
        </w:r>
        <w:r w:rsidRPr="00B11DCD">
          <w:rPr>
            <w:rFonts w:ascii="IRANSansWeb(FaNum)" w:hAnsi="IRANSansWeb(FaNum)" w:cs="IRANSansWeb(FaNum)" w:hint="eastAsia"/>
            <w:rtl/>
            <w:rPrChange w:id="1939" w:author="Saleh Abedinezhad" w:date="2023-12-11T21:26:00Z">
              <w:rPr>
                <w:rFonts w:hint="eastAsia"/>
                <w:rtl/>
              </w:rPr>
            </w:rPrChange>
          </w:rPr>
          <w:t>د</w:t>
        </w:r>
        <w:r w:rsidRPr="00B11DCD">
          <w:rPr>
            <w:rFonts w:ascii="IRANSansWeb(FaNum)" w:hAnsi="IRANSansWeb(FaNum)" w:cs="IRANSansWeb(FaNum)"/>
            <w:rtl/>
            <w:rPrChange w:id="1940" w:author="Saleh Abedinezhad" w:date="2023-12-11T21:26:00Z">
              <w:rPr>
                <w:rtl/>
              </w:rPr>
            </w:rPrChange>
          </w:rPr>
          <w:t xml:space="preserve"> خارج</w:t>
        </w:r>
        <w:r w:rsidRPr="00B11DCD">
          <w:rPr>
            <w:rFonts w:ascii="IRANSansWeb(FaNum)" w:hAnsi="IRANSansWeb(FaNum)" w:cs="IRANSansWeb(FaNum)" w:hint="cs"/>
            <w:rtl/>
            <w:rPrChange w:id="1941" w:author="Saleh Abedinezhad" w:date="2023-12-11T21:26:00Z">
              <w:rPr>
                <w:rFonts w:hint="cs"/>
                <w:rtl/>
              </w:rPr>
            </w:rPrChange>
          </w:rPr>
          <w:t>ی</w:t>
        </w:r>
        <w:r w:rsidRPr="00B11DCD">
          <w:rPr>
            <w:rFonts w:ascii="IRANSansWeb(FaNum)" w:hAnsi="IRANSansWeb(FaNum)" w:cs="IRANSansWeb(FaNum)"/>
            <w:rtl/>
            <w:rPrChange w:id="1942" w:author="Saleh Abedinezhad" w:date="2023-12-11T21:26:00Z">
              <w:rPr>
                <w:rtl/>
              </w:rPr>
            </w:rPrChange>
          </w:rPr>
          <w:t xml:space="preserve"> به `</w:t>
        </w:r>
        <w:r w:rsidRPr="00B11DCD">
          <w:rPr>
            <w:rFonts w:ascii="IRANSansWeb(FaNum)" w:hAnsi="IRANSansWeb(FaNum)" w:cs="IRANSansWeb(FaNum)"/>
            <w:rPrChange w:id="1943" w:author="Saleh Abedinezhad" w:date="2023-12-11T21:26:00Z">
              <w:rPr/>
            </w:rPrChange>
          </w:rPr>
          <w:t>CustomerId</w:t>
        </w:r>
        <w:r w:rsidRPr="00B11DCD">
          <w:rPr>
            <w:rFonts w:ascii="IRANSansWeb(FaNum)" w:hAnsi="IRANSansWeb(FaNum)" w:cs="IRANSansWeb(FaNum)"/>
            <w:rtl/>
            <w:rPrChange w:id="1944" w:author="Saleh Abedinezhad" w:date="2023-12-11T21:26:00Z">
              <w:rPr>
                <w:rtl/>
              </w:rPr>
            </w:rPrChange>
          </w:rPr>
          <w:t>` اشاره شده است تا ارتباط م</w:t>
        </w:r>
        <w:r w:rsidRPr="00B11DCD">
          <w:rPr>
            <w:rFonts w:ascii="IRANSansWeb(FaNum)" w:hAnsi="IRANSansWeb(FaNum)" w:cs="IRANSansWeb(FaNum)" w:hint="cs"/>
            <w:rtl/>
            <w:rPrChange w:id="1945" w:author="Saleh Abedinezhad" w:date="2023-12-11T21:26:00Z">
              <w:rPr>
                <w:rFonts w:hint="cs"/>
                <w:rtl/>
              </w:rPr>
            </w:rPrChange>
          </w:rPr>
          <w:t>ی</w:t>
        </w:r>
        <w:r w:rsidRPr="00B11DCD">
          <w:rPr>
            <w:rFonts w:ascii="IRANSansWeb(FaNum)" w:hAnsi="IRANSansWeb(FaNum)" w:cs="IRANSansWeb(FaNum)" w:hint="eastAsia"/>
            <w:rtl/>
            <w:rPrChange w:id="1946" w:author="Saleh Abedinezhad" w:date="2023-12-11T21:26:00Z">
              <w:rPr>
                <w:rFonts w:hint="eastAsia"/>
                <w:rtl/>
              </w:rPr>
            </w:rPrChange>
          </w:rPr>
          <w:t>ان</w:t>
        </w:r>
        <w:r w:rsidRPr="00B11DCD">
          <w:rPr>
            <w:rFonts w:ascii="IRANSansWeb(FaNum)" w:hAnsi="IRANSansWeb(FaNum)" w:cs="IRANSansWeb(FaNum)"/>
            <w:rtl/>
            <w:rPrChange w:id="1947" w:author="Saleh Abedinezhad" w:date="2023-12-11T21:26:00Z">
              <w:rPr>
                <w:rtl/>
              </w:rPr>
            </w:rPrChange>
          </w:rPr>
          <w:t xml:space="preserve"> ا</w:t>
        </w:r>
        <w:r w:rsidRPr="00B11DCD">
          <w:rPr>
            <w:rFonts w:ascii="IRANSansWeb(FaNum)" w:hAnsi="IRANSansWeb(FaNum)" w:cs="IRANSansWeb(FaNum)" w:hint="cs"/>
            <w:rtl/>
            <w:rPrChange w:id="1948" w:author="Saleh Abedinezhad" w:date="2023-12-11T21:26:00Z">
              <w:rPr>
                <w:rFonts w:hint="cs"/>
                <w:rtl/>
              </w:rPr>
            </w:rPrChange>
          </w:rPr>
          <w:t>ی</w:t>
        </w:r>
        <w:r w:rsidRPr="00B11DCD">
          <w:rPr>
            <w:rFonts w:ascii="IRANSansWeb(FaNum)" w:hAnsi="IRANSansWeb(FaNum)" w:cs="IRANSansWeb(FaNum)" w:hint="eastAsia"/>
            <w:rtl/>
            <w:rPrChange w:id="1949" w:author="Saleh Abedinezhad" w:date="2023-12-11T21:26:00Z">
              <w:rPr>
                <w:rFonts w:hint="eastAsia"/>
                <w:rtl/>
              </w:rPr>
            </w:rPrChange>
          </w:rPr>
          <w:t>م</w:t>
        </w:r>
        <w:r w:rsidRPr="00B11DCD">
          <w:rPr>
            <w:rFonts w:ascii="IRANSansWeb(FaNum)" w:hAnsi="IRANSansWeb(FaNum)" w:cs="IRANSansWeb(FaNum)" w:hint="cs"/>
            <w:rtl/>
            <w:rPrChange w:id="1950" w:author="Saleh Abedinezhad" w:date="2023-12-11T21:26:00Z">
              <w:rPr>
                <w:rFonts w:hint="cs"/>
                <w:rtl/>
              </w:rPr>
            </w:rPrChange>
          </w:rPr>
          <w:t>ی</w:t>
        </w:r>
        <w:r w:rsidRPr="00B11DCD">
          <w:rPr>
            <w:rFonts w:ascii="IRANSansWeb(FaNum)" w:hAnsi="IRANSansWeb(FaNum)" w:cs="IRANSansWeb(FaNum)" w:hint="eastAsia"/>
            <w:rtl/>
            <w:rPrChange w:id="1951" w:author="Saleh Abedinezhad" w:date="2023-12-11T21:26:00Z">
              <w:rPr>
                <w:rFonts w:hint="eastAsia"/>
                <w:rtl/>
              </w:rPr>
            </w:rPrChange>
          </w:rPr>
          <w:t>ل</w:t>
        </w:r>
        <w:r w:rsidRPr="00B11DCD">
          <w:rPr>
            <w:rFonts w:ascii="IRANSansWeb(FaNum)" w:hAnsi="IRANSansWeb(FaNum)" w:cs="IRANSansWeb(FaNum)"/>
            <w:rtl/>
            <w:rPrChange w:id="1952" w:author="Saleh Abedinezhad" w:date="2023-12-11T21:26:00Z">
              <w:rPr>
                <w:rtl/>
              </w:rPr>
            </w:rPrChange>
          </w:rPr>
          <w:t xml:space="preserve"> و مشتر</w:t>
        </w:r>
        <w:r w:rsidRPr="00B11DCD">
          <w:rPr>
            <w:rFonts w:ascii="IRANSansWeb(FaNum)" w:hAnsi="IRANSansWeb(FaNum)" w:cs="IRANSansWeb(FaNum)" w:hint="cs"/>
            <w:rtl/>
            <w:rPrChange w:id="1953" w:author="Saleh Abedinezhad" w:date="2023-12-11T21:26:00Z">
              <w:rPr>
                <w:rFonts w:hint="cs"/>
                <w:rtl/>
              </w:rPr>
            </w:rPrChange>
          </w:rPr>
          <w:t>ی</w:t>
        </w:r>
        <w:r w:rsidRPr="00B11DCD">
          <w:rPr>
            <w:rFonts w:ascii="IRANSansWeb(FaNum)" w:hAnsi="IRANSansWeb(FaNum)" w:cs="IRANSansWeb(FaNum)"/>
            <w:rtl/>
            <w:rPrChange w:id="1954" w:author="Saleh Abedinezhad" w:date="2023-12-11T21:26:00Z">
              <w:rPr>
                <w:rtl/>
              </w:rPr>
            </w:rPrChange>
          </w:rPr>
          <w:t xml:space="preserve"> برقرار شود.</w:t>
        </w:r>
      </w:ins>
    </w:p>
    <w:p w14:paraId="506DD742" w14:textId="77777777" w:rsidR="00B11DCD" w:rsidRPr="00B11DCD" w:rsidRDefault="00B11DCD" w:rsidP="00B11DCD">
      <w:pPr>
        <w:pStyle w:val="ListParagraph"/>
        <w:numPr>
          <w:ilvl w:val="0"/>
          <w:numId w:val="8"/>
        </w:numPr>
        <w:spacing w:after="160" w:line="259" w:lineRule="auto"/>
        <w:jc w:val="lowKashida"/>
        <w:rPr>
          <w:ins w:id="1955" w:author="Saleh Abedinezhad" w:date="2023-12-11T21:25:00Z"/>
          <w:rFonts w:ascii="IRANSansWeb(FaNum)" w:hAnsi="IRANSansWeb(FaNum)" w:cs="IRANSansWeb(FaNum)"/>
          <w:b/>
          <w:bCs/>
          <w:rtl/>
          <w:rPrChange w:id="1956" w:author="Saleh Abedinezhad" w:date="2023-12-11T21:26:00Z">
            <w:rPr>
              <w:ins w:id="1957" w:author="Saleh Abedinezhad" w:date="2023-12-11T21:25:00Z"/>
              <w:b/>
              <w:bCs/>
              <w:rtl/>
            </w:rPr>
          </w:rPrChange>
        </w:rPr>
      </w:pPr>
      <w:ins w:id="1958" w:author="Saleh Abedinezhad" w:date="2023-12-11T21:25:00Z">
        <w:r w:rsidRPr="00B11DCD">
          <w:rPr>
            <w:rFonts w:ascii="IRANSansWeb(FaNum)" w:hAnsi="IRANSansWeb(FaNum)" w:cs="IRANSansWeb(FaNum)"/>
            <w:b/>
            <w:bCs/>
            <w:rPrChange w:id="1959" w:author="Saleh Abedinezhad" w:date="2023-12-11T21:26:00Z">
              <w:rPr>
                <w:b/>
                <w:bCs/>
              </w:rPr>
            </w:rPrChange>
          </w:rPr>
          <w:t>CustomerPhoneNumbers</w:t>
        </w:r>
        <w:r w:rsidRPr="00B11DCD">
          <w:rPr>
            <w:rFonts w:ascii="IRANSansWeb(FaNum)" w:hAnsi="IRANSansWeb(FaNum)" w:cs="IRANSansWeb(FaNum)"/>
            <w:b/>
            <w:bCs/>
            <w:rtl/>
            <w:rPrChange w:id="1960" w:author="Saleh Abedinezhad" w:date="2023-12-11T21:26:00Z">
              <w:rPr>
                <w:b/>
                <w:bCs/>
                <w:rtl/>
              </w:rPr>
            </w:rPrChange>
          </w:rPr>
          <w:t xml:space="preserve"> (شماره‌ها</w:t>
        </w:r>
        <w:r w:rsidRPr="00B11DCD">
          <w:rPr>
            <w:rFonts w:ascii="IRANSansWeb(FaNum)" w:hAnsi="IRANSansWeb(FaNum)" w:cs="IRANSansWeb(FaNum)" w:hint="cs"/>
            <w:b/>
            <w:bCs/>
            <w:rtl/>
            <w:rPrChange w:id="1961" w:author="Saleh Abedinezhad" w:date="2023-12-11T21:26:00Z">
              <w:rPr>
                <w:rFonts w:hint="cs"/>
                <w:b/>
                <w:bCs/>
                <w:rtl/>
              </w:rPr>
            </w:rPrChange>
          </w:rPr>
          <w:t>ی</w:t>
        </w:r>
        <w:r w:rsidRPr="00B11DCD">
          <w:rPr>
            <w:rFonts w:ascii="IRANSansWeb(FaNum)" w:hAnsi="IRANSansWeb(FaNum)" w:cs="IRANSansWeb(FaNum)"/>
            <w:b/>
            <w:bCs/>
            <w:rtl/>
            <w:rPrChange w:id="1962" w:author="Saleh Abedinezhad" w:date="2023-12-11T21:26:00Z">
              <w:rPr>
                <w:b/>
                <w:bCs/>
                <w:rtl/>
              </w:rPr>
            </w:rPrChange>
          </w:rPr>
          <w:t xml:space="preserve"> تلفن مشتر</w:t>
        </w:r>
        <w:r w:rsidRPr="00B11DCD">
          <w:rPr>
            <w:rFonts w:ascii="IRANSansWeb(FaNum)" w:hAnsi="IRANSansWeb(FaNum)" w:cs="IRANSansWeb(FaNum)" w:hint="cs"/>
            <w:b/>
            <w:bCs/>
            <w:rtl/>
            <w:rPrChange w:id="1963" w:author="Saleh Abedinezhad" w:date="2023-12-11T21:26:00Z">
              <w:rPr>
                <w:rFonts w:hint="cs"/>
                <w:b/>
                <w:bCs/>
                <w:rtl/>
              </w:rPr>
            </w:rPrChange>
          </w:rPr>
          <w:t>ی</w:t>
        </w:r>
        <w:r w:rsidRPr="00B11DCD">
          <w:rPr>
            <w:rFonts w:ascii="IRANSansWeb(FaNum)" w:hAnsi="IRANSansWeb(FaNum)" w:cs="IRANSansWeb(FaNum)" w:hint="eastAsia"/>
            <w:b/>
            <w:bCs/>
            <w:rtl/>
            <w:rPrChange w:id="1964" w:author="Saleh Abedinezhad" w:date="2023-12-11T21:26:00Z">
              <w:rPr>
                <w:rFonts w:hint="eastAsia"/>
                <w:b/>
                <w:bCs/>
                <w:rtl/>
              </w:rPr>
            </w:rPrChange>
          </w:rPr>
          <w:t>ان</w:t>
        </w:r>
        <w:r w:rsidRPr="00B11DCD">
          <w:rPr>
            <w:rFonts w:ascii="IRANSansWeb(FaNum)" w:hAnsi="IRANSansWeb(FaNum)" w:cs="IRANSansWeb(FaNum)"/>
            <w:b/>
            <w:bCs/>
            <w:rtl/>
            <w:rPrChange w:id="1965" w:author="Saleh Abedinezhad" w:date="2023-12-11T21:26:00Z">
              <w:rPr>
                <w:b/>
                <w:bCs/>
                <w:rtl/>
              </w:rPr>
            </w:rPrChange>
          </w:rPr>
          <w:t>):</w:t>
        </w:r>
      </w:ins>
    </w:p>
    <w:p w14:paraId="20E7DED0" w14:textId="77777777" w:rsidR="00B11DCD" w:rsidRPr="00B11DCD" w:rsidRDefault="00B11DCD" w:rsidP="00B11DCD">
      <w:pPr>
        <w:pStyle w:val="ListParagraph"/>
        <w:numPr>
          <w:ilvl w:val="1"/>
          <w:numId w:val="8"/>
        </w:numPr>
        <w:spacing w:after="160" w:line="259" w:lineRule="auto"/>
        <w:jc w:val="lowKashida"/>
        <w:rPr>
          <w:ins w:id="1966" w:author="Saleh Abedinezhad" w:date="2023-12-11T21:25:00Z"/>
          <w:rFonts w:ascii="IRANSansWeb(FaNum)" w:hAnsi="IRANSansWeb(FaNum)" w:cs="IRANSansWeb(FaNum)"/>
          <w:rtl/>
          <w:rPrChange w:id="1967" w:author="Saleh Abedinezhad" w:date="2023-12-11T21:26:00Z">
            <w:rPr>
              <w:ins w:id="1968" w:author="Saleh Abedinezhad" w:date="2023-12-11T21:25:00Z"/>
              <w:rtl/>
            </w:rPr>
          </w:rPrChange>
        </w:rPr>
      </w:pPr>
      <w:ins w:id="1969" w:author="Saleh Abedinezhad" w:date="2023-12-11T21:25:00Z">
        <w:r w:rsidRPr="00B11DCD">
          <w:rPr>
            <w:rFonts w:ascii="IRANSansWeb(FaNum)" w:hAnsi="IRANSansWeb(FaNum)" w:cs="IRANSansWeb(FaNum)"/>
            <w:rtl/>
            <w:rPrChange w:id="1970" w:author="Saleh Abedinezhad" w:date="2023-12-11T21:26:00Z">
              <w:rPr>
                <w:rtl/>
              </w:rPr>
            </w:rPrChange>
          </w:rPr>
          <w:t>اطلاعات شماره‌ها</w:t>
        </w:r>
        <w:r w:rsidRPr="00B11DCD">
          <w:rPr>
            <w:rFonts w:ascii="IRANSansWeb(FaNum)" w:hAnsi="IRANSansWeb(FaNum)" w:cs="IRANSansWeb(FaNum)" w:hint="cs"/>
            <w:rtl/>
            <w:rPrChange w:id="1971" w:author="Saleh Abedinezhad" w:date="2023-12-11T21:26:00Z">
              <w:rPr>
                <w:rFonts w:hint="cs"/>
                <w:rtl/>
              </w:rPr>
            </w:rPrChange>
          </w:rPr>
          <w:t>ی</w:t>
        </w:r>
        <w:r w:rsidRPr="00B11DCD">
          <w:rPr>
            <w:rFonts w:ascii="IRANSansWeb(FaNum)" w:hAnsi="IRANSansWeb(FaNum)" w:cs="IRANSansWeb(FaNum)"/>
            <w:rtl/>
            <w:rPrChange w:id="1972" w:author="Saleh Abedinezhad" w:date="2023-12-11T21:26:00Z">
              <w:rPr>
                <w:rtl/>
              </w:rPr>
            </w:rPrChange>
          </w:rPr>
          <w:t xml:space="preserve"> تلفن مشتر</w:t>
        </w:r>
        <w:r w:rsidRPr="00B11DCD">
          <w:rPr>
            <w:rFonts w:ascii="IRANSansWeb(FaNum)" w:hAnsi="IRANSansWeb(FaNum)" w:cs="IRANSansWeb(FaNum)" w:hint="cs"/>
            <w:rtl/>
            <w:rPrChange w:id="1973" w:author="Saleh Abedinezhad" w:date="2023-12-11T21:26:00Z">
              <w:rPr>
                <w:rFonts w:hint="cs"/>
                <w:rtl/>
              </w:rPr>
            </w:rPrChange>
          </w:rPr>
          <w:t>ی</w:t>
        </w:r>
        <w:r w:rsidRPr="00B11DCD">
          <w:rPr>
            <w:rFonts w:ascii="IRANSansWeb(FaNum)" w:hAnsi="IRANSansWeb(FaNum)" w:cs="IRANSansWeb(FaNum)" w:hint="eastAsia"/>
            <w:rtl/>
            <w:rPrChange w:id="1974" w:author="Saleh Abedinezhad" w:date="2023-12-11T21:26:00Z">
              <w:rPr>
                <w:rFonts w:hint="eastAsia"/>
                <w:rtl/>
              </w:rPr>
            </w:rPrChange>
          </w:rPr>
          <w:t>ان</w:t>
        </w:r>
        <w:r w:rsidRPr="00B11DCD">
          <w:rPr>
            <w:rFonts w:ascii="IRANSansWeb(FaNum)" w:hAnsi="IRANSansWeb(FaNum)" w:cs="IRANSansWeb(FaNum)"/>
            <w:rtl/>
            <w:rPrChange w:id="1975" w:author="Saleh Abedinezhad" w:date="2023-12-11T21:26:00Z">
              <w:rPr>
                <w:rtl/>
              </w:rPr>
            </w:rPrChange>
          </w:rPr>
          <w:t xml:space="preserve"> در جدول `</w:t>
        </w:r>
        <w:r w:rsidRPr="00B11DCD">
          <w:rPr>
            <w:rFonts w:ascii="IRANSansWeb(FaNum)" w:hAnsi="IRANSansWeb(FaNum)" w:cs="IRANSansWeb(FaNum)"/>
            <w:rPrChange w:id="1976" w:author="Saleh Abedinezhad" w:date="2023-12-11T21:26:00Z">
              <w:rPr/>
            </w:rPrChange>
          </w:rPr>
          <w:t>CustomerPhoneNumbers</w:t>
        </w:r>
        <w:r w:rsidRPr="00B11DCD">
          <w:rPr>
            <w:rFonts w:ascii="IRANSansWeb(FaNum)" w:hAnsi="IRANSansWeb(FaNum)" w:cs="IRANSansWeb(FaNum)"/>
            <w:rtl/>
            <w:rPrChange w:id="1977" w:author="Saleh Abedinezhad" w:date="2023-12-11T21:26:00Z">
              <w:rPr>
                <w:rtl/>
              </w:rPr>
            </w:rPrChange>
          </w:rPr>
          <w:t>` ذخ</w:t>
        </w:r>
        <w:r w:rsidRPr="00B11DCD">
          <w:rPr>
            <w:rFonts w:ascii="IRANSansWeb(FaNum)" w:hAnsi="IRANSansWeb(FaNum)" w:cs="IRANSansWeb(FaNum)" w:hint="cs"/>
            <w:rtl/>
            <w:rPrChange w:id="1978" w:author="Saleh Abedinezhad" w:date="2023-12-11T21:26:00Z">
              <w:rPr>
                <w:rFonts w:hint="cs"/>
                <w:rtl/>
              </w:rPr>
            </w:rPrChange>
          </w:rPr>
          <w:t>ی</w:t>
        </w:r>
        <w:r w:rsidRPr="00B11DCD">
          <w:rPr>
            <w:rFonts w:ascii="IRANSansWeb(FaNum)" w:hAnsi="IRANSansWeb(FaNum)" w:cs="IRANSansWeb(FaNum)" w:hint="eastAsia"/>
            <w:rtl/>
            <w:rPrChange w:id="1979" w:author="Saleh Abedinezhad" w:date="2023-12-11T21:26:00Z">
              <w:rPr>
                <w:rFonts w:hint="eastAsia"/>
                <w:rtl/>
              </w:rPr>
            </w:rPrChange>
          </w:rPr>
          <w:t>ره</w:t>
        </w:r>
        <w:r w:rsidRPr="00B11DCD">
          <w:rPr>
            <w:rFonts w:ascii="IRANSansWeb(FaNum)" w:hAnsi="IRANSansWeb(FaNum)" w:cs="IRANSansWeb(FaNum)"/>
            <w:rtl/>
            <w:rPrChange w:id="1980" w:author="Saleh Abedinezhad" w:date="2023-12-11T21:26:00Z">
              <w:rPr>
                <w:rtl/>
              </w:rPr>
            </w:rPrChange>
          </w:rPr>
          <w:t xml:space="preserve"> م</w:t>
        </w:r>
        <w:r w:rsidRPr="00B11DCD">
          <w:rPr>
            <w:rFonts w:ascii="IRANSansWeb(FaNum)" w:hAnsi="IRANSansWeb(FaNum)" w:cs="IRANSansWeb(FaNum)" w:hint="cs"/>
            <w:rtl/>
            <w:rPrChange w:id="1981" w:author="Saleh Abedinezhad" w:date="2023-12-11T21:26:00Z">
              <w:rPr>
                <w:rFonts w:hint="cs"/>
                <w:rtl/>
              </w:rPr>
            </w:rPrChange>
          </w:rPr>
          <w:t>ی‌</w:t>
        </w:r>
        <w:r w:rsidRPr="00B11DCD">
          <w:rPr>
            <w:rFonts w:ascii="IRANSansWeb(FaNum)" w:hAnsi="IRANSansWeb(FaNum)" w:cs="IRANSansWeb(FaNum)" w:hint="eastAsia"/>
            <w:rtl/>
            <w:rPrChange w:id="1982" w:author="Saleh Abedinezhad" w:date="2023-12-11T21:26:00Z">
              <w:rPr>
                <w:rFonts w:hint="eastAsia"/>
                <w:rtl/>
              </w:rPr>
            </w:rPrChange>
          </w:rPr>
          <w:t>شوند</w:t>
        </w:r>
        <w:r w:rsidRPr="00B11DCD">
          <w:rPr>
            <w:rFonts w:ascii="IRANSansWeb(FaNum)" w:hAnsi="IRANSansWeb(FaNum)" w:cs="IRANSansWeb(FaNum)"/>
            <w:rtl/>
            <w:rPrChange w:id="1983" w:author="Saleh Abedinezhad" w:date="2023-12-11T21:26:00Z">
              <w:rPr>
                <w:rtl/>
              </w:rPr>
            </w:rPrChange>
          </w:rPr>
          <w:t>.</w:t>
        </w:r>
      </w:ins>
    </w:p>
    <w:p w14:paraId="7A5B9140" w14:textId="77777777" w:rsidR="00B11DCD" w:rsidRPr="00B11DCD" w:rsidRDefault="00B11DCD" w:rsidP="00B11DCD">
      <w:pPr>
        <w:pStyle w:val="ListParagraph"/>
        <w:numPr>
          <w:ilvl w:val="1"/>
          <w:numId w:val="8"/>
        </w:numPr>
        <w:spacing w:after="160" w:line="259" w:lineRule="auto"/>
        <w:jc w:val="lowKashida"/>
        <w:rPr>
          <w:ins w:id="1984" w:author="Saleh Abedinezhad" w:date="2023-12-11T21:25:00Z"/>
          <w:rFonts w:ascii="IRANSansWeb(FaNum)" w:hAnsi="IRANSansWeb(FaNum)" w:cs="IRANSansWeb(FaNum)"/>
          <w:rtl/>
          <w:rPrChange w:id="1985" w:author="Saleh Abedinezhad" w:date="2023-12-11T21:26:00Z">
            <w:rPr>
              <w:ins w:id="1986" w:author="Saleh Abedinezhad" w:date="2023-12-11T21:25:00Z"/>
              <w:rtl/>
            </w:rPr>
          </w:rPrChange>
        </w:rPr>
      </w:pPr>
      <w:ins w:id="1987" w:author="Saleh Abedinezhad" w:date="2023-12-11T21:25:00Z">
        <w:r w:rsidRPr="00B11DCD">
          <w:rPr>
            <w:rFonts w:ascii="IRANSansWeb(FaNum)" w:hAnsi="IRANSansWeb(FaNum)" w:cs="IRANSansWeb(FaNum)"/>
            <w:rtl/>
            <w:rPrChange w:id="1988" w:author="Saleh Abedinezhad" w:date="2023-12-11T21:26:00Z">
              <w:rPr>
                <w:rtl/>
              </w:rPr>
            </w:rPrChange>
          </w:rPr>
          <w:t>از کل</w:t>
        </w:r>
        <w:r w:rsidRPr="00B11DCD">
          <w:rPr>
            <w:rFonts w:ascii="IRANSansWeb(FaNum)" w:hAnsi="IRANSansWeb(FaNum)" w:cs="IRANSansWeb(FaNum)" w:hint="cs"/>
            <w:rtl/>
            <w:rPrChange w:id="1989" w:author="Saleh Abedinezhad" w:date="2023-12-11T21:26:00Z">
              <w:rPr>
                <w:rFonts w:hint="cs"/>
                <w:rtl/>
              </w:rPr>
            </w:rPrChange>
          </w:rPr>
          <w:t>ی</w:t>
        </w:r>
        <w:r w:rsidRPr="00B11DCD">
          <w:rPr>
            <w:rFonts w:ascii="IRANSansWeb(FaNum)" w:hAnsi="IRANSansWeb(FaNum)" w:cs="IRANSansWeb(FaNum)" w:hint="eastAsia"/>
            <w:rtl/>
            <w:rPrChange w:id="1990" w:author="Saleh Abedinezhad" w:date="2023-12-11T21:26:00Z">
              <w:rPr>
                <w:rFonts w:hint="eastAsia"/>
                <w:rtl/>
              </w:rPr>
            </w:rPrChange>
          </w:rPr>
          <w:t>د</w:t>
        </w:r>
        <w:r w:rsidRPr="00B11DCD">
          <w:rPr>
            <w:rFonts w:ascii="IRANSansWeb(FaNum)" w:hAnsi="IRANSansWeb(FaNum)" w:cs="IRANSansWeb(FaNum)"/>
            <w:rtl/>
            <w:rPrChange w:id="1991" w:author="Saleh Abedinezhad" w:date="2023-12-11T21:26:00Z">
              <w:rPr>
                <w:rtl/>
              </w:rPr>
            </w:rPrChange>
          </w:rPr>
          <w:t xml:space="preserve"> خارج</w:t>
        </w:r>
        <w:r w:rsidRPr="00B11DCD">
          <w:rPr>
            <w:rFonts w:ascii="IRANSansWeb(FaNum)" w:hAnsi="IRANSansWeb(FaNum)" w:cs="IRANSansWeb(FaNum)" w:hint="cs"/>
            <w:rtl/>
            <w:rPrChange w:id="1992" w:author="Saleh Abedinezhad" w:date="2023-12-11T21:26:00Z">
              <w:rPr>
                <w:rFonts w:hint="cs"/>
                <w:rtl/>
              </w:rPr>
            </w:rPrChange>
          </w:rPr>
          <w:t>ی</w:t>
        </w:r>
        <w:r w:rsidRPr="00B11DCD">
          <w:rPr>
            <w:rFonts w:ascii="IRANSansWeb(FaNum)" w:hAnsi="IRANSansWeb(FaNum)" w:cs="IRANSansWeb(FaNum)"/>
            <w:rtl/>
            <w:rPrChange w:id="1993" w:author="Saleh Abedinezhad" w:date="2023-12-11T21:26:00Z">
              <w:rPr>
                <w:rtl/>
              </w:rPr>
            </w:rPrChange>
          </w:rPr>
          <w:t xml:space="preserve"> به `</w:t>
        </w:r>
        <w:r w:rsidRPr="00B11DCD">
          <w:rPr>
            <w:rFonts w:ascii="IRANSansWeb(FaNum)" w:hAnsi="IRANSansWeb(FaNum)" w:cs="IRANSansWeb(FaNum)"/>
            <w:rPrChange w:id="1994" w:author="Saleh Abedinezhad" w:date="2023-12-11T21:26:00Z">
              <w:rPr/>
            </w:rPrChange>
          </w:rPr>
          <w:t>CustomerId</w:t>
        </w:r>
        <w:r w:rsidRPr="00B11DCD">
          <w:rPr>
            <w:rFonts w:ascii="IRANSansWeb(FaNum)" w:hAnsi="IRANSansWeb(FaNum)" w:cs="IRANSansWeb(FaNum)"/>
            <w:rtl/>
            <w:rPrChange w:id="1995" w:author="Saleh Abedinezhad" w:date="2023-12-11T21:26:00Z">
              <w:rPr>
                <w:rtl/>
              </w:rPr>
            </w:rPrChange>
          </w:rPr>
          <w:t>` اشاره شده است تا ارتباط م</w:t>
        </w:r>
        <w:r w:rsidRPr="00B11DCD">
          <w:rPr>
            <w:rFonts w:ascii="IRANSansWeb(FaNum)" w:hAnsi="IRANSansWeb(FaNum)" w:cs="IRANSansWeb(FaNum)" w:hint="cs"/>
            <w:rtl/>
            <w:rPrChange w:id="1996" w:author="Saleh Abedinezhad" w:date="2023-12-11T21:26:00Z">
              <w:rPr>
                <w:rFonts w:hint="cs"/>
                <w:rtl/>
              </w:rPr>
            </w:rPrChange>
          </w:rPr>
          <w:t>ی</w:t>
        </w:r>
        <w:r w:rsidRPr="00B11DCD">
          <w:rPr>
            <w:rFonts w:ascii="IRANSansWeb(FaNum)" w:hAnsi="IRANSansWeb(FaNum)" w:cs="IRANSansWeb(FaNum)" w:hint="eastAsia"/>
            <w:rtl/>
            <w:rPrChange w:id="1997" w:author="Saleh Abedinezhad" w:date="2023-12-11T21:26:00Z">
              <w:rPr>
                <w:rFonts w:hint="eastAsia"/>
                <w:rtl/>
              </w:rPr>
            </w:rPrChange>
          </w:rPr>
          <w:t>ان</w:t>
        </w:r>
        <w:r w:rsidRPr="00B11DCD">
          <w:rPr>
            <w:rFonts w:ascii="IRANSansWeb(FaNum)" w:hAnsi="IRANSansWeb(FaNum)" w:cs="IRANSansWeb(FaNum)"/>
            <w:rtl/>
            <w:rPrChange w:id="1998" w:author="Saleh Abedinezhad" w:date="2023-12-11T21:26:00Z">
              <w:rPr>
                <w:rtl/>
              </w:rPr>
            </w:rPrChange>
          </w:rPr>
          <w:t xml:space="preserve"> شماره تلفن و مشتر</w:t>
        </w:r>
        <w:r w:rsidRPr="00B11DCD">
          <w:rPr>
            <w:rFonts w:ascii="IRANSansWeb(FaNum)" w:hAnsi="IRANSansWeb(FaNum)" w:cs="IRANSansWeb(FaNum)" w:hint="cs"/>
            <w:rtl/>
            <w:rPrChange w:id="1999" w:author="Saleh Abedinezhad" w:date="2023-12-11T21:26:00Z">
              <w:rPr>
                <w:rFonts w:hint="cs"/>
                <w:rtl/>
              </w:rPr>
            </w:rPrChange>
          </w:rPr>
          <w:t>ی</w:t>
        </w:r>
        <w:r w:rsidRPr="00B11DCD">
          <w:rPr>
            <w:rFonts w:ascii="IRANSansWeb(FaNum)" w:hAnsi="IRANSansWeb(FaNum)" w:cs="IRANSansWeb(FaNum)"/>
            <w:rtl/>
            <w:rPrChange w:id="2000" w:author="Saleh Abedinezhad" w:date="2023-12-11T21:26:00Z">
              <w:rPr>
                <w:rtl/>
              </w:rPr>
            </w:rPrChange>
          </w:rPr>
          <w:t xml:space="preserve"> برقرار شود.</w:t>
        </w:r>
      </w:ins>
    </w:p>
    <w:p w14:paraId="25E02D3A" w14:textId="77777777" w:rsidR="00B11DCD" w:rsidRPr="00B11DCD" w:rsidRDefault="00B11DCD" w:rsidP="00B11DCD">
      <w:pPr>
        <w:pStyle w:val="ListParagraph"/>
        <w:numPr>
          <w:ilvl w:val="0"/>
          <w:numId w:val="8"/>
        </w:numPr>
        <w:spacing w:after="160" w:line="259" w:lineRule="auto"/>
        <w:jc w:val="lowKashida"/>
        <w:rPr>
          <w:ins w:id="2001" w:author="Saleh Abedinezhad" w:date="2023-12-11T21:25:00Z"/>
          <w:rFonts w:ascii="IRANSansWeb(FaNum)" w:hAnsi="IRANSansWeb(FaNum)" w:cs="IRANSansWeb(FaNum)"/>
          <w:b/>
          <w:bCs/>
          <w:rtl/>
          <w:rPrChange w:id="2002" w:author="Saleh Abedinezhad" w:date="2023-12-11T21:26:00Z">
            <w:rPr>
              <w:ins w:id="2003" w:author="Saleh Abedinezhad" w:date="2023-12-11T21:25:00Z"/>
              <w:b/>
              <w:bCs/>
              <w:rtl/>
            </w:rPr>
          </w:rPrChange>
        </w:rPr>
      </w:pPr>
      <w:ins w:id="2004" w:author="Saleh Abedinezhad" w:date="2023-12-11T21:25:00Z">
        <w:r w:rsidRPr="00B11DCD">
          <w:rPr>
            <w:rFonts w:ascii="IRANSansWeb(FaNum)" w:hAnsi="IRANSansWeb(FaNum)" w:cs="IRANSansWeb(FaNum)"/>
            <w:b/>
            <w:bCs/>
            <w:rPrChange w:id="2005" w:author="Saleh Abedinezhad" w:date="2023-12-11T21:26:00Z">
              <w:rPr>
                <w:b/>
                <w:bCs/>
              </w:rPr>
            </w:rPrChange>
          </w:rPr>
          <w:t>ProductCategories</w:t>
        </w:r>
        <w:r w:rsidRPr="00B11DCD">
          <w:rPr>
            <w:rFonts w:ascii="IRANSansWeb(FaNum)" w:hAnsi="IRANSansWeb(FaNum)" w:cs="IRANSansWeb(FaNum)"/>
            <w:b/>
            <w:bCs/>
            <w:rtl/>
            <w:rPrChange w:id="2006" w:author="Saleh Abedinezhad" w:date="2023-12-11T21:26:00Z">
              <w:rPr>
                <w:b/>
                <w:bCs/>
                <w:rtl/>
              </w:rPr>
            </w:rPrChange>
          </w:rPr>
          <w:t xml:space="preserve"> (دسته‌بند</w:t>
        </w:r>
        <w:r w:rsidRPr="00B11DCD">
          <w:rPr>
            <w:rFonts w:ascii="IRANSansWeb(FaNum)" w:hAnsi="IRANSansWeb(FaNum)" w:cs="IRANSansWeb(FaNum)" w:hint="cs"/>
            <w:b/>
            <w:bCs/>
            <w:rtl/>
            <w:rPrChange w:id="2007" w:author="Saleh Abedinezhad" w:date="2023-12-11T21:26:00Z">
              <w:rPr>
                <w:rFonts w:hint="cs"/>
                <w:b/>
                <w:bCs/>
                <w:rtl/>
              </w:rPr>
            </w:rPrChange>
          </w:rPr>
          <w:t>ی</w:t>
        </w:r>
        <w:r w:rsidRPr="00B11DCD">
          <w:rPr>
            <w:rFonts w:ascii="IRANSansWeb(FaNum)" w:hAnsi="IRANSansWeb(FaNum)" w:cs="IRANSansWeb(FaNum)"/>
            <w:b/>
            <w:bCs/>
            <w:rtl/>
            <w:rPrChange w:id="2008" w:author="Saleh Abedinezhad" w:date="2023-12-11T21:26:00Z">
              <w:rPr>
                <w:b/>
                <w:bCs/>
                <w:rtl/>
              </w:rPr>
            </w:rPrChange>
          </w:rPr>
          <w:t xml:space="preserve"> محصولات):</w:t>
        </w:r>
      </w:ins>
    </w:p>
    <w:p w14:paraId="2433CFFB" w14:textId="77777777" w:rsidR="00B11DCD" w:rsidRPr="00B11DCD" w:rsidRDefault="00B11DCD" w:rsidP="00B11DCD">
      <w:pPr>
        <w:pStyle w:val="ListParagraph"/>
        <w:numPr>
          <w:ilvl w:val="1"/>
          <w:numId w:val="8"/>
        </w:numPr>
        <w:spacing w:after="160" w:line="259" w:lineRule="auto"/>
        <w:jc w:val="lowKashida"/>
        <w:rPr>
          <w:ins w:id="2009" w:author="Saleh Abedinezhad" w:date="2023-12-11T21:25:00Z"/>
          <w:rFonts w:ascii="IRANSansWeb(FaNum)" w:hAnsi="IRANSansWeb(FaNum)" w:cs="IRANSansWeb(FaNum)"/>
          <w:rtl/>
          <w:rPrChange w:id="2010" w:author="Saleh Abedinezhad" w:date="2023-12-11T21:26:00Z">
            <w:rPr>
              <w:ins w:id="2011" w:author="Saleh Abedinezhad" w:date="2023-12-11T21:25:00Z"/>
              <w:rtl/>
            </w:rPr>
          </w:rPrChange>
        </w:rPr>
      </w:pPr>
      <w:ins w:id="2012" w:author="Saleh Abedinezhad" w:date="2023-12-11T21:25:00Z">
        <w:r w:rsidRPr="00B11DCD">
          <w:rPr>
            <w:rFonts w:ascii="IRANSansWeb(FaNum)" w:hAnsi="IRANSansWeb(FaNum)" w:cs="IRANSansWeb(FaNum)"/>
            <w:rtl/>
            <w:rPrChange w:id="2013" w:author="Saleh Abedinezhad" w:date="2023-12-11T21:26:00Z">
              <w:rPr>
                <w:rtl/>
              </w:rPr>
            </w:rPrChange>
          </w:rPr>
          <w:lastRenderedPageBreak/>
          <w:t>دسته‌بند</w:t>
        </w:r>
        <w:r w:rsidRPr="00B11DCD">
          <w:rPr>
            <w:rFonts w:ascii="IRANSansWeb(FaNum)" w:hAnsi="IRANSansWeb(FaNum)" w:cs="IRANSansWeb(FaNum)" w:hint="cs"/>
            <w:rtl/>
            <w:rPrChange w:id="2014" w:author="Saleh Abedinezhad" w:date="2023-12-11T21:26:00Z">
              <w:rPr>
                <w:rFonts w:hint="cs"/>
                <w:rtl/>
              </w:rPr>
            </w:rPrChange>
          </w:rPr>
          <w:t>ی‌</w:t>
        </w:r>
        <w:r w:rsidRPr="00B11DCD">
          <w:rPr>
            <w:rFonts w:ascii="IRANSansWeb(FaNum)" w:hAnsi="IRANSansWeb(FaNum)" w:cs="IRANSansWeb(FaNum)" w:hint="eastAsia"/>
            <w:rtl/>
            <w:rPrChange w:id="2015" w:author="Saleh Abedinezhad" w:date="2023-12-11T21:26:00Z">
              <w:rPr>
                <w:rFonts w:hint="eastAsia"/>
                <w:rtl/>
              </w:rPr>
            </w:rPrChange>
          </w:rPr>
          <w:t>ها</w:t>
        </w:r>
        <w:r w:rsidRPr="00B11DCD">
          <w:rPr>
            <w:rFonts w:ascii="IRANSansWeb(FaNum)" w:hAnsi="IRANSansWeb(FaNum)" w:cs="IRANSansWeb(FaNum)" w:hint="cs"/>
            <w:rtl/>
            <w:rPrChange w:id="2016" w:author="Saleh Abedinezhad" w:date="2023-12-11T21:26:00Z">
              <w:rPr>
                <w:rFonts w:hint="cs"/>
                <w:rtl/>
              </w:rPr>
            </w:rPrChange>
          </w:rPr>
          <w:t>ی</w:t>
        </w:r>
        <w:r w:rsidRPr="00B11DCD">
          <w:rPr>
            <w:rFonts w:ascii="IRANSansWeb(FaNum)" w:hAnsi="IRANSansWeb(FaNum)" w:cs="IRANSansWeb(FaNum)"/>
            <w:rtl/>
            <w:rPrChange w:id="2017" w:author="Saleh Abedinezhad" w:date="2023-12-11T21:26:00Z">
              <w:rPr>
                <w:rtl/>
              </w:rPr>
            </w:rPrChange>
          </w:rPr>
          <w:t xml:space="preserve"> مختلف محصولات در جدول `</w:t>
        </w:r>
        <w:r w:rsidRPr="00B11DCD">
          <w:rPr>
            <w:rFonts w:ascii="IRANSansWeb(FaNum)" w:hAnsi="IRANSansWeb(FaNum)" w:cs="IRANSansWeb(FaNum)"/>
            <w:rPrChange w:id="2018" w:author="Saleh Abedinezhad" w:date="2023-12-11T21:26:00Z">
              <w:rPr/>
            </w:rPrChange>
          </w:rPr>
          <w:t>ProductCategories</w:t>
        </w:r>
        <w:r w:rsidRPr="00B11DCD">
          <w:rPr>
            <w:rFonts w:ascii="IRANSansWeb(FaNum)" w:hAnsi="IRANSansWeb(FaNum)" w:cs="IRANSansWeb(FaNum)"/>
            <w:rtl/>
            <w:rPrChange w:id="2019" w:author="Saleh Abedinezhad" w:date="2023-12-11T21:26:00Z">
              <w:rPr>
                <w:rtl/>
              </w:rPr>
            </w:rPrChange>
          </w:rPr>
          <w:t>` ذخ</w:t>
        </w:r>
        <w:r w:rsidRPr="00B11DCD">
          <w:rPr>
            <w:rFonts w:ascii="IRANSansWeb(FaNum)" w:hAnsi="IRANSansWeb(FaNum)" w:cs="IRANSansWeb(FaNum)" w:hint="cs"/>
            <w:rtl/>
            <w:rPrChange w:id="2020" w:author="Saleh Abedinezhad" w:date="2023-12-11T21:26:00Z">
              <w:rPr>
                <w:rFonts w:hint="cs"/>
                <w:rtl/>
              </w:rPr>
            </w:rPrChange>
          </w:rPr>
          <w:t>ی</w:t>
        </w:r>
        <w:r w:rsidRPr="00B11DCD">
          <w:rPr>
            <w:rFonts w:ascii="IRANSansWeb(FaNum)" w:hAnsi="IRANSansWeb(FaNum)" w:cs="IRANSansWeb(FaNum)" w:hint="eastAsia"/>
            <w:rtl/>
            <w:rPrChange w:id="2021" w:author="Saleh Abedinezhad" w:date="2023-12-11T21:26:00Z">
              <w:rPr>
                <w:rFonts w:hint="eastAsia"/>
                <w:rtl/>
              </w:rPr>
            </w:rPrChange>
          </w:rPr>
          <w:t>ره</w:t>
        </w:r>
        <w:r w:rsidRPr="00B11DCD">
          <w:rPr>
            <w:rFonts w:ascii="IRANSansWeb(FaNum)" w:hAnsi="IRANSansWeb(FaNum)" w:cs="IRANSansWeb(FaNum)"/>
            <w:rtl/>
            <w:rPrChange w:id="2022" w:author="Saleh Abedinezhad" w:date="2023-12-11T21:26:00Z">
              <w:rPr>
                <w:rtl/>
              </w:rPr>
            </w:rPrChange>
          </w:rPr>
          <w:t xml:space="preserve"> م</w:t>
        </w:r>
        <w:r w:rsidRPr="00B11DCD">
          <w:rPr>
            <w:rFonts w:ascii="IRANSansWeb(FaNum)" w:hAnsi="IRANSansWeb(FaNum)" w:cs="IRANSansWeb(FaNum)" w:hint="cs"/>
            <w:rtl/>
            <w:rPrChange w:id="2023" w:author="Saleh Abedinezhad" w:date="2023-12-11T21:26:00Z">
              <w:rPr>
                <w:rFonts w:hint="cs"/>
                <w:rtl/>
              </w:rPr>
            </w:rPrChange>
          </w:rPr>
          <w:t>ی‌</w:t>
        </w:r>
        <w:r w:rsidRPr="00B11DCD">
          <w:rPr>
            <w:rFonts w:ascii="IRANSansWeb(FaNum)" w:hAnsi="IRANSansWeb(FaNum)" w:cs="IRANSansWeb(FaNum)" w:hint="eastAsia"/>
            <w:rtl/>
            <w:rPrChange w:id="2024" w:author="Saleh Abedinezhad" w:date="2023-12-11T21:26:00Z">
              <w:rPr>
                <w:rFonts w:hint="eastAsia"/>
                <w:rtl/>
              </w:rPr>
            </w:rPrChange>
          </w:rPr>
          <w:t>شوند</w:t>
        </w:r>
        <w:r w:rsidRPr="00B11DCD">
          <w:rPr>
            <w:rFonts w:ascii="IRANSansWeb(FaNum)" w:hAnsi="IRANSansWeb(FaNum)" w:cs="IRANSansWeb(FaNum)"/>
            <w:rtl/>
            <w:rPrChange w:id="2025" w:author="Saleh Abedinezhad" w:date="2023-12-11T21:26:00Z">
              <w:rPr>
                <w:rtl/>
              </w:rPr>
            </w:rPrChange>
          </w:rPr>
          <w:t>.</w:t>
        </w:r>
      </w:ins>
    </w:p>
    <w:p w14:paraId="72BE95B7" w14:textId="77777777" w:rsidR="00B11DCD" w:rsidRPr="00B11DCD" w:rsidRDefault="00B11DCD" w:rsidP="00B11DCD">
      <w:pPr>
        <w:pStyle w:val="ListParagraph"/>
        <w:numPr>
          <w:ilvl w:val="1"/>
          <w:numId w:val="8"/>
        </w:numPr>
        <w:spacing w:after="160" w:line="259" w:lineRule="auto"/>
        <w:jc w:val="lowKashida"/>
        <w:rPr>
          <w:ins w:id="2026" w:author="Saleh Abedinezhad" w:date="2023-12-11T21:25:00Z"/>
          <w:rFonts w:ascii="IRANSansWeb(FaNum)" w:hAnsi="IRANSansWeb(FaNum)" w:cs="IRANSansWeb(FaNum)"/>
          <w:rtl/>
          <w:rPrChange w:id="2027" w:author="Saleh Abedinezhad" w:date="2023-12-11T21:26:00Z">
            <w:rPr>
              <w:ins w:id="2028" w:author="Saleh Abedinezhad" w:date="2023-12-11T21:25:00Z"/>
              <w:rtl/>
            </w:rPr>
          </w:rPrChange>
        </w:rPr>
      </w:pPr>
      <w:ins w:id="2029" w:author="Saleh Abedinezhad" w:date="2023-12-11T21:25:00Z">
        <w:r w:rsidRPr="00B11DCD">
          <w:rPr>
            <w:rFonts w:ascii="IRANSansWeb(FaNum)" w:hAnsi="IRANSansWeb(FaNum)" w:cs="IRANSansWeb(FaNum)"/>
            <w:rtl/>
            <w:rPrChange w:id="2030" w:author="Saleh Abedinezhad" w:date="2023-12-11T21:26:00Z">
              <w:rPr>
                <w:rtl/>
              </w:rPr>
            </w:rPrChange>
          </w:rPr>
          <w:t>از کل</w:t>
        </w:r>
        <w:r w:rsidRPr="00B11DCD">
          <w:rPr>
            <w:rFonts w:ascii="IRANSansWeb(FaNum)" w:hAnsi="IRANSansWeb(FaNum)" w:cs="IRANSansWeb(FaNum)" w:hint="cs"/>
            <w:rtl/>
            <w:rPrChange w:id="2031" w:author="Saleh Abedinezhad" w:date="2023-12-11T21:26:00Z">
              <w:rPr>
                <w:rFonts w:hint="cs"/>
                <w:rtl/>
              </w:rPr>
            </w:rPrChange>
          </w:rPr>
          <w:t>ی</w:t>
        </w:r>
        <w:r w:rsidRPr="00B11DCD">
          <w:rPr>
            <w:rFonts w:ascii="IRANSansWeb(FaNum)" w:hAnsi="IRANSansWeb(FaNum)" w:cs="IRANSansWeb(FaNum)" w:hint="eastAsia"/>
            <w:rtl/>
            <w:rPrChange w:id="2032" w:author="Saleh Abedinezhad" w:date="2023-12-11T21:26:00Z">
              <w:rPr>
                <w:rFonts w:hint="eastAsia"/>
                <w:rtl/>
              </w:rPr>
            </w:rPrChange>
          </w:rPr>
          <w:t>د</w:t>
        </w:r>
        <w:r w:rsidRPr="00B11DCD">
          <w:rPr>
            <w:rFonts w:ascii="IRANSansWeb(FaNum)" w:hAnsi="IRANSansWeb(FaNum)" w:cs="IRANSansWeb(FaNum)"/>
            <w:rtl/>
            <w:rPrChange w:id="2033" w:author="Saleh Abedinezhad" w:date="2023-12-11T21:26:00Z">
              <w:rPr>
                <w:rtl/>
              </w:rPr>
            </w:rPrChange>
          </w:rPr>
          <w:t xml:space="preserve"> خارج</w:t>
        </w:r>
        <w:r w:rsidRPr="00B11DCD">
          <w:rPr>
            <w:rFonts w:ascii="IRANSansWeb(FaNum)" w:hAnsi="IRANSansWeb(FaNum)" w:cs="IRANSansWeb(FaNum)" w:hint="cs"/>
            <w:rtl/>
            <w:rPrChange w:id="2034" w:author="Saleh Abedinezhad" w:date="2023-12-11T21:26:00Z">
              <w:rPr>
                <w:rFonts w:hint="cs"/>
                <w:rtl/>
              </w:rPr>
            </w:rPrChange>
          </w:rPr>
          <w:t>ی</w:t>
        </w:r>
        <w:r w:rsidRPr="00B11DCD">
          <w:rPr>
            <w:rFonts w:ascii="IRANSansWeb(FaNum)" w:hAnsi="IRANSansWeb(FaNum)" w:cs="IRANSansWeb(FaNum)"/>
            <w:rtl/>
            <w:rPrChange w:id="2035" w:author="Saleh Abedinezhad" w:date="2023-12-11T21:26:00Z">
              <w:rPr>
                <w:rtl/>
              </w:rPr>
            </w:rPrChange>
          </w:rPr>
          <w:t xml:space="preserve"> به `</w:t>
        </w:r>
        <w:r w:rsidRPr="00B11DCD">
          <w:rPr>
            <w:rFonts w:ascii="IRANSansWeb(FaNum)" w:hAnsi="IRANSansWeb(FaNum)" w:cs="IRANSansWeb(FaNum)"/>
            <w:rPrChange w:id="2036" w:author="Saleh Abedinezhad" w:date="2023-12-11T21:26:00Z">
              <w:rPr/>
            </w:rPrChange>
          </w:rPr>
          <w:t>ParentProductCategoryId</w:t>
        </w:r>
        <w:r w:rsidRPr="00B11DCD">
          <w:rPr>
            <w:rFonts w:ascii="IRANSansWeb(FaNum)" w:hAnsi="IRANSansWeb(FaNum)" w:cs="IRANSansWeb(FaNum)"/>
            <w:rtl/>
            <w:rPrChange w:id="2037" w:author="Saleh Abedinezhad" w:date="2023-12-11T21:26:00Z">
              <w:rPr>
                <w:rtl/>
              </w:rPr>
            </w:rPrChange>
          </w:rPr>
          <w:t>` اشاره شده است تا ارتباط ب</w:t>
        </w:r>
        <w:r w:rsidRPr="00B11DCD">
          <w:rPr>
            <w:rFonts w:ascii="IRANSansWeb(FaNum)" w:hAnsi="IRANSansWeb(FaNum)" w:cs="IRANSansWeb(FaNum)" w:hint="cs"/>
            <w:rtl/>
            <w:rPrChange w:id="2038" w:author="Saleh Abedinezhad" w:date="2023-12-11T21:26:00Z">
              <w:rPr>
                <w:rFonts w:hint="cs"/>
                <w:rtl/>
              </w:rPr>
            </w:rPrChange>
          </w:rPr>
          <w:t>ی</w:t>
        </w:r>
        <w:r w:rsidRPr="00B11DCD">
          <w:rPr>
            <w:rFonts w:ascii="IRANSansWeb(FaNum)" w:hAnsi="IRANSansWeb(FaNum)" w:cs="IRANSansWeb(FaNum)" w:hint="eastAsia"/>
            <w:rtl/>
            <w:rPrChange w:id="2039" w:author="Saleh Abedinezhad" w:date="2023-12-11T21:26:00Z">
              <w:rPr>
                <w:rFonts w:hint="eastAsia"/>
                <w:rtl/>
              </w:rPr>
            </w:rPrChange>
          </w:rPr>
          <w:t>ن</w:t>
        </w:r>
        <w:r w:rsidRPr="00B11DCD">
          <w:rPr>
            <w:rFonts w:ascii="IRANSansWeb(FaNum)" w:hAnsi="IRANSansWeb(FaNum)" w:cs="IRANSansWeb(FaNum)"/>
            <w:rtl/>
            <w:rPrChange w:id="2040" w:author="Saleh Abedinezhad" w:date="2023-12-11T21:26:00Z">
              <w:rPr>
                <w:rtl/>
              </w:rPr>
            </w:rPrChange>
          </w:rPr>
          <w:t xml:space="preserve"> دسته‌بند</w:t>
        </w:r>
        <w:r w:rsidRPr="00B11DCD">
          <w:rPr>
            <w:rFonts w:ascii="IRANSansWeb(FaNum)" w:hAnsi="IRANSansWeb(FaNum)" w:cs="IRANSansWeb(FaNum)" w:hint="cs"/>
            <w:rtl/>
            <w:rPrChange w:id="2041" w:author="Saleh Abedinezhad" w:date="2023-12-11T21:26:00Z">
              <w:rPr>
                <w:rFonts w:hint="cs"/>
                <w:rtl/>
              </w:rPr>
            </w:rPrChange>
          </w:rPr>
          <w:t>ی‌</w:t>
        </w:r>
        <w:r w:rsidRPr="00B11DCD">
          <w:rPr>
            <w:rFonts w:ascii="IRANSansWeb(FaNum)" w:hAnsi="IRANSansWeb(FaNum)" w:cs="IRANSansWeb(FaNum)" w:hint="eastAsia"/>
            <w:rtl/>
            <w:rPrChange w:id="2042" w:author="Saleh Abedinezhad" w:date="2023-12-11T21:26:00Z">
              <w:rPr>
                <w:rFonts w:hint="eastAsia"/>
                <w:rtl/>
              </w:rPr>
            </w:rPrChange>
          </w:rPr>
          <w:t>ها</w:t>
        </w:r>
        <w:r w:rsidRPr="00B11DCD">
          <w:rPr>
            <w:rFonts w:ascii="IRANSansWeb(FaNum)" w:hAnsi="IRANSansWeb(FaNum)" w:cs="IRANSansWeb(FaNum)" w:hint="cs"/>
            <w:rtl/>
            <w:rPrChange w:id="2043" w:author="Saleh Abedinezhad" w:date="2023-12-11T21:26:00Z">
              <w:rPr>
                <w:rFonts w:hint="cs"/>
                <w:rtl/>
              </w:rPr>
            </w:rPrChange>
          </w:rPr>
          <w:t>ی</w:t>
        </w:r>
        <w:r w:rsidRPr="00B11DCD">
          <w:rPr>
            <w:rFonts w:ascii="IRANSansWeb(FaNum)" w:hAnsi="IRANSansWeb(FaNum)" w:cs="IRANSansWeb(FaNum)"/>
            <w:rtl/>
            <w:rPrChange w:id="2044" w:author="Saleh Abedinezhad" w:date="2023-12-11T21:26:00Z">
              <w:rPr>
                <w:rtl/>
              </w:rPr>
            </w:rPrChange>
          </w:rPr>
          <w:t xml:space="preserve"> مختلف محصولات برقرار شود.</w:t>
        </w:r>
      </w:ins>
    </w:p>
    <w:p w14:paraId="14827CE7" w14:textId="77777777" w:rsidR="00B11DCD" w:rsidRPr="00B11DCD" w:rsidRDefault="00B11DCD" w:rsidP="00B11DCD">
      <w:pPr>
        <w:pStyle w:val="ListParagraph"/>
        <w:numPr>
          <w:ilvl w:val="0"/>
          <w:numId w:val="8"/>
        </w:numPr>
        <w:spacing w:after="160" w:line="259" w:lineRule="auto"/>
        <w:jc w:val="lowKashida"/>
        <w:rPr>
          <w:ins w:id="2045" w:author="Saleh Abedinezhad" w:date="2023-12-11T21:25:00Z"/>
          <w:rFonts w:ascii="IRANSansWeb(FaNum)" w:hAnsi="IRANSansWeb(FaNum)" w:cs="IRANSansWeb(FaNum)"/>
          <w:b/>
          <w:bCs/>
          <w:rtl/>
          <w:rPrChange w:id="2046" w:author="Saleh Abedinezhad" w:date="2023-12-11T21:26:00Z">
            <w:rPr>
              <w:ins w:id="2047" w:author="Saleh Abedinezhad" w:date="2023-12-11T21:25:00Z"/>
              <w:b/>
              <w:bCs/>
              <w:rtl/>
            </w:rPr>
          </w:rPrChange>
        </w:rPr>
      </w:pPr>
      <w:ins w:id="2048" w:author="Saleh Abedinezhad" w:date="2023-12-11T21:25:00Z">
        <w:r w:rsidRPr="00B11DCD">
          <w:rPr>
            <w:rFonts w:ascii="IRANSansWeb(FaNum)" w:hAnsi="IRANSansWeb(FaNum)" w:cs="IRANSansWeb(FaNum)"/>
            <w:b/>
            <w:bCs/>
            <w:rPrChange w:id="2049" w:author="Saleh Abedinezhad" w:date="2023-12-11T21:26:00Z">
              <w:rPr>
                <w:b/>
                <w:bCs/>
              </w:rPr>
            </w:rPrChange>
          </w:rPr>
          <w:t>ProductUnits</w:t>
        </w:r>
        <w:r w:rsidRPr="00B11DCD">
          <w:rPr>
            <w:rFonts w:ascii="IRANSansWeb(FaNum)" w:hAnsi="IRANSansWeb(FaNum)" w:cs="IRANSansWeb(FaNum)"/>
            <w:b/>
            <w:bCs/>
            <w:rtl/>
            <w:rPrChange w:id="2050" w:author="Saleh Abedinezhad" w:date="2023-12-11T21:26:00Z">
              <w:rPr>
                <w:b/>
                <w:bCs/>
                <w:rtl/>
              </w:rPr>
            </w:rPrChange>
          </w:rPr>
          <w:t xml:space="preserve"> (واحدها</w:t>
        </w:r>
        <w:r w:rsidRPr="00B11DCD">
          <w:rPr>
            <w:rFonts w:ascii="IRANSansWeb(FaNum)" w:hAnsi="IRANSansWeb(FaNum)" w:cs="IRANSansWeb(FaNum)" w:hint="cs"/>
            <w:b/>
            <w:bCs/>
            <w:rtl/>
            <w:rPrChange w:id="2051" w:author="Saleh Abedinezhad" w:date="2023-12-11T21:26:00Z">
              <w:rPr>
                <w:rFonts w:hint="cs"/>
                <w:b/>
                <w:bCs/>
                <w:rtl/>
              </w:rPr>
            </w:rPrChange>
          </w:rPr>
          <w:t>ی</w:t>
        </w:r>
        <w:r w:rsidRPr="00B11DCD">
          <w:rPr>
            <w:rFonts w:ascii="IRANSansWeb(FaNum)" w:hAnsi="IRANSansWeb(FaNum)" w:cs="IRANSansWeb(FaNum)"/>
            <w:b/>
            <w:bCs/>
            <w:rtl/>
            <w:rPrChange w:id="2052" w:author="Saleh Abedinezhad" w:date="2023-12-11T21:26:00Z">
              <w:rPr>
                <w:b/>
                <w:bCs/>
                <w:rtl/>
              </w:rPr>
            </w:rPrChange>
          </w:rPr>
          <w:t xml:space="preserve"> محصولات):</w:t>
        </w:r>
      </w:ins>
    </w:p>
    <w:p w14:paraId="6CFE614A" w14:textId="77777777" w:rsidR="00B11DCD" w:rsidRPr="00B11DCD" w:rsidRDefault="00B11DCD" w:rsidP="00B11DCD">
      <w:pPr>
        <w:pStyle w:val="ListParagraph"/>
        <w:numPr>
          <w:ilvl w:val="1"/>
          <w:numId w:val="8"/>
        </w:numPr>
        <w:spacing w:after="160" w:line="259" w:lineRule="auto"/>
        <w:jc w:val="lowKashida"/>
        <w:rPr>
          <w:ins w:id="2053" w:author="Saleh Abedinezhad" w:date="2023-12-11T21:25:00Z"/>
          <w:rFonts w:ascii="IRANSansWeb(FaNum)" w:hAnsi="IRANSansWeb(FaNum)" w:cs="IRANSansWeb(FaNum)"/>
          <w:rtl/>
          <w:rPrChange w:id="2054" w:author="Saleh Abedinezhad" w:date="2023-12-11T21:26:00Z">
            <w:rPr>
              <w:ins w:id="2055" w:author="Saleh Abedinezhad" w:date="2023-12-11T21:25:00Z"/>
              <w:rtl/>
            </w:rPr>
          </w:rPrChange>
        </w:rPr>
      </w:pPr>
      <w:ins w:id="2056" w:author="Saleh Abedinezhad" w:date="2023-12-11T21:25:00Z">
        <w:r w:rsidRPr="00B11DCD">
          <w:rPr>
            <w:rFonts w:ascii="IRANSansWeb(FaNum)" w:hAnsi="IRANSansWeb(FaNum)" w:cs="IRANSansWeb(FaNum)"/>
            <w:rtl/>
            <w:rPrChange w:id="2057" w:author="Saleh Abedinezhad" w:date="2023-12-11T21:26:00Z">
              <w:rPr>
                <w:rtl/>
              </w:rPr>
            </w:rPrChange>
          </w:rPr>
          <w:t>اطلاعات واحدها</w:t>
        </w:r>
        <w:r w:rsidRPr="00B11DCD">
          <w:rPr>
            <w:rFonts w:ascii="IRANSansWeb(FaNum)" w:hAnsi="IRANSansWeb(FaNum)" w:cs="IRANSansWeb(FaNum)" w:hint="cs"/>
            <w:rtl/>
            <w:rPrChange w:id="2058" w:author="Saleh Abedinezhad" w:date="2023-12-11T21:26:00Z">
              <w:rPr>
                <w:rFonts w:hint="cs"/>
                <w:rtl/>
              </w:rPr>
            </w:rPrChange>
          </w:rPr>
          <w:t>ی</w:t>
        </w:r>
        <w:r w:rsidRPr="00B11DCD">
          <w:rPr>
            <w:rFonts w:ascii="IRANSansWeb(FaNum)" w:hAnsi="IRANSansWeb(FaNum)" w:cs="IRANSansWeb(FaNum)"/>
            <w:rtl/>
            <w:rPrChange w:id="2059" w:author="Saleh Abedinezhad" w:date="2023-12-11T21:26:00Z">
              <w:rPr>
                <w:rtl/>
              </w:rPr>
            </w:rPrChange>
          </w:rPr>
          <w:t xml:space="preserve"> محصولات در جدول `</w:t>
        </w:r>
        <w:r w:rsidRPr="00B11DCD">
          <w:rPr>
            <w:rFonts w:ascii="IRANSansWeb(FaNum)" w:hAnsi="IRANSansWeb(FaNum)" w:cs="IRANSansWeb(FaNum)"/>
            <w:rPrChange w:id="2060" w:author="Saleh Abedinezhad" w:date="2023-12-11T21:26:00Z">
              <w:rPr/>
            </w:rPrChange>
          </w:rPr>
          <w:t>ProductUnits</w:t>
        </w:r>
        <w:r w:rsidRPr="00B11DCD">
          <w:rPr>
            <w:rFonts w:ascii="IRANSansWeb(FaNum)" w:hAnsi="IRANSansWeb(FaNum)" w:cs="IRANSansWeb(FaNum)"/>
            <w:rtl/>
            <w:rPrChange w:id="2061" w:author="Saleh Abedinezhad" w:date="2023-12-11T21:26:00Z">
              <w:rPr>
                <w:rtl/>
              </w:rPr>
            </w:rPrChange>
          </w:rPr>
          <w:t>` ذخ</w:t>
        </w:r>
        <w:r w:rsidRPr="00B11DCD">
          <w:rPr>
            <w:rFonts w:ascii="IRANSansWeb(FaNum)" w:hAnsi="IRANSansWeb(FaNum)" w:cs="IRANSansWeb(FaNum)" w:hint="cs"/>
            <w:rtl/>
            <w:rPrChange w:id="2062" w:author="Saleh Abedinezhad" w:date="2023-12-11T21:26:00Z">
              <w:rPr>
                <w:rFonts w:hint="cs"/>
                <w:rtl/>
              </w:rPr>
            </w:rPrChange>
          </w:rPr>
          <w:t>ی</w:t>
        </w:r>
        <w:r w:rsidRPr="00B11DCD">
          <w:rPr>
            <w:rFonts w:ascii="IRANSansWeb(FaNum)" w:hAnsi="IRANSansWeb(FaNum)" w:cs="IRANSansWeb(FaNum)" w:hint="eastAsia"/>
            <w:rtl/>
            <w:rPrChange w:id="2063" w:author="Saleh Abedinezhad" w:date="2023-12-11T21:26:00Z">
              <w:rPr>
                <w:rFonts w:hint="eastAsia"/>
                <w:rtl/>
              </w:rPr>
            </w:rPrChange>
          </w:rPr>
          <w:t>ره</w:t>
        </w:r>
        <w:r w:rsidRPr="00B11DCD">
          <w:rPr>
            <w:rFonts w:ascii="IRANSansWeb(FaNum)" w:hAnsi="IRANSansWeb(FaNum)" w:cs="IRANSansWeb(FaNum)"/>
            <w:rtl/>
            <w:rPrChange w:id="2064" w:author="Saleh Abedinezhad" w:date="2023-12-11T21:26:00Z">
              <w:rPr>
                <w:rtl/>
              </w:rPr>
            </w:rPrChange>
          </w:rPr>
          <w:t xml:space="preserve"> م</w:t>
        </w:r>
        <w:r w:rsidRPr="00B11DCD">
          <w:rPr>
            <w:rFonts w:ascii="IRANSansWeb(FaNum)" w:hAnsi="IRANSansWeb(FaNum)" w:cs="IRANSansWeb(FaNum)" w:hint="cs"/>
            <w:rtl/>
            <w:rPrChange w:id="2065" w:author="Saleh Abedinezhad" w:date="2023-12-11T21:26:00Z">
              <w:rPr>
                <w:rFonts w:hint="cs"/>
                <w:rtl/>
              </w:rPr>
            </w:rPrChange>
          </w:rPr>
          <w:t>ی‌</w:t>
        </w:r>
        <w:r w:rsidRPr="00B11DCD">
          <w:rPr>
            <w:rFonts w:ascii="IRANSansWeb(FaNum)" w:hAnsi="IRANSansWeb(FaNum)" w:cs="IRANSansWeb(FaNum)" w:hint="eastAsia"/>
            <w:rtl/>
            <w:rPrChange w:id="2066" w:author="Saleh Abedinezhad" w:date="2023-12-11T21:26:00Z">
              <w:rPr>
                <w:rFonts w:hint="eastAsia"/>
                <w:rtl/>
              </w:rPr>
            </w:rPrChange>
          </w:rPr>
          <w:t>شوند</w:t>
        </w:r>
        <w:r w:rsidRPr="00B11DCD">
          <w:rPr>
            <w:rFonts w:ascii="IRANSansWeb(FaNum)" w:hAnsi="IRANSansWeb(FaNum)" w:cs="IRANSansWeb(FaNum)"/>
            <w:rtl/>
            <w:rPrChange w:id="2067" w:author="Saleh Abedinezhad" w:date="2023-12-11T21:26:00Z">
              <w:rPr>
                <w:rtl/>
              </w:rPr>
            </w:rPrChange>
          </w:rPr>
          <w:t>.</w:t>
        </w:r>
      </w:ins>
    </w:p>
    <w:p w14:paraId="75E736A3" w14:textId="77777777" w:rsidR="00B11DCD" w:rsidRPr="00B11DCD" w:rsidRDefault="00B11DCD" w:rsidP="00B11DCD">
      <w:pPr>
        <w:pStyle w:val="ListParagraph"/>
        <w:numPr>
          <w:ilvl w:val="0"/>
          <w:numId w:val="8"/>
        </w:numPr>
        <w:spacing w:after="160" w:line="259" w:lineRule="auto"/>
        <w:jc w:val="lowKashida"/>
        <w:rPr>
          <w:ins w:id="2068" w:author="Saleh Abedinezhad" w:date="2023-12-11T21:25:00Z"/>
          <w:rFonts w:ascii="IRANSansWeb(FaNum)" w:hAnsi="IRANSansWeb(FaNum)" w:cs="IRANSansWeb(FaNum)"/>
          <w:b/>
          <w:bCs/>
          <w:rtl/>
          <w:rPrChange w:id="2069" w:author="Saleh Abedinezhad" w:date="2023-12-11T21:26:00Z">
            <w:rPr>
              <w:ins w:id="2070" w:author="Saleh Abedinezhad" w:date="2023-12-11T21:25:00Z"/>
              <w:b/>
              <w:bCs/>
              <w:rtl/>
            </w:rPr>
          </w:rPrChange>
        </w:rPr>
      </w:pPr>
      <w:ins w:id="2071" w:author="Saleh Abedinezhad" w:date="2023-12-11T21:25:00Z">
        <w:r w:rsidRPr="00B11DCD">
          <w:rPr>
            <w:rFonts w:ascii="IRANSansWeb(FaNum)" w:hAnsi="IRANSansWeb(FaNum)" w:cs="IRANSansWeb(FaNum)"/>
            <w:b/>
            <w:bCs/>
            <w:rPrChange w:id="2072" w:author="Saleh Abedinezhad" w:date="2023-12-11T21:26:00Z">
              <w:rPr>
                <w:b/>
                <w:bCs/>
              </w:rPr>
            </w:rPrChange>
          </w:rPr>
          <w:t>Products</w:t>
        </w:r>
        <w:r w:rsidRPr="00B11DCD">
          <w:rPr>
            <w:rFonts w:ascii="IRANSansWeb(FaNum)" w:hAnsi="IRANSansWeb(FaNum)" w:cs="IRANSansWeb(FaNum)"/>
            <w:b/>
            <w:bCs/>
            <w:rtl/>
            <w:rPrChange w:id="2073" w:author="Saleh Abedinezhad" w:date="2023-12-11T21:26:00Z">
              <w:rPr>
                <w:b/>
                <w:bCs/>
                <w:rtl/>
              </w:rPr>
            </w:rPrChange>
          </w:rPr>
          <w:t xml:space="preserve"> (محصولات):</w:t>
        </w:r>
      </w:ins>
    </w:p>
    <w:p w14:paraId="4227F4A4" w14:textId="77777777" w:rsidR="00B11DCD" w:rsidRPr="00B11DCD" w:rsidRDefault="00B11DCD" w:rsidP="00B11DCD">
      <w:pPr>
        <w:pStyle w:val="ListParagraph"/>
        <w:numPr>
          <w:ilvl w:val="1"/>
          <w:numId w:val="8"/>
        </w:numPr>
        <w:spacing w:after="160" w:line="259" w:lineRule="auto"/>
        <w:jc w:val="lowKashida"/>
        <w:rPr>
          <w:ins w:id="2074" w:author="Saleh Abedinezhad" w:date="2023-12-11T21:25:00Z"/>
          <w:rFonts w:ascii="IRANSansWeb(FaNum)" w:hAnsi="IRANSansWeb(FaNum)" w:cs="IRANSansWeb(FaNum)"/>
          <w:rtl/>
          <w:rPrChange w:id="2075" w:author="Saleh Abedinezhad" w:date="2023-12-11T21:26:00Z">
            <w:rPr>
              <w:ins w:id="2076" w:author="Saleh Abedinezhad" w:date="2023-12-11T21:25:00Z"/>
              <w:rtl/>
            </w:rPr>
          </w:rPrChange>
        </w:rPr>
      </w:pPr>
      <w:ins w:id="2077" w:author="Saleh Abedinezhad" w:date="2023-12-11T21:25:00Z">
        <w:r w:rsidRPr="00B11DCD">
          <w:rPr>
            <w:rFonts w:ascii="IRANSansWeb(FaNum)" w:hAnsi="IRANSansWeb(FaNum)" w:cs="IRANSansWeb(FaNum)"/>
            <w:rtl/>
            <w:rPrChange w:id="2078" w:author="Saleh Abedinezhad" w:date="2023-12-11T21:26:00Z">
              <w:rPr>
                <w:rtl/>
              </w:rPr>
            </w:rPrChange>
          </w:rPr>
          <w:t>اطلاعات محصولات نظ</w:t>
        </w:r>
        <w:r w:rsidRPr="00B11DCD">
          <w:rPr>
            <w:rFonts w:ascii="IRANSansWeb(FaNum)" w:hAnsi="IRANSansWeb(FaNum)" w:cs="IRANSansWeb(FaNum)" w:hint="cs"/>
            <w:rtl/>
            <w:rPrChange w:id="2079" w:author="Saleh Abedinezhad" w:date="2023-12-11T21:26:00Z">
              <w:rPr>
                <w:rFonts w:hint="cs"/>
                <w:rtl/>
              </w:rPr>
            </w:rPrChange>
          </w:rPr>
          <w:t>ی</w:t>
        </w:r>
        <w:r w:rsidRPr="00B11DCD">
          <w:rPr>
            <w:rFonts w:ascii="IRANSansWeb(FaNum)" w:hAnsi="IRANSansWeb(FaNum)" w:cs="IRANSansWeb(FaNum)" w:hint="eastAsia"/>
            <w:rtl/>
            <w:rPrChange w:id="2080" w:author="Saleh Abedinezhad" w:date="2023-12-11T21:26:00Z">
              <w:rPr>
                <w:rFonts w:hint="eastAsia"/>
                <w:rtl/>
              </w:rPr>
            </w:rPrChange>
          </w:rPr>
          <w:t>ر</w:t>
        </w:r>
        <w:r w:rsidRPr="00B11DCD">
          <w:rPr>
            <w:rFonts w:ascii="IRANSansWeb(FaNum)" w:hAnsi="IRANSansWeb(FaNum)" w:cs="IRANSansWeb(FaNum)"/>
            <w:rtl/>
            <w:rPrChange w:id="2081" w:author="Saleh Abedinezhad" w:date="2023-12-11T21:26:00Z">
              <w:rPr>
                <w:rtl/>
              </w:rPr>
            </w:rPrChange>
          </w:rPr>
          <w:t xml:space="preserve"> دسته‌بند</w:t>
        </w:r>
        <w:r w:rsidRPr="00B11DCD">
          <w:rPr>
            <w:rFonts w:ascii="IRANSansWeb(FaNum)" w:hAnsi="IRANSansWeb(FaNum)" w:cs="IRANSansWeb(FaNum)" w:hint="cs"/>
            <w:rtl/>
            <w:rPrChange w:id="2082" w:author="Saleh Abedinezhad" w:date="2023-12-11T21:26:00Z">
              <w:rPr>
                <w:rFonts w:hint="cs"/>
                <w:rtl/>
              </w:rPr>
            </w:rPrChange>
          </w:rPr>
          <w:t>ی</w:t>
        </w:r>
        <w:r w:rsidRPr="00B11DCD">
          <w:rPr>
            <w:rFonts w:ascii="IRANSansWeb(FaNum)" w:hAnsi="IRANSansWeb(FaNum)" w:cs="IRANSansWeb(FaNum)" w:hint="eastAsia"/>
            <w:rtl/>
            <w:rPrChange w:id="2083" w:author="Saleh Abedinezhad" w:date="2023-12-11T21:26:00Z">
              <w:rPr>
                <w:rFonts w:hint="eastAsia"/>
                <w:rtl/>
              </w:rPr>
            </w:rPrChange>
          </w:rPr>
          <w:t>،</w:t>
        </w:r>
        <w:r w:rsidRPr="00B11DCD">
          <w:rPr>
            <w:rFonts w:ascii="IRANSansWeb(FaNum)" w:hAnsi="IRANSansWeb(FaNum)" w:cs="IRANSansWeb(FaNum)"/>
            <w:rtl/>
            <w:rPrChange w:id="2084" w:author="Saleh Abedinezhad" w:date="2023-12-11T21:26:00Z">
              <w:rPr>
                <w:rtl/>
              </w:rPr>
            </w:rPrChange>
          </w:rPr>
          <w:t xml:space="preserve"> واحد، کد محصول، عنوان، توض</w:t>
        </w:r>
        <w:r w:rsidRPr="00B11DCD">
          <w:rPr>
            <w:rFonts w:ascii="IRANSansWeb(FaNum)" w:hAnsi="IRANSansWeb(FaNum)" w:cs="IRANSansWeb(FaNum)" w:hint="cs"/>
            <w:rtl/>
            <w:rPrChange w:id="2085" w:author="Saleh Abedinezhad" w:date="2023-12-11T21:26:00Z">
              <w:rPr>
                <w:rFonts w:hint="cs"/>
                <w:rtl/>
              </w:rPr>
            </w:rPrChange>
          </w:rPr>
          <w:t>ی</w:t>
        </w:r>
        <w:r w:rsidRPr="00B11DCD">
          <w:rPr>
            <w:rFonts w:ascii="IRANSansWeb(FaNum)" w:hAnsi="IRANSansWeb(FaNum)" w:cs="IRANSansWeb(FaNum)" w:hint="eastAsia"/>
            <w:rtl/>
            <w:rPrChange w:id="2086" w:author="Saleh Abedinezhad" w:date="2023-12-11T21:26:00Z">
              <w:rPr>
                <w:rFonts w:hint="eastAsia"/>
                <w:rtl/>
              </w:rPr>
            </w:rPrChange>
          </w:rPr>
          <w:t>حات،</w:t>
        </w:r>
        <w:r w:rsidRPr="00B11DCD">
          <w:rPr>
            <w:rFonts w:ascii="IRANSansWeb(FaNum)" w:hAnsi="IRANSansWeb(FaNum)" w:cs="IRANSansWeb(FaNum)"/>
            <w:rtl/>
            <w:rPrChange w:id="2087" w:author="Saleh Abedinezhad" w:date="2023-12-11T21:26:00Z">
              <w:rPr>
                <w:rtl/>
              </w:rPr>
            </w:rPrChange>
          </w:rPr>
          <w:t xml:space="preserve"> و تار</w:t>
        </w:r>
        <w:r w:rsidRPr="00B11DCD">
          <w:rPr>
            <w:rFonts w:ascii="IRANSansWeb(FaNum)" w:hAnsi="IRANSansWeb(FaNum)" w:cs="IRANSansWeb(FaNum)" w:hint="cs"/>
            <w:rtl/>
            <w:rPrChange w:id="2088" w:author="Saleh Abedinezhad" w:date="2023-12-11T21:26:00Z">
              <w:rPr>
                <w:rFonts w:hint="cs"/>
                <w:rtl/>
              </w:rPr>
            </w:rPrChange>
          </w:rPr>
          <w:t>ی</w:t>
        </w:r>
        <w:r w:rsidRPr="00B11DCD">
          <w:rPr>
            <w:rFonts w:ascii="IRANSansWeb(FaNum)" w:hAnsi="IRANSansWeb(FaNum)" w:cs="IRANSansWeb(FaNum)" w:hint="eastAsia"/>
            <w:rtl/>
            <w:rPrChange w:id="2089" w:author="Saleh Abedinezhad" w:date="2023-12-11T21:26:00Z">
              <w:rPr>
                <w:rFonts w:hint="eastAsia"/>
                <w:rtl/>
              </w:rPr>
            </w:rPrChange>
          </w:rPr>
          <w:t>خ</w:t>
        </w:r>
        <w:r w:rsidRPr="00B11DCD">
          <w:rPr>
            <w:rFonts w:ascii="IRANSansWeb(FaNum)" w:hAnsi="IRANSansWeb(FaNum)" w:cs="IRANSansWeb(FaNum)"/>
            <w:rtl/>
            <w:rPrChange w:id="2090" w:author="Saleh Abedinezhad" w:date="2023-12-11T21:26:00Z">
              <w:rPr>
                <w:rtl/>
              </w:rPr>
            </w:rPrChange>
          </w:rPr>
          <w:t xml:space="preserve"> افزودن در جدول `</w:t>
        </w:r>
        <w:r w:rsidRPr="00B11DCD">
          <w:rPr>
            <w:rFonts w:ascii="IRANSansWeb(FaNum)" w:hAnsi="IRANSansWeb(FaNum)" w:cs="IRANSansWeb(FaNum)"/>
            <w:rPrChange w:id="2091" w:author="Saleh Abedinezhad" w:date="2023-12-11T21:26:00Z">
              <w:rPr/>
            </w:rPrChange>
          </w:rPr>
          <w:t>Products</w:t>
        </w:r>
        <w:r w:rsidRPr="00B11DCD">
          <w:rPr>
            <w:rFonts w:ascii="IRANSansWeb(FaNum)" w:hAnsi="IRANSansWeb(FaNum)" w:cs="IRANSansWeb(FaNum)"/>
            <w:rtl/>
            <w:rPrChange w:id="2092" w:author="Saleh Abedinezhad" w:date="2023-12-11T21:26:00Z">
              <w:rPr>
                <w:rtl/>
              </w:rPr>
            </w:rPrChange>
          </w:rPr>
          <w:t>` ذخ</w:t>
        </w:r>
        <w:r w:rsidRPr="00B11DCD">
          <w:rPr>
            <w:rFonts w:ascii="IRANSansWeb(FaNum)" w:hAnsi="IRANSansWeb(FaNum)" w:cs="IRANSansWeb(FaNum)" w:hint="cs"/>
            <w:rtl/>
            <w:rPrChange w:id="2093" w:author="Saleh Abedinezhad" w:date="2023-12-11T21:26:00Z">
              <w:rPr>
                <w:rFonts w:hint="cs"/>
                <w:rtl/>
              </w:rPr>
            </w:rPrChange>
          </w:rPr>
          <w:t>ی</w:t>
        </w:r>
        <w:r w:rsidRPr="00B11DCD">
          <w:rPr>
            <w:rFonts w:ascii="IRANSansWeb(FaNum)" w:hAnsi="IRANSansWeb(FaNum)" w:cs="IRANSansWeb(FaNum)" w:hint="eastAsia"/>
            <w:rtl/>
            <w:rPrChange w:id="2094" w:author="Saleh Abedinezhad" w:date="2023-12-11T21:26:00Z">
              <w:rPr>
                <w:rFonts w:hint="eastAsia"/>
                <w:rtl/>
              </w:rPr>
            </w:rPrChange>
          </w:rPr>
          <w:t>ره</w:t>
        </w:r>
        <w:r w:rsidRPr="00B11DCD">
          <w:rPr>
            <w:rFonts w:ascii="IRANSansWeb(FaNum)" w:hAnsi="IRANSansWeb(FaNum)" w:cs="IRANSansWeb(FaNum)"/>
            <w:rtl/>
            <w:rPrChange w:id="2095" w:author="Saleh Abedinezhad" w:date="2023-12-11T21:26:00Z">
              <w:rPr>
                <w:rtl/>
              </w:rPr>
            </w:rPrChange>
          </w:rPr>
          <w:t xml:space="preserve"> م</w:t>
        </w:r>
        <w:r w:rsidRPr="00B11DCD">
          <w:rPr>
            <w:rFonts w:ascii="IRANSansWeb(FaNum)" w:hAnsi="IRANSansWeb(FaNum)" w:cs="IRANSansWeb(FaNum)" w:hint="cs"/>
            <w:rtl/>
            <w:rPrChange w:id="2096" w:author="Saleh Abedinezhad" w:date="2023-12-11T21:26:00Z">
              <w:rPr>
                <w:rFonts w:hint="cs"/>
                <w:rtl/>
              </w:rPr>
            </w:rPrChange>
          </w:rPr>
          <w:t>ی‌</w:t>
        </w:r>
        <w:r w:rsidRPr="00B11DCD">
          <w:rPr>
            <w:rFonts w:ascii="IRANSansWeb(FaNum)" w:hAnsi="IRANSansWeb(FaNum)" w:cs="IRANSansWeb(FaNum)" w:hint="eastAsia"/>
            <w:rtl/>
            <w:rPrChange w:id="2097" w:author="Saleh Abedinezhad" w:date="2023-12-11T21:26:00Z">
              <w:rPr>
                <w:rFonts w:hint="eastAsia"/>
                <w:rtl/>
              </w:rPr>
            </w:rPrChange>
          </w:rPr>
          <w:t>شوند</w:t>
        </w:r>
        <w:r w:rsidRPr="00B11DCD">
          <w:rPr>
            <w:rFonts w:ascii="IRANSansWeb(FaNum)" w:hAnsi="IRANSansWeb(FaNum)" w:cs="IRANSansWeb(FaNum)"/>
            <w:rtl/>
            <w:rPrChange w:id="2098" w:author="Saleh Abedinezhad" w:date="2023-12-11T21:26:00Z">
              <w:rPr>
                <w:rtl/>
              </w:rPr>
            </w:rPrChange>
          </w:rPr>
          <w:t>.</w:t>
        </w:r>
      </w:ins>
    </w:p>
    <w:p w14:paraId="11E100F0" w14:textId="77777777" w:rsidR="00B11DCD" w:rsidRPr="00B11DCD" w:rsidRDefault="00B11DCD" w:rsidP="00B11DCD">
      <w:pPr>
        <w:pStyle w:val="ListParagraph"/>
        <w:numPr>
          <w:ilvl w:val="1"/>
          <w:numId w:val="8"/>
        </w:numPr>
        <w:spacing w:after="160" w:line="259" w:lineRule="auto"/>
        <w:jc w:val="lowKashida"/>
        <w:rPr>
          <w:ins w:id="2099" w:author="Saleh Abedinezhad" w:date="2023-12-11T21:25:00Z"/>
          <w:rFonts w:ascii="IRANSansWeb(FaNum)" w:hAnsi="IRANSansWeb(FaNum)" w:cs="IRANSansWeb(FaNum)"/>
          <w:rtl/>
          <w:rPrChange w:id="2100" w:author="Saleh Abedinezhad" w:date="2023-12-11T21:26:00Z">
            <w:rPr>
              <w:ins w:id="2101" w:author="Saleh Abedinezhad" w:date="2023-12-11T21:25:00Z"/>
              <w:rtl/>
            </w:rPr>
          </w:rPrChange>
        </w:rPr>
      </w:pPr>
      <w:ins w:id="2102" w:author="Saleh Abedinezhad" w:date="2023-12-11T21:25:00Z">
        <w:r w:rsidRPr="00B11DCD">
          <w:rPr>
            <w:rFonts w:ascii="IRANSansWeb(FaNum)" w:hAnsi="IRANSansWeb(FaNum)" w:cs="IRANSansWeb(FaNum)"/>
            <w:rtl/>
            <w:rPrChange w:id="2103" w:author="Saleh Abedinezhad" w:date="2023-12-11T21:26:00Z">
              <w:rPr>
                <w:rtl/>
              </w:rPr>
            </w:rPrChange>
          </w:rPr>
          <w:t>از کل</w:t>
        </w:r>
        <w:r w:rsidRPr="00B11DCD">
          <w:rPr>
            <w:rFonts w:ascii="IRANSansWeb(FaNum)" w:hAnsi="IRANSansWeb(FaNum)" w:cs="IRANSansWeb(FaNum)" w:hint="cs"/>
            <w:rtl/>
            <w:rPrChange w:id="2104" w:author="Saleh Abedinezhad" w:date="2023-12-11T21:26:00Z">
              <w:rPr>
                <w:rFonts w:hint="cs"/>
                <w:rtl/>
              </w:rPr>
            </w:rPrChange>
          </w:rPr>
          <w:t>ی</w:t>
        </w:r>
        <w:r w:rsidRPr="00B11DCD">
          <w:rPr>
            <w:rFonts w:ascii="IRANSansWeb(FaNum)" w:hAnsi="IRANSansWeb(FaNum)" w:cs="IRANSansWeb(FaNum)" w:hint="eastAsia"/>
            <w:rtl/>
            <w:rPrChange w:id="2105" w:author="Saleh Abedinezhad" w:date="2023-12-11T21:26:00Z">
              <w:rPr>
                <w:rFonts w:hint="eastAsia"/>
                <w:rtl/>
              </w:rPr>
            </w:rPrChange>
          </w:rPr>
          <w:t>د</w:t>
        </w:r>
        <w:r w:rsidRPr="00B11DCD">
          <w:rPr>
            <w:rFonts w:ascii="IRANSansWeb(FaNum)" w:hAnsi="IRANSansWeb(FaNum)" w:cs="IRANSansWeb(FaNum)"/>
            <w:rtl/>
            <w:rPrChange w:id="2106" w:author="Saleh Abedinezhad" w:date="2023-12-11T21:26:00Z">
              <w:rPr>
                <w:rtl/>
              </w:rPr>
            </w:rPrChange>
          </w:rPr>
          <w:t xml:space="preserve"> خارج</w:t>
        </w:r>
        <w:r w:rsidRPr="00B11DCD">
          <w:rPr>
            <w:rFonts w:ascii="IRANSansWeb(FaNum)" w:hAnsi="IRANSansWeb(FaNum)" w:cs="IRANSansWeb(FaNum)" w:hint="cs"/>
            <w:rtl/>
            <w:rPrChange w:id="2107" w:author="Saleh Abedinezhad" w:date="2023-12-11T21:26:00Z">
              <w:rPr>
                <w:rFonts w:hint="cs"/>
                <w:rtl/>
              </w:rPr>
            </w:rPrChange>
          </w:rPr>
          <w:t>ی</w:t>
        </w:r>
        <w:r w:rsidRPr="00B11DCD">
          <w:rPr>
            <w:rFonts w:ascii="IRANSansWeb(FaNum)" w:hAnsi="IRANSansWeb(FaNum)" w:cs="IRANSansWeb(FaNum)"/>
            <w:rtl/>
            <w:rPrChange w:id="2108" w:author="Saleh Abedinezhad" w:date="2023-12-11T21:26:00Z">
              <w:rPr>
                <w:rtl/>
              </w:rPr>
            </w:rPrChange>
          </w:rPr>
          <w:t xml:space="preserve"> به `</w:t>
        </w:r>
        <w:r w:rsidRPr="00B11DCD">
          <w:rPr>
            <w:rFonts w:ascii="IRANSansWeb(FaNum)" w:hAnsi="IRANSansWeb(FaNum)" w:cs="IRANSansWeb(FaNum)"/>
            <w:rPrChange w:id="2109" w:author="Saleh Abedinezhad" w:date="2023-12-11T21:26:00Z">
              <w:rPr/>
            </w:rPrChange>
          </w:rPr>
          <w:t>ProductCategoryId</w:t>
        </w:r>
        <w:r w:rsidRPr="00B11DCD">
          <w:rPr>
            <w:rFonts w:ascii="IRANSansWeb(FaNum)" w:hAnsi="IRANSansWeb(FaNum)" w:cs="IRANSansWeb(FaNum)"/>
            <w:rtl/>
            <w:rPrChange w:id="2110" w:author="Saleh Abedinezhad" w:date="2023-12-11T21:26:00Z">
              <w:rPr>
                <w:rtl/>
              </w:rPr>
            </w:rPrChange>
          </w:rPr>
          <w:t>` و `</w:t>
        </w:r>
        <w:r w:rsidRPr="00B11DCD">
          <w:rPr>
            <w:rFonts w:ascii="IRANSansWeb(FaNum)" w:hAnsi="IRANSansWeb(FaNum)" w:cs="IRANSansWeb(FaNum)"/>
            <w:rPrChange w:id="2111" w:author="Saleh Abedinezhad" w:date="2023-12-11T21:26:00Z">
              <w:rPr/>
            </w:rPrChange>
          </w:rPr>
          <w:t>ProductUnitId</w:t>
        </w:r>
        <w:r w:rsidRPr="00B11DCD">
          <w:rPr>
            <w:rFonts w:ascii="IRANSansWeb(FaNum)" w:hAnsi="IRANSansWeb(FaNum)" w:cs="IRANSansWeb(FaNum)"/>
            <w:rtl/>
            <w:rPrChange w:id="2112" w:author="Saleh Abedinezhad" w:date="2023-12-11T21:26:00Z">
              <w:rPr>
                <w:rtl/>
              </w:rPr>
            </w:rPrChange>
          </w:rPr>
          <w:t>` اشاره شده است تا ارتباط م</w:t>
        </w:r>
        <w:r w:rsidRPr="00B11DCD">
          <w:rPr>
            <w:rFonts w:ascii="IRANSansWeb(FaNum)" w:hAnsi="IRANSansWeb(FaNum)" w:cs="IRANSansWeb(FaNum)" w:hint="cs"/>
            <w:rtl/>
            <w:rPrChange w:id="2113" w:author="Saleh Abedinezhad" w:date="2023-12-11T21:26:00Z">
              <w:rPr>
                <w:rFonts w:hint="cs"/>
                <w:rtl/>
              </w:rPr>
            </w:rPrChange>
          </w:rPr>
          <w:t>ی</w:t>
        </w:r>
        <w:r w:rsidRPr="00B11DCD">
          <w:rPr>
            <w:rFonts w:ascii="IRANSansWeb(FaNum)" w:hAnsi="IRANSansWeb(FaNum)" w:cs="IRANSansWeb(FaNum)" w:hint="eastAsia"/>
            <w:rtl/>
            <w:rPrChange w:id="2114" w:author="Saleh Abedinezhad" w:date="2023-12-11T21:26:00Z">
              <w:rPr>
                <w:rFonts w:hint="eastAsia"/>
                <w:rtl/>
              </w:rPr>
            </w:rPrChange>
          </w:rPr>
          <w:t>ان</w:t>
        </w:r>
        <w:r w:rsidRPr="00B11DCD">
          <w:rPr>
            <w:rFonts w:ascii="IRANSansWeb(FaNum)" w:hAnsi="IRANSansWeb(FaNum)" w:cs="IRANSansWeb(FaNum)"/>
            <w:rtl/>
            <w:rPrChange w:id="2115" w:author="Saleh Abedinezhad" w:date="2023-12-11T21:26:00Z">
              <w:rPr>
                <w:rtl/>
              </w:rPr>
            </w:rPrChange>
          </w:rPr>
          <w:t xml:space="preserve"> محصولات و دسته‌بند</w:t>
        </w:r>
        <w:r w:rsidRPr="00B11DCD">
          <w:rPr>
            <w:rFonts w:ascii="IRANSansWeb(FaNum)" w:hAnsi="IRANSansWeb(FaNum)" w:cs="IRANSansWeb(FaNum)" w:hint="cs"/>
            <w:rtl/>
            <w:rPrChange w:id="2116" w:author="Saleh Abedinezhad" w:date="2023-12-11T21:26:00Z">
              <w:rPr>
                <w:rFonts w:hint="cs"/>
                <w:rtl/>
              </w:rPr>
            </w:rPrChange>
          </w:rPr>
          <w:t>ی‌</w:t>
        </w:r>
        <w:r w:rsidRPr="00B11DCD">
          <w:rPr>
            <w:rFonts w:ascii="IRANSansWeb(FaNum)" w:hAnsi="IRANSansWeb(FaNum)" w:cs="IRANSansWeb(FaNum)" w:hint="eastAsia"/>
            <w:rtl/>
            <w:rPrChange w:id="2117" w:author="Saleh Abedinezhad" w:date="2023-12-11T21:26:00Z">
              <w:rPr>
                <w:rFonts w:hint="eastAsia"/>
                <w:rtl/>
              </w:rPr>
            </w:rPrChange>
          </w:rPr>
          <w:t>ها</w:t>
        </w:r>
        <w:r w:rsidRPr="00B11DCD">
          <w:rPr>
            <w:rFonts w:ascii="IRANSansWeb(FaNum)" w:hAnsi="IRANSansWeb(FaNum)" w:cs="IRANSansWeb(FaNum)"/>
            <w:rtl/>
            <w:rPrChange w:id="2118" w:author="Saleh Abedinezhad" w:date="2023-12-11T21:26:00Z">
              <w:rPr>
                <w:rtl/>
              </w:rPr>
            </w:rPrChange>
          </w:rPr>
          <w:t xml:space="preserve"> و واحدها برقرار شود.</w:t>
        </w:r>
      </w:ins>
    </w:p>
    <w:p w14:paraId="7FEDA3FE" w14:textId="77777777" w:rsidR="00B11DCD" w:rsidRPr="00B11DCD" w:rsidRDefault="00B11DCD" w:rsidP="00B11DCD">
      <w:pPr>
        <w:pStyle w:val="ListParagraph"/>
        <w:numPr>
          <w:ilvl w:val="0"/>
          <w:numId w:val="8"/>
        </w:numPr>
        <w:spacing w:after="160" w:line="259" w:lineRule="auto"/>
        <w:jc w:val="lowKashida"/>
        <w:rPr>
          <w:ins w:id="2119" w:author="Saleh Abedinezhad" w:date="2023-12-11T21:25:00Z"/>
          <w:rFonts w:ascii="IRANSansWeb(FaNum)" w:hAnsi="IRANSansWeb(FaNum)" w:cs="IRANSansWeb(FaNum)"/>
          <w:b/>
          <w:bCs/>
          <w:rtl/>
          <w:rPrChange w:id="2120" w:author="Saleh Abedinezhad" w:date="2023-12-11T21:26:00Z">
            <w:rPr>
              <w:ins w:id="2121" w:author="Saleh Abedinezhad" w:date="2023-12-11T21:25:00Z"/>
              <w:b/>
              <w:bCs/>
              <w:rtl/>
            </w:rPr>
          </w:rPrChange>
        </w:rPr>
      </w:pPr>
      <w:ins w:id="2122" w:author="Saleh Abedinezhad" w:date="2023-12-11T21:25:00Z">
        <w:r w:rsidRPr="00B11DCD">
          <w:rPr>
            <w:rFonts w:ascii="IRANSansWeb(FaNum)" w:hAnsi="IRANSansWeb(FaNum)" w:cs="IRANSansWeb(FaNum)"/>
            <w:b/>
            <w:bCs/>
            <w:rPrChange w:id="2123" w:author="Saleh Abedinezhad" w:date="2023-12-11T21:26:00Z">
              <w:rPr>
                <w:b/>
                <w:bCs/>
              </w:rPr>
            </w:rPrChange>
          </w:rPr>
          <w:t>ProductPrices</w:t>
        </w:r>
        <w:r w:rsidRPr="00B11DCD">
          <w:rPr>
            <w:rFonts w:ascii="IRANSansWeb(FaNum)" w:hAnsi="IRANSansWeb(FaNum)" w:cs="IRANSansWeb(FaNum)"/>
            <w:b/>
            <w:bCs/>
            <w:rtl/>
            <w:rPrChange w:id="2124" w:author="Saleh Abedinezhad" w:date="2023-12-11T21:26:00Z">
              <w:rPr>
                <w:b/>
                <w:bCs/>
                <w:rtl/>
              </w:rPr>
            </w:rPrChange>
          </w:rPr>
          <w:t xml:space="preserve"> (ق</w:t>
        </w:r>
        <w:r w:rsidRPr="00B11DCD">
          <w:rPr>
            <w:rFonts w:ascii="IRANSansWeb(FaNum)" w:hAnsi="IRANSansWeb(FaNum)" w:cs="IRANSansWeb(FaNum)" w:hint="cs"/>
            <w:b/>
            <w:bCs/>
            <w:rtl/>
            <w:rPrChange w:id="2125" w:author="Saleh Abedinezhad" w:date="2023-12-11T21:26:00Z">
              <w:rPr>
                <w:rFonts w:hint="cs"/>
                <w:b/>
                <w:bCs/>
                <w:rtl/>
              </w:rPr>
            </w:rPrChange>
          </w:rPr>
          <w:t>ی</w:t>
        </w:r>
        <w:r w:rsidRPr="00B11DCD">
          <w:rPr>
            <w:rFonts w:ascii="IRANSansWeb(FaNum)" w:hAnsi="IRANSansWeb(FaNum)" w:cs="IRANSansWeb(FaNum)" w:hint="eastAsia"/>
            <w:b/>
            <w:bCs/>
            <w:rtl/>
            <w:rPrChange w:id="2126" w:author="Saleh Abedinezhad" w:date="2023-12-11T21:26:00Z">
              <w:rPr>
                <w:rFonts w:hint="eastAsia"/>
                <w:b/>
                <w:bCs/>
                <w:rtl/>
              </w:rPr>
            </w:rPrChange>
          </w:rPr>
          <w:t>مت‌ها</w:t>
        </w:r>
        <w:r w:rsidRPr="00B11DCD">
          <w:rPr>
            <w:rFonts w:ascii="IRANSansWeb(FaNum)" w:hAnsi="IRANSansWeb(FaNum)" w:cs="IRANSansWeb(FaNum)" w:hint="cs"/>
            <w:b/>
            <w:bCs/>
            <w:rtl/>
            <w:rPrChange w:id="2127" w:author="Saleh Abedinezhad" w:date="2023-12-11T21:26:00Z">
              <w:rPr>
                <w:rFonts w:hint="cs"/>
                <w:b/>
                <w:bCs/>
                <w:rtl/>
              </w:rPr>
            </w:rPrChange>
          </w:rPr>
          <w:t>ی</w:t>
        </w:r>
        <w:r w:rsidRPr="00B11DCD">
          <w:rPr>
            <w:rFonts w:ascii="IRANSansWeb(FaNum)" w:hAnsi="IRANSansWeb(FaNum)" w:cs="IRANSansWeb(FaNum)"/>
            <w:b/>
            <w:bCs/>
            <w:rtl/>
            <w:rPrChange w:id="2128" w:author="Saleh Abedinezhad" w:date="2023-12-11T21:26:00Z">
              <w:rPr>
                <w:b/>
                <w:bCs/>
                <w:rtl/>
              </w:rPr>
            </w:rPrChange>
          </w:rPr>
          <w:t xml:space="preserve"> محصولات):</w:t>
        </w:r>
      </w:ins>
    </w:p>
    <w:p w14:paraId="5AB938F0" w14:textId="77777777" w:rsidR="00B11DCD" w:rsidRPr="00B11DCD" w:rsidRDefault="00B11DCD" w:rsidP="00B11DCD">
      <w:pPr>
        <w:pStyle w:val="ListParagraph"/>
        <w:numPr>
          <w:ilvl w:val="1"/>
          <w:numId w:val="8"/>
        </w:numPr>
        <w:spacing w:after="160" w:line="259" w:lineRule="auto"/>
        <w:jc w:val="lowKashida"/>
        <w:rPr>
          <w:ins w:id="2129" w:author="Saleh Abedinezhad" w:date="2023-12-11T21:25:00Z"/>
          <w:rFonts w:ascii="IRANSansWeb(FaNum)" w:hAnsi="IRANSansWeb(FaNum)" w:cs="IRANSansWeb(FaNum)"/>
          <w:rtl/>
          <w:rPrChange w:id="2130" w:author="Saleh Abedinezhad" w:date="2023-12-11T21:26:00Z">
            <w:rPr>
              <w:ins w:id="2131" w:author="Saleh Abedinezhad" w:date="2023-12-11T21:25:00Z"/>
              <w:rtl/>
            </w:rPr>
          </w:rPrChange>
        </w:rPr>
      </w:pPr>
      <w:ins w:id="2132" w:author="Saleh Abedinezhad" w:date="2023-12-11T21:25:00Z">
        <w:r w:rsidRPr="00B11DCD">
          <w:rPr>
            <w:rFonts w:ascii="IRANSansWeb(FaNum)" w:hAnsi="IRANSansWeb(FaNum)" w:cs="IRANSansWeb(FaNum)"/>
            <w:rtl/>
            <w:rPrChange w:id="2133" w:author="Saleh Abedinezhad" w:date="2023-12-11T21:26:00Z">
              <w:rPr>
                <w:rtl/>
              </w:rPr>
            </w:rPrChange>
          </w:rPr>
          <w:t>اطلاعات ق</w:t>
        </w:r>
        <w:r w:rsidRPr="00B11DCD">
          <w:rPr>
            <w:rFonts w:ascii="IRANSansWeb(FaNum)" w:hAnsi="IRANSansWeb(FaNum)" w:cs="IRANSansWeb(FaNum)" w:hint="cs"/>
            <w:rtl/>
            <w:rPrChange w:id="2134" w:author="Saleh Abedinezhad" w:date="2023-12-11T21:26:00Z">
              <w:rPr>
                <w:rFonts w:hint="cs"/>
                <w:rtl/>
              </w:rPr>
            </w:rPrChange>
          </w:rPr>
          <w:t>ی</w:t>
        </w:r>
        <w:r w:rsidRPr="00B11DCD">
          <w:rPr>
            <w:rFonts w:ascii="IRANSansWeb(FaNum)" w:hAnsi="IRANSansWeb(FaNum)" w:cs="IRANSansWeb(FaNum)" w:hint="eastAsia"/>
            <w:rtl/>
            <w:rPrChange w:id="2135" w:author="Saleh Abedinezhad" w:date="2023-12-11T21:26:00Z">
              <w:rPr>
                <w:rFonts w:hint="eastAsia"/>
                <w:rtl/>
              </w:rPr>
            </w:rPrChange>
          </w:rPr>
          <w:t>مت</w:t>
        </w:r>
        <w:r w:rsidRPr="00B11DCD">
          <w:rPr>
            <w:rFonts w:ascii="IRANSansWeb(FaNum)" w:hAnsi="IRANSansWeb(FaNum)" w:cs="IRANSansWeb(FaNum)"/>
            <w:rtl/>
            <w:rPrChange w:id="2136" w:author="Saleh Abedinezhad" w:date="2023-12-11T21:26:00Z">
              <w:rPr>
                <w:rtl/>
              </w:rPr>
            </w:rPrChange>
          </w:rPr>
          <w:t xml:space="preserve"> محصولات در جدول `</w:t>
        </w:r>
        <w:r w:rsidRPr="00B11DCD">
          <w:rPr>
            <w:rFonts w:ascii="IRANSansWeb(FaNum)" w:hAnsi="IRANSansWeb(FaNum)" w:cs="IRANSansWeb(FaNum)"/>
            <w:rPrChange w:id="2137" w:author="Saleh Abedinezhad" w:date="2023-12-11T21:26:00Z">
              <w:rPr/>
            </w:rPrChange>
          </w:rPr>
          <w:t>ProductPrices</w:t>
        </w:r>
        <w:r w:rsidRPr="00B11DCD">
          <w:rPr>
            <w:rFonts w:ascii="IRANSansWeb(FaNum)" w:hAnsi="IRANSansWeb(FaNum)" w:cs="IRANSansWeb(FaNum)"/>
            <w:rtl/>
            <w:rPrChange w:id="2138" w:author="Saleh Abedinezhad" w:date="2023-12-11T21:26:00Z">
              <w:rPr>
                <w:rtl/>
              </w:rPr>
            </w:rPrChange>
          </w:rPr>
          <w:t>` ذخ</w:t>
        </w:r>
        <w:r w:rsidRPr="00B11DCD">
          <w:rPr>
            <w:rFonts w:ascii="IRANSansWeb(FaNum)" w:hAnsi="IRANSansWeb(FaNum)" w:cs="IRANSansWeb(FaNum)" w:hint="cs"/>
            <w:rtl/>
            <w:rPrChange w:id="2139" w:author="Saleh Abedinezhad" w:date="2023-12-11T21:26:00Z">
              <w:rPr>
                <w:rFonts w:hint="cs"/>
                <w:rtl/>
              </w:rPr>
            </w:rPrChange>
          </w:rPr>
          <w:t>ی</w:t>
        </w:r>
        <w:r w:rsidRPr="00B11DCD">
          <w:rPr>
            <w:rFonts w:ascii="IRANSansWeb(FaNum)" w:hAnsi="IRANSansWeb(FaNum)" w:cs="IRANSansWeb(FaNum)" w:hint="eastAsia"/>
            <w:rtl/>
            <w:rPrChange w:id="2140" w:author="Saleh Abedinezhad" w:date="2023-12-11T21:26:00Z">
              <w:rPr>
                <w:rFonts w:hint="eastAsia"/>
                <w:rtl/>
              </w:rPr>
            </w:rPrChange>
          </w:rPr>
          <w:t>ره</w:t>
        </w:r>
        <w:r w:rsidRPr="00B11DCD">
          <w:rPr>
            <w:rFonts w:ascii="IRANSansWeb(FaNum)" w:hAnsi="IRANSansWeb(FaNum)" w:cs="IRANSansWeb(FaNum)"/>
            <w:rtl/>
            <w:rPrChange w:id="2141" w:author="Saleh Abedinezhad" w:date="2023-12-11T21:26:00Z">
              <w:rPr>
                <w:rtl/>
              </w:rPr>
            </w:rPrChange>
          </w:rPr>
          <w:t xml:space="preserve"> م</w:t>
        </w:r>
        <w:r w:rsidRPr="00B11DCD">
          <w:rPr>
            <w:rFonts w:ascii="IRANSansWeb(FaNum)" w:hAnsi="IRANSansWeb(FaNum)" w:cs="IRANSansWeb(FaNum)" w:hint="cs"/>
            <w:rtl/>
            <w:rPrChange w:id="2142" w:author="Saleh Abedinezhad" w:date="2023-12-11T21:26:00Z">
              <w:rPr>
                <w:rFonts w:hint="cs"/>
                <w:rtl/>
              </w:rPr>
            </w:rPrChange>
          </w:rPr>
          <w:t>ی‌</w:t>
        </w:r>
        <w:r w:rsidRPr="00B11DCD">
          <w:rPr>
            <w:rFonts w:ascii="IRANSansWeb(FaNum)" w:hAnsi="IRANSansWeb(FaNum)" w:cs="IRANSansWeb(FaNum)" w:hint="eastAsia"/>
            <w:rtl/>
            <w:rPrChange w:id="2143" w:author="Saleh Abedinezhad" w:date="2023-12-11T21:26:00Z">
              <w:rPr>
                <w:rFonts w:hint="eastAsia"/>
                <w:rtl/>
              </w:rPr>
            </w:rPrChange>
          </w:rPr>
          <w:t>شوند</w:t>
        </w:r>
        <w:r w:rsidRPr="00B11DCD">
          <w:rPr>
            <w:rFonts w:ascii="IRANSansWeb(FaNum)" w:hAnsi="IRANSansWeb(FaNum)" w:cs="IRANSansWeb(FaNum)"/>
            <w:rtl/>
            <w:rPrChange w:id="2144" w:author="Saleh Abedinezhad" w:date="2023-12-11T21:26:00Z">
              <w:rPr>
                <w:rtl/>
              </w:rPr>
            </w:rPrChange>
          </w:rPr>
          <w:t>.</w:t>
        </w:r>
      </w:ins>
    </w:p>
    <w:p w14:paraId="0ECA3E29" w14:textId="77777777" w:rsidR="00B11DCD" w:rsidRPr="00B11DCD" w:rsidRDefault="00B11DCD" w:rsidP="00B11DCD">
      <w:pPr>
        <w:pStyle w:val="ListParagraph"/>
        <w:numPr>
          <w:ilvl w:val="1"/>
          <w:numId w:val="8"/>
        </w:numPr>
        <w:spacing w:after="160" w:line="259" w:lineRule="auto"/>
        <w:jc w:val="lowKashida"/>
        <w:rPr>
          <w:ins w:id="2145" w:author="Saleh Abedinezhad" w:date="2023-12-11T21:25:00Z"/>
          <w:rFonts w:ascii="IRANSansWeb(FaNum)" w:hAnsi="IRANSansWeb(FaNum)" w:cs="IRANSansWeb(FaNum)"/>
          <w:rtl/>
          <w:rPrChange w:id="2146" w:author="Saleh Abedinezhad" w:date="2023-12-11T21:26:00Z">
            <w:rPr>
              <w:ins w:id="2147" w:author="Saleh Abedinezhad" w:date="2023-12-11T21:25:00Z"/>
              <w:rtl/>
            </w:rPr>
          </w:rPrChange>
        </w:rPr>
      </w:pPr>
      <w:ins w:id="2148" w:author="Saleh Abedinezhad" w:date="2023-12-11T21:25:00Z">
        <w:r w:rsidRPr="00B11DCD">
          <w:rPr>
            <w:rFonts w:ascii="IRANSansWeb(FaNum)" w:hAnsi="IRANSansWeb(FaNum)" w:cs="IRANSansWeb(FaNum)"/>
            <w:rtl/>
            <w:rPrChange w:id="2149" w:author="Saleh Abedinezhad" w:date="2023-12-11T21:26:00Z">
              <w:rPr>
                <w:rtl/>
              </w:rPr>
            </w:rPrChange>
          </w:rPr>
          <w:t>از کل</w:t>
        </w:r>
        <w:r w:rsidRPr="00B11DCD">
          <w:rPr>
            <w:rFonts w:ascii="IRANSansWeb(FaNum)" w:hAnsi="IRANSansWeb(FaNum)" w:cs="IRANSansWeb(FaNum)" w:hint="cs"/>
            <w:rtl/>
            <w:rPrChange w:id="2150" w:author="Saleh Abedinezhad" w:date="2023-12-11T21:26:00Z">
              <w:rPr>
                <w:rFonts w:hint="cs"/>
                <w:rtl/>
              </w:rPr>
            </w:rPrChange>
          </w:rPr>
          <w:t>ی</w:t>
        </w:r>
        <w:r w:rsidRPr="00B11DCD">
          <w:rPr>
            <w:rFonts w:ascii="IRANSansWeb(FaNum)" w:hAnsi="IRANSansWeb(FaNum)" w:cs="IRANSansWeb(FaNum)" w:hint="eastAsia"/>
            <w:rtl/>
            <w:rPrChange w:id="2151" w:author="Saleh Abedinezhad" w:date="2023-12-11T21:26:00Z">
              <w:rPr>
                <w:rFonts w:hint="eastAsia"/>
                <w:rtl/>
              </w:rPr>
            </w:rPrChange>
          </w:rPr>
          <w:t>د</w:t>
        </w:r>
        <w:r w:rsidRPr="00B11DCD">
          <w:rPr>
            <w:rFonts w:ascii="IRANSansWeb(FaNum)" w:hAnsi="IRANSansWeb(FaNum)" w:cs="IRANSansWeb(FaNum)"/>
            <w:rtl/>
            <w:rPrChange w:id="2152" w:author="Saleh Abedinezhad" w:date="2023-12-11T21:26:00Z">
              <w:rPr>
                <w:rtl/>
              </w:rPr>
            </w:rPrChange>
          </w:rPr>
          <w:t xml:space="preserve"> خارج</w:t>
        </w:r>
        <w:r w:rsidRPr="00B11DCD">
          <w:rPr>
            <w:rFonts w:ascii="IRANSansWeb(FaNum)" w:hAnsi="IRANSansWeb(FaNum)" w:cs="IRANSansWeb(FaNum)" w:hint="cs"/>
            <w:rtl/>
            <w:rPrChange w:id="2153" w:author="Saleh Abedinezhad" w:date="2023-12-11T21:26:00Z">
              <w:rPr>
                <w:rFonts w:hint="cs"/>
                <w:rtl/>
              </w:rPr>
            </w:rPrChange>
          </w:rPr>
          <w:t>ی</w:t>
        </w:r>
        <w:r w:rsidRPr="00B11DCD">
          <w:rPr>
            <w:rFonts w:ascii="IRANSansWeb(FaNum)" w:hAnsi="IRANSansWeb(FaNum)" w:cs="IRANSansWeb(FaNum)"/>
            <w:rtl/>
            <w:rPrChange w:id="2154" w:author="Saleh Abedinezhad" w:date="2023-12-11T21:26:00Z">
              <w:rPr>
                <w:rtl/>
              </w:rPr>
            </w:rPrChange>
          </w:rPr>
          <w:t xml:space="preserve"> به `</w:t>
        </w:r>
        <w:r w:rsidRPr="00B11DCD">
          <w:rPr>
            <w:rFonts w:ascii="IRANSansWeb(FaNum)" w:hAnsi="IRANSansWeb(FaNum)" w:cs="IRANSansWeb(FaNum)"/>
            <w:rPrChange w:id="2155" w:author="Saleh Abedinezhad" w:date="2023-12-11T21:26:00Z">
              <w:rPr/>
            </w:rPrChange>
          </w:rPr>
          <w:t>ProductId</w:t>
        </w:r>
        <w:r w:rsidRPr="00B11DCD">
          <w:rPr>
            <w:rFonts w:ascii="IRANSansWeb(FaNum)" w:hAnsi="IRANSansWeb(FaNum)" w:cs="IRANSansWeb(FaNum)"/>
            <w:rtl/>
            <w:rPrChange w:id="2156" w:author="Saleh Abedinezhad" w:date="2023-12-11T21:26:00Z">
              <w:rPr>
                <w:rtl/>
              </w:rPr>
            </w:rPrChange>
          </w:rPr>
          <w:t>` اشاره شده است تا ارتباط م</w:t>
        </w:r>
        <w:r w:rsidRPr="00B11DCD">
          <w:rPr>
            <w:rFonts w:ascii="IRANSansWeb(FaNum)" w:hAnsi="IRANSansWeb(FaNum)" w:cs="IRANSansWeb(FaNum)" w:hint="cs"/>
            <w:rtl/>
            <w:rPrChange w:id="2157" w:author="Saleh Abedinezhad" w:date="2023-12-11T21:26:00Z">
              <w:rPr>
                <w:rFonts w:hint="cs"/>
                <w:rtl/>
              </w:rPr>
            </w:rPrChange>
          </w:rPr>
          <w:t>ی</w:t>
        </w:r>
        <w:r w:rsidRPr="00B11DCD">
          <w:rPr>
            <w:rFonts w:ascii="IRANSansWeb(FaNum)" w:hAnsi="IRANSansWeb(FaNum)" w:cs="IRANSansWeb(FaNum)" w:hint="eastAsia"/>
            <w:rtl/>
            <w:rPrChange w:id="2158" w:author="Saleh Abedinezhad" w:date="2023-12-11T21:26:00Z">
              <w:rPr>
                <w:rFonts w:hint="eastAsia"/>
                <w:rtl/>
              </w:rPr>
            </w:rPrChange>
          </w:rPr>
          <w:t>ان</w:t>
        </w:r>
        <w:r w:rsidRPr="00B11DCD">
          <w:rPr>
            <w:rFonts w:ascii="IRANSansWeb(FaNum)" w:hAnsi="IRANSansWeb(FaNum)" w:cs="IRANSansWeb(FaNum)"/>
            <w:rtl/>
            <w:rPrChange w:id="2159" w:author="Saleh Abedinezhad" w:date="2023-12-11T21:26:00Z">
              <w:rPr>
                <w:rtl/>
              </w:rPr>
            </w:rPrChange>
          </w:rPr>
          <w:t xml:space="preserve"> ق</w:t>
        </w:r>
        <w:r w:rsidRPr="00B11DCD">
          <w:rPr>
            <w:rFonts w:ascii="IRANSansWeb(FaNum)" w:hAnsi="IRANSansWeb(FaNum)" w:cs="IRANSansWeb(FaNum)" w:hint="cs"/>
            <w:rtl/>
            <w:rPrChange w:id="2160" w:author="Saleh Abedinezhad" w:date="2023-12-11T21:26:00Z">
              <w:rPr>
                <w:rFonts w:hint="cs"/>
                <w:rtl/>
              </w:rPr>
            </w:rPrChange>
          </w:rPr>
          <w:t>ی</w:t>
        </w:r>
        <w:r w:rsidRPr="00B11DCD">
          <w:rPr>
            <w:rFonts w:ascii="IRANSansWeb(FaNum)" w:hAnsi="IRANSansWeb(FaNum)" w:cs="IRANSansWeb(FaNum)" w:hint="eastAsia"/>
            <w:rtl/>
            <w:rPrChange w:id="2161" w:author="Saleh Abedinezhad" w:date="2023-12-11T21:26:00Z">
              <w:rPr>
                <w:rFonts w:hint="eastAsia"/>
                <w:rtl/>
              </w:rPr>
            </w:rPrChange>
          </w:rPr>
          <w:t>مت‌ها</w:t>
        </w:r>
        <w:r w:rsidRPr="00B11DCD">
          <w:rPr>
            <w:rFonts w:ascii="IRANSansWeb(FaNum)" w:hAnsi="IRANSansWeb(FaNum)" w:cs="IRANSansWeb(FaNum)"/>
            <w:rtl/>
            <w:rPrChange w:id="2162" w:author="Saleh Abedinezhad" w:date="2023-12-11T21:26:00Z">
              <w:rPr>
                <w:rtl/>
              </w:rPr>
            </w:rPrChange>
          </w:rPr>
          <w:t xml:space="preserve"> و محصولات برقرار شود.</w:t>
        </w:r>
      </w:ins>
    </w:p>
    <w:p w14:paraId="7FBF5EBE" w14:textId="77777777" w:rsidR="00B11DCD" w:rsidRPr="00B11DCD" w:rsidRDefault="00B11DCD" w:rsidP="00B11DCD">
      <w:pPr>
        <w:pStyle w:val="ListParagraph"/>
        <w:numPr>
          <w:ilvl w:val="0"/>
          <w:numId w:val="8"/>
        </w:numPr>
        <w:spacing w:after="160" w:line="259" w:lineRule="auto"/>
        <w:jc w:val="lowKashida"/>
        <w:rPr>
          <w:ins w:id="2163" w:author="Saleh Abedinezhad" w:date="2023-12-11T21:25:00Z"/>
          <w:rFonts w:ascii="IRANSansWeb(FaNum)" w:hAnsi="IRANSansWeb(FaNum)" w:cs="IRANSansWeb(FaNum)"/>
          <w:b/>
          <w:bCs/>
          <w:rtl/>
          <w:rPrChange w:id="2164" w:author="Saleh Abedinezhad" w:date="2023-12-11T21:26:00Z">
            <w:rPr>
              <w:ins w:id="2165" w:author="Saleh Abedinezhad" w:date="2023-12-11T21:25:00Z"/>
              <w:b/>
              <w:bCs/>
              <w:rtl/>
            </w:rPr>
          </w:rPrChange>
        </w:rPr>
      </w:pPr>
      <w:ins w:id="2166" w:author="Saleh Abedinezhad" w:date="2023-12-11T21:25:00Z">
        <w:r w:rsidRPr="00B11DCD">
          <w:rPr>
            <w:rFonts w:ascii="IRANSansWeb(FaNum)" w:hAnsi="IRANSansWeb(FaNum)" w:cs="IRANSansWeb(FaNum)"/>
            <w:b/>
            <w:bCs/>
            <w:rPrChange w:id="2167" w:author="Saleh Abedinezhad" w:date="2023-12-11T21:26:00Z">
              <w:rPr>
                <w:b/>
                <w:bCs/>
              </w:rPr>
            </w:rPrChange>
          </w:rPr>
          <w:t>ManufDate</w:t>
        </w:r>
        <w:r w:rsidRPr="00B11DCD">
          <w:rPr>
            <w:rFonts w:ascii="IRANSansWeb(FaNum)" w:hAnsi="IRANSansWeb(FaNum)" w:cs="IRANSansWeb(FaNum)"/>
            <w:b/>
            <w:bCs/>
            <w:rtl/>
            <w:rPrChange w:id="2168" w:author="Saleh Abedinezhad" w:date="2023-12-11T21:26:00Z">
              <w:rPr>
                <w:b/>
                <w:bCs/>
                <w:rtl/>
              </w:rPr>
            </w:rPrChange>
          </w:rPr>
          <w:t xml:space="preserve"> (تار</w:t>
        </w:r>
        <w:r w:rsidRPr="00B11DCD">
          <w:rPr>
            <w:rFonts w:ascii="IRANSansWeb(FaNum)" w:hAnsi="IRANSansWeb(FaNum)" w:cs="IRANSansWeb(FaNum)" w:hint="cs"/>
            <w:b/>
            <w:bCs/>
            <w:rtl/>
            <w:rPrChange w:id="2169" w:author="Saleh Abedinezhad" w:date="2023-12-11T21:26:00Z">
              <w:rPr>
                <w:rFonts w:hint="cs"/>
                <w:b/>
                <w:bCs/>
                <w:rtl/>
              </w:rPr>
            </w:rPrChange>
          </w:rPr>
          <w:t>ی</w:t>
        </w:r>
        <w:r w:rsidRPr="00B11DCD">
          <w:rPr>
            <w:rFonts w:ascii="IRANSansWeb(FaNum)" w:hAnsi="IRANSansWeb(FaNum)" w:cs="IRANSansWeb(FaNum)" w:hint="eastAsia"/>
            <w:b/>
            <w:bCs/>
            <w:rtl/>
            <w:rPrChange w:id="2170" w:author="Saleh Abedinezhad" w:date="2023-12-11T21:26:00Z">
              <w:rPr>
                <w:rFonts w:hint="eastAsia"/>
                <w:b/>
                <w:bCs/>
                <w:rtl/>
              </w:rPr>
            </w:rPrChange>
          </w:rPr>
          <w:t>خ</w:t>
        </w:r>
        <w:r w:rsidRPr="00B11DCD">
          <w:rPr>
            <w:rFonts w:ascii="IRANSansWeb(FaNum)" w:hAnsi="IRANSansWeb(FaNum)" w:cs="IRANSansWeb(FaNum)"/>
            <w:b/>
            <w:bCs/>
            <w:rtl/>
            <w:rPrChange w:id="2171" w:author="Saleh Abedinezhad" w:date="2023-12-11T21:26:00Z">
              <w:rPr>
                <w:b/>
                <w:bCs/>
                <w:rtl/>
              </w:rPr>
            </w:rPrChange>
          </w:rPr>
          <w:t xml:space="preserve"> تول</w:t>
        </w:r>
        <w:r w:rsidRPr="00B11DCD">
          <w:rPr>
            <w:rFonts w:ascii="IRANSansWeb(FaNum)" w:hAnsi="IRANSansWeb(FaNum)" w:cs="IRANSansWeb(FaNum)" w:hint="cs"/>
            <w:b/>
            <w:bCs/>
            <w:rtl/>
            <w:rPrChange w:id="2172" w:author="Saleh Abedinezhad" w:date="2023-12-11T21:26:00Z">
              <w:rPr>
                <w:rFonts w:hint="cs"/>
                <w:b/>
                <w:bCs/>
                <w:rtl/>
              </w:rPr>
            </w:rPrChange>
          </w:rPr>
          <w:t>ی</w:t>
        </w:r>
        <w:r w:rsidRPr="00B11DCD">
          <w:rPr>
            <w:rFonts w:ascii="IRANSansWeb(FaNum)" w:hAnsi="IRANSansWeb(FaNum)" w:cs="IRANSansWeb(FaNum)" w:hint="eastAsia"/>
            <w:b/>
            <w:bCs/>
            <w:rtl/>
            <w:rPrChange w:id="2173" w:author="Saleh Abedinezhad" w:date="2023-12-11T21:26:00Z">
              <w:rPr>
                <w:rFonts w:hint="eastAsia"/>
                <w:b/>
                <w:bCs/>
                <w:rtl/>
              </w:rPr>
            </w:rPrChange>
          </w:rPr>
          <w:t>د</w:t>
        </w:r>
        <w:r w:rsidRPr="00B11DCD">
          <w:rPr>
            <w:rFonts w:ascii="IRANSansWeb(FaNum)" w:hAnsi="IRANSansWeb(FaNum)" w:cs="IRANSansWeb(FaNum)"/>
            <w:b/>
            <w:bCs/>
            <w:rtl/>
            <w:rPrChange w:id="2174" w:author="Saleh Abedinezhad" w:date="2023-12-11T21:26:00Z">
              <w:rPr>
                <w:b/>
                <w:bCs/>
                <w:rtl/>
              </w:rPr>
            </w:rPrChange>
          </w:rPr>
          <w:t xml:space="preserve"> محصولات):</w:t>
        </w:r>
      </w:ins>
    </w:p>
    <w:p w14:paraId="6BA29389" w14:textId="77777777" w:rsidR="00B11DCD" w:rsidRPr="00B11DCD" w:rsidRDefault="00B11DCD" w:rsidP="00B11DCD">
      <w:pPr>
        <w:pStyle w:val="ListParagraph"/>
        <w:numPr>
          <w:ilvl w:val="1"/>
          <w:numId w:val="8"/>
        </w:numPr>
        <w:spacing w:after="160" w:line="259" w:lineRule="auto"/>
        <w:jc w:val="lowKashida"/>
        <w:rPr>
          <w:ins w:id="2175" w:author="Saleh Abedinezhad" w:date="2023-12-11T21:25:00Z"/>
          <w:rFonts w:ascii="IRANSansWeb(FaNum)" w:hAnsi="IRANSansWeb(FaNum)" w:cs="IRANSansWeb(FaNum)"/>
          <w:rtl/>
          <w:rPrChange w:id="2176" w:author="Saleh Abedinezhad" w:date="2023-12-11T21:26:00Z">
            <w:rPr>
              <w:ins w:id="2177" w:author="Saleh Abedinezhad" w:date="2023-12-11T21:25:00Z"/>
              <w:rtl/>
            </w:rPr>
          </w:rPrChange>
        </w:rPr>
      </w:pPr>
      <w:ins w:id="2178" w:author="Saleh Abedinezhad" w:date="2023-12-11T21:25:00Z">
        <w:r w:rsidRPr="00B11DCD">
          <w:rPr>
            <w:rFonts w:ascii="IRANSansWeb(FaNum)" w:hAnsi="IRANSansWeb(FaNum)" w:cs="IRANSansWeb(FaNum)"/>
            <w:rtl/>
            <w:rPrChange w:id="2179" w:author="Saleh Abedinezhad" w:date="2023-12-11T21:26:00Z">
              <w:rPr>
                <w:rtl/>
              </w:rPr>
            </w:rPrChange>
          </w:rPr>
          <w:t>اطلاعات مربوط به تار</w:t>
        </w:r>
        <w:r w:rsidRPr="00B11DCD">
          <w:rPr>
            <w:rFonts w:ascii="IRANSansWeb(FaNum)" w:hAnsi="IRANSansWeb(FaNum)" w:cs="IRANSansWeb(FaNum)" w:hint="cs"/>
            <w:rtl/>
            <w:rPrChange w:id="2180" w:author="Saleh Abedinezhad" w:date="2023-12-11T21:26:00Z">
              <w:rPr>
                <w:rFonts w:hint="cs"/>
                <w:rtl/>
              </w:rPr>
            </w:rPrChange>
          </w:rPr>
          <w:t>ی</w:t>
        </w:r>
        <w:r w:rsidRPr="00B11DCD">
          <w:rPr>
            <w:rFonts w:ascii="IRANSansWeb(FaNum)" w:hAnsi="IRANSansWeb(FaNum)" w:cs="IRANSansWeb(FaNum)" w:hint="eastAsia"/>
            <w:rtl/>
            <w:rPrChange w:id="2181" w:author="Saleh Abedinezhad" w:date="2023-12-11T21:26:00Z">
              <w:rPr>
                <w:rFonts w:hint="eastAsia"/>
                <w:rtl/>
              </w:rPr>
            </w:rPrChange>
          </w:rPr>
          <w:t>خ</w:t>
        </w:r>
        <w:r w:rsidRPr="00B11DCD">
          <w:rPr>
            <w:rFonts w:ascii="IRANSansWeb(FaNum)" w:hAnsi="IRANSansWeb(FaNum)" w:cs="IRANSansWeb(FaNum)"/>
            <w:rtl/>
            <w:rPrChange w:id="2182" w:author="Saleh Abedinezhad" w:date="2023-12-11T21:26:00Z">
              <w:rPr>
                <w:rtl/>
              </w:rPr>
            </w:rPrChange>
          </w:rPr>
          <w:t xml:space="preserve"> تول</w:t>
        </w:r>
        <w:r w:rsidRPr="00B11DCD">
          <w:rPr>
            <w:rFonts w:ascii="IRANSansWeb(FaNum)" w:hAnsi="IRANSansWeb(FaNum)" w:cs="IRANSansWeb(FaNum)" w:hint="cs"/>
            <w:rtl/>
            <w:rPrChange w:id="2183" w:author="Saleh Abedinezhad" w:date="2023-12-11T21:26:00Z">
              <w:rPr>
                <w:rFonts w:hint="cs"/>
                <w:rtl/>
              </w:rPr>
            </w:rPrChange>
          </w:rPr>
          <w:t>ی</w:t>
        </w:r>
        <w:r w:rsidRPr="00B11DCD">
          <w:rPr>
            <w:rFonts w:ascii="IRANSansWeb(FaNum)" w:hAnsi="IRANSansWeb(FaNum)" w:cs="IRANSansWeb(FaNum)" w:hint="eastAsia"/>
            <w:rtl/>
            <w:rPrChange w:id="2184" w:author="Saleh Abedinezhad" w:date="2023-12-11T21:26:00Z">
              <w:rPr>
                <w:rFonts w:hint="eastAsia"/>
                <w:rtl/>
              </w:rPr>
            </w:rPrChange>
          </w:rPr>
          <w:t>د</w:t>
        </w:r>
        <w:r w:rsidRPr="00B11DCD">
          <w:rPr>
            <w:rFonts w:ascii="IRANSansWeb(FaNum)" w:hAnsi="IRANSansWeb(FaNum)" w:cs="IRANSansWeb(FaNum)"/>
            <w:rtl/>
            <w:rPrChange w:id="2185" w:author="Saleh Abedinezhad" w:date="2023-12-11T21:26:00Z">
              <w:rPr>
                <w:rtl/>
              </w:rPr>
            </w:rPrChange>
          </w:rPr>
          <w:t xml:space="preserve"> محصولات در جدول `</w:t>
        </w:r>
        <w:r w:rsidRPr="00B11DCD">
          <w:rPr>
            <w:rFonts w:ascii="IRANSansWeb(FaNum)" w:hAnsi="IRANSansWeb(FaNum)" w:cs="IRANSansWeb(FaNum)"/>
            <w:rPrChange w:id="2186" w:author="Saleh Abedinezhad" w:date="2023-12-11T21:26:00Z">
              <w:rPr/>
            </w:rPrChange>
          </w:rPr>
          <w:t>ManufDate</w:t>
        </w:r>
        <w:r w:rsidRPr="00B11DCD">
          <w:rPr>
            <w:rFonts w:ascii="IRANSansWeb(FaNum)" w:hAnsi="IRANSansWeb(FaNum)" w:cs="IRANSansWeb(FaNum)"/>
            <w:rtl/>
            <w:rPrChange w:id="2187" w:author="Saleh Abedinezhad" w:date="2023-12-11T21:26:00Z">
              <w:rPr>
                <w:rtl/>
              </w:rPr>
            </w:rPrChange>
          </w:rPr>
          <w:t>` ذخ</w:t>
        </w:r>
        <w:r w:rsidRPr="00B11DCD">
          <w:rPr>
            <w:rFonts w:ascii="IRANSansWeb(FaNum)" w:hAnsi="IRANSansWeb(FaNum)" w:cs="IRANSansWeb(FaNum)" w:hint="cs"/>
            <w:rtl/>
            <w:rPrChange w:id="2188" w:author="Saleh Abedinezhad" w:date="2023-12-11T21:26:00Z">
              <w:rPr>
                <w:rFonts w:hint="cs"/>
                <w:rtl/>
              </w:rPr>
            </w:rPrChange>
          </w:rPr>
          <w:t>ی</w:t>
        </w:r>
        <w:r w:rsidRPr="00B11DCD">
          <w:rPr>
            <w:rFonts w:ascii="IRANSansWeb(FaNum)" w:hAnsi="IRANSansWeb(FaNum)" w:cs="IRANSansWeb(FaNum)" w:hint="eastAsia"/>
            <w:rtl/>
            <w:rPrChange w:id="2189" w:author="Saleh Abedinezhad" w:date="2023-12-11T21:26:00Z">
              <w:rPr>
                <w:rFonts w:hint="eastAsia"/>
                <w:rtl/>
              </w:rPr>
            </w:rPrChange>
          </w:rPr>
          <w:t>ره</w:t>
        </w:r>
        <w:r w:rsidRPr="00B11DCD">
          <w:rPr>
            <w:rFonts w:ascii="IRANSansWeb(FaNum)" w:hAnsi="IRANSansWeb(FaNum)" w:cs="IRANSansWeb(FaNum)"/>
            <w:rtl/>
            <w:rPrChange w:id="2190" w:author="Saleh Abedinezhad" w:date="2023-12-11T21:26:00Z">
              <w:rPr>
                <w:rtl/>
              </w:rPr>
            </w:rPrChange>
          </w:rPr>
          <w:t xml:space="preserve"> م</w:t>
        </w:r>
        <w:r w:rsidRPr="00B11DCD">
          <w:rPr>
            <w:rFonts w:ascii="IRANSansWeb(FaNum)" w:hAnsi="IRANSansWeb(FaNum)" w:cs="IRANSansWeb(FaNum)" w:hint="cs"/>
            <w:rtl/>
            <w:rPrChange w:id="2191" w:author="Saleh Abedinezhad" w:date="2023-12-11T21:26:00Z">
              <w:rPr>
                <w:rFonts w:hint="cs"/>
                <w:rtl/>
              </w:rPr>
            </w:rPrChange>
          </w:rPr>
          <w:t>ی‌</w:t>
        </w:r>
        <w:r w:rsidRPr="00B11DCD">
          <w:rPr>
            <w:rFonts w:ascii="IRANSansWeb(FaNum)" w:hAnsi="IRANSansWeb(FaNum)" w:cs="IRANSansWeb(FaNum)" w:hint="eastAsia"/>
            <w:rtl/>
            <w:rPrChange w:id="2192" w:author="Saleh Abedinezhad" w:date="2023-12-11T21:26:00Z">
              <w:rPr>
                <w:rFonts w:hint="eastAsia"/>
                <w:rtl/>
              </w:rPr>
            </w:rPrChange>
          </w:rPr>
          <w:t>شوند</w:t>
        </w:r>
        <w:r w:rsidRPr="00B11DCD">
          <w:rPr>
            <w:rFonts w:ascii="IRANSansWeb(FaNum)" w:hAnsi="IRANSansWeb(FaNum)" w:cs="IRANSansWeb(FaNum)"/>
            <w:rtl/>
            <w:rPrChange w:id="2193" w:author="Saleh Abedinezhad" w:date="2023-12-11T21:26:00Z">
              <w:rPr>
                <w:rtl/>
              </w:rPr>
            </w:rPrChange>
          </w:rPr>
          <w:t>.</w:t>
        </w:r>
      </w:ins>
    </w:p>
    <w:p w14:paraId="5702D9FE" w14:textId="77777777" w:rsidR="00B11DCD" w:rsidRPr="00B11DCD" w:rsidRDefault="00B11DCD" w:rsidP="00B11DCD">
      <w:pPr>
        <w:pStyle w:val="ListParagraph"/>
        <w:numPr>
          <w:ilvl w:val="1"/>
          <w:numId w:val="8"/>
        </w:numPr>
        <w:spacing w:after="160" w:line="259" w:lineRule="auto"/>
        <w:jc w:val="lowKashida"/>
        <w:rPr>
          <w:ins w:id="2194" w:author="Saleh Abedinezhad" w:date="2023-12-11T21:25:00Z"/>
          <w:rFonts w:ascii="IRANSansWeb(FaNum)" w:hAnsi="IRANSansWeb(FaNum)" w:cs="IRANSansWeb(FaNum)"/>
          <w:rtl/>
          <w:rPrChange w:id="2195" w:author="Saleh Abedinezhad" w:date="2023-12-11T21:26:00Z">
            <w:rPr>
              <w:ins w:id="2196" w:author="Saleh Abedinezhad" w:date="2023-12-11T21:25:00Z"/>
              <w:rtl/>
            </w:rPr>
          </w:rPrChange>
        </w:rPr>
      </w:pPr>
      <w:ins w:id="2197" w:author="Saleh Abedinezhad" w:date="2023-12-11T21:25:00Z">
        <w:r w:rsidRPr="00B11DCD">
          <w:rPr>
            <w:rFonts w:ascii="IRANSansWeb(FaNum)" w:hAnsi="IRANSansWeb(FaNum)" w:cs="IRANSansWeb(FaNum)" w:hint="cs"/>
            <w:rtl/>
            <w:rPrChange w:id="2198" w:author="Saleh Abedinezhad" w:date="2023-12-11T21:26:00Z">
              <w:rPr>
                <w:rFonts w:hint="cs"/>
                <w:rtl/>
              </w:rPr>
            </w:rPrChange>
          </w:rPr>
          <w:t>ی</w:t>
        </w:r>
        <w:r w:rsidRPr="00B11DCD">
          <w:rPr>
            <w:rFonts w:ascii="IRANSansWeb(FaNum)" w:hAnsi="IRANSansWeb(FaNum)" w:cs="IRANSansWeb(FaNum)" w:hint="eastAsia"/>
            <w:rtl/>
            <w:rPrChange w:id="2199" w:author="Saleh Abedinezhad" w:date="2023-12-11T21:26:00Z">
              <w:rPr>
                <w:rFonts w:hint="eastAsia"/>
                <w:rtl/>
              </w:rPr>
            </w:rPrChange>
          </w:rPr>
          <w:t>ک</w:t>
        </w:r>
        <w:r w:rsidRPr="00B11DCD">
          <w:rPr>
            <w:rFonts w:ascii="IRANSansWeb(FaNum)" w:hAnsi="IRANSansWeb(FaNum)" w:cs="IRANSansWeb(FaNum)"/>
            <w:rtl/>
            <w:rPrChange w:id="2200" w:author="Saleh Abedinezhad" w:date="2023-12-11T21:26:00Z">
              <w:rPr>
                <w:rtl/>
              </w:rPr>
            </w:rPrChange>
          </w:rPr>
          <w:t xml:space="preserve"> ق</w:t>
        </w:r>
        <w:r w:rsidRPr="00B11DCD">
          <w:rPr>
            <w:rFonts w:ascii="IRANSansWeb(FaNum)" w:hAnsi="IRANSansWeb(FaNum)" w:cs="IRANSansWeb(FaNum)" w:hint="cs"/>
            <w:rtl/>
            <w:rPrChange w:id="2201" w:author="Saleh Abedinezhad" w:date="2023-12-11T21:26:00Z">
              <w:rPr>
                <w:rFonts w:hint="cs"/>
                <w:rtl/>
              </w:rPr>
            </w:rPrChange>
          </w:rPr>
          <w:t>ی</w:t>
        </w:r>
        <w:r w:rsidRPr="00B11DCD">
          <w:rPr>
            <w:rFonts w:ascii="IRANSansWeb(FaNum)" w:hAnsi="IRANSansWeb(FaNum)" w:cs="IRANSansWeb(FaNum)" w:hint="eastAsia"/>
            <w:rtl/>
            <w:rPrChange w:id="2202" w:author="Saleh Abedinezhad" w:date="2023-12-11T21:26:00Z">
              <w:rPr>
                <w:rFonts w:hint="eastAsia"/>
                <w:rtl/>
              </w:rPr>
            </w:rPrChange>
          </w:rPr>
          <w:t>د</w:t>
        </w:r>
        <w:r w:rsidRPr="00B11DCD">
          <w:rPr>
            <w:rFonts w:ascii="IRANSansWeb(FaNum)" w:hAnsi="IRANSansWeb(FaNum)" w:cs="IRANSansWeb(FaNum)"/>
            <w:rtl/>
            <w:rPrChange w:id="2203" w:author="Saleh Abedinezhad" w:date="2023-12-11T21:26:00Z">
              <w:rPr>
                <w:rtl/>
              </w:rPr>
            </w:rPrChange>
          </w:rPr>
          <w:t xml:space="preserve"> (</w:t>
        </w:r>
        <w:r w:rsidRPr="00B11DCD">
          <w:rPr>
            <w:rFonts w:ascii="IRANSansWeb(FaNum)" w:hAnsi="IRANSansWeb(FaNum)" w:cs="IRANSansWeb(FaNum)"/>
            <w:rPrChange w:id="2204" w:author="Saleh Abedinezhad" w:date="2023-12-11T21:26:00Z">
              <w:rPr/>
            </w:rPrChange>
          </w:rPr>
          <w:t>CHECK CONSTRAINT</w:t>
        </w:r>
        <w:r w:rsidRPr="00B11DCD">
          <w:rPr>
            <w:rFonts w:ascii="IRANSansWeb(FaNum)" w:hAnsi="IRANSansWeb(FaNum)" w:cs="IRANSansWeb(FaNum)"/>
            <w:rtl/>
            <w:rPrChange w:id="2205" w:author="Saleh Abedinezhad" w:date="2023-12-11T21:26:00Z">
              <w:rPr>
                <w:rtl/>
              </w:rPr>
            </w:rPrChange>
          </w:rPr>
          <w:t>) برا</w:t>
        </w:r>
        <w:r w:rsidRPr="00B11DCD">
          <w:rPr>
            <w:rFonts w:ascii="IRANSansWeb(FaNum)" w:hAnsi="IRANSansWeb(FaNum)" w:cs="IRANSansWeb(FaNum)" w:hint="cs"/>
            <w:rtl/>
            <w:rPrChange w:id="2206" w:author="Saleh Abedinezhad" w:date="2023-12-11T21:26:00Z">
              <w:rPr>
                <w:rFonts w:hint="cs"/>
                <w:rtl/>
              </w:rPr>
            </w:rPrChange>
          </w:rPr>
          <w:t>ی</w:t>
        </w:r>
        <w:r w:rsidRPr="00B11DCD">
          <w:rPr>
            <w:rFonts w:ascii="IRANSansWeb(FaNum)" w:hAnsi="IRANSansWeb(FaNum)" w:cs="IRANSansWeb(FaNum)"/>
            <w:rtl/>
            <w:rPrChange w:id="2207" w:author="Saleh Abedinezhad" w:date="2023-12-11T21:26:00Z">
              <w:rPr>
                <w:rtl/>
              </w:rPr>
            </w:rPrChange>
          </w:rPr>
          <w:t xml:space="preserve"> بررس</w:t>
        </w:r>
        <w:r w:rsidRPr="00B11DCD">
          <w:rPr>
            <w:rFonts w:ascii="IRANSansWeb(FaNum)" w:hAnsi="IRANSansWeb(FaNum)" w:cs="IRANSansWeb(FaNum)" w:hint="cs"/>
            <w:rtl/>
            <w:rPrChange w:id="2208" w:author="Saleh Abedinezhad" w:date="2023-12-11T21:26:00Z">
              <w:rPr>
                <w:rFonts w:hint="cs"/>
                <w:rtl/>
              </w:rPr>
            </w:rPrChange>
          </w:rPr>
          <w:t>ی</w:t>
        </w:r>
        <w:r w:rsidRPr="00B11DCD">
          <w:rPr>
            <w:rFonts w:ascii="IRANSansWeb(FaNum)" w:hAnsi="IRANSansWeb(FaNum)" w:cs="IRANSansWeb(FaNum)"/>
            <w:rtl/>
            <w:rPrChange w:id="2209" w:author="Saleh Abedinezhad" w:date="2023-12-11T21:26:00Z">
              <w:rPr>
                <w:rtl/>
              </w:rPr>
            </w:rPrChange>
          </w:rPr>
          <w:t xml:space="preserve"> محدود</w:t>
        </w:r>
        <w:r w:rsidRPr="00B11DCD">
          <w:rPr>
            <w:rFonts w:ascii="IRANSansWeb(FaNum)" w:hAnsi="IRANSansWeb(FaNum)" w:cs="IRANSansWeb(FaNum)" w:hint="cs"/>
            <w:rtl/>
            <w:rPrChange w:id="2210" w:author="Saleh Abedinezhad" w:date="2023-12-11T21:26:00Z">
              <w:rPr>
                <w:rFonts w:hint="cs"/>
                <w:rtl/>
              </w:rPr>
            </w:rPrChange>
          </w:rPr>
          <w:t>ی</w:t>
        </w:r>
        <w:r w:rsidRPr="00B11DCD">
          <w:rPr>
            <w:rFonts w:ascii="IRANSansWeb(FaNum)" w:hAnsi="IRANSansWeb(FaNum)" w:cs="IRANSansWeb(FaNum)" w:hint="eastAsia"/>
            <w:rtl/>
            <w:rPrChange w:id="2211" w:author="Saleh Abedinezhad" w:date="2023-12-11T21:26:00Z">
              <w:rPr>
                <w:rFonts w:hint="eastAsia"/>
                <w:rtl/>
              </w:rPr>
            </w:rPrChange>
          </w:rPr>
          <w:t>ت‌ها</w:t>
        </w:r>
        <w:r w:rsidRPr="00B11DCD">
          <w:rPr>
            <w:rFonts w:ascii="IRANSansWeb(FaNum)" w:hAnsi="IRANSansWeb(FaNum)" w:cs="IRANSansWeb(FaNum)" w:hint="cs"/>
            <w:rtl/>
            <w:rPrChange w:id="2212" w:author="Saleh Abedinezhad" w:date="2023-12-11T21:26:00Z">
              <w:rPr>
                <w:rFonts w:hint="cs"/>
                <w:rtl/>
              </w:rPr>
            </w:rPrChange>
          </w:rPr>
          <w:t>ی</w:t>
        </w:r>
        <w:r w:rsidRPr="00B11DCD">
          <w:rPr>
            <w:rFonts w:ascii="IRANSansWeb(FaNum)" w:hAnsi="IRANSansWeb(FaNum)" w:cs="IRANSansWeb(FaNum)"/>
            <w:rtl/>
            <w:rPrChange w:id="2213" w:author="Saleh Abedinezhad" w:date="2023-12-11T21:26:00Z">
              <w:rPr>
                <w:rtl/>
              </w:rPr>
            </w:rPrChange>
          </w:rPr>
          <w:t xml:space="preserve"> خاص در تار</w:t>
        </w:r>
        <w:r w:rsidRPr="00B11DCD">
          <w:rPr>
            <w:rFonts w:ascii="IRANSansWeb(FaNum)" w:hAnsi="IRANSansWeb(FaNum)" w:cs="IRANSansWeb(FaNum)" w:hint="cs"/>
            <w:rtl/>
            <w:rPrChange w:id="2214" w:author="Saleh Abedinezhad" w:date="2023-12-11T21:26:00Z">
              <w:rPr>
                <w:rFonts w:hint="cs"/>
                <w:rtl/>
              </w:rPr>
            </w:rPrChange>
          </w:rPr>
          <w:t>ی</w:t>
        </w:r>
        <w:r w:rsidRPr="00B11DCD">
          <w:rPr>
            <w:rFonts w:ascii="IRANSansWeb(FaNum)" w:hAnsi="IRANSansWeb(FaNum)" w:cs="IRANSansWeb(FaNum)" w:hint="eastAsia"/>
            <w:rtl/>
            <w:rPrChange w:id="2215" w:author="Saleh Abedinezhad" w:date="2023-12-11T21:26:00Z">
              <w:rPr>
                <w:rFonts w:hint="eastAsia"/>
                <w:rtl/>
              </w:rPr>
            </w:rPrChange>
          </w:rPr>
          <w:t>خ</w:t>
        </w:r>
        <w:r w:rsidRPr="00B11DCD">
          <w:rPr>
            <w:rFonts w:ascii="IRANSansWeb(FaNum)" w:hAnsi="IRANSansWeb(FaNum)" w:cs="IRANSansWeb(FaNum)"/>
            <w:rtl/>
            <w:rPrChange w:id="2216" w:author="Saleh Abedinezhad" w:date="2023-12-11T21:26:00Z">
              <w:rPr>
                <w:rtl/>
              </w:rPr>
            </w:rPrChange>
          </w:rPr>
          <w:t xml:space="preserve"> تول</w:t>
        </w:r>
        <w:r w:rsidRPr="00B11DCD">
          <w:rPr>
            <w:rFonts w:ascii="IRANSansWeb(FaNum)" w:hAnsi="IRANSansWeb(FaNum)" w:cs="IRANSansWeb(FaNum)" w:hint="cs"/>
            <w:rtl/>
            <w:rPrChange w:id="2217" w:author="Saleh Abedinezhad" w:date="2023-12-11T21:26:00Z">
              <w:rPr>
                <w:rFonts w:hint="cs"/>
                <w:rtl/>
              </w:rPr>
            </w:rPrChange>
          </w:rPr>
          <w:t>ی</w:t>
        </w:r>
        <w:r w:rsidRPr="00B11DCD">
          <w:rPr>
            <w:rFonts w:ascii="IRANSansWeb(FaNum)" w:hAnsi="IRANSansWeb(FaNum)" w:cs="IRANSansWeb(FaNum)" w:hint="eastAsia"/>
            <w:rtl/>
            <w:rPrChange w:id="2218" w:author="Saleh Abedinezhad" w:date="2023-12-11T21:26:00Z">
              <w:rPr>
                <w:rFonts w:hint="eastAsia"/>
                <w:rtl/>
              </w:rPr>
            </w:rPrChange>
          </w:rPr>
          <w:t>د</w:t>
        </w:r>
        <w:r w:rsidRPr="00B11DCD">
          <w:rPr>
            <w:rFonts w:ascii="IRANSansWeb(FaNum)" w:hAnsi="IRANSansWeb(FaNum)" w:cs="IRANSansWeb(FaNum)"/>
            <w:rtl/>
            <w:rPrChange w:id="2219" w:author="Saleh Abedinezhad" w:date="2023-12-11T21:26:00Z">
              <w:rPr>
                <w:rtl/>
              </w:rPr>
            </w:rPrChange>
          </w:rPr>
          <w:t xml:space="preserve"> اعمال شده است.</w:t>
        </w:r>
      </w:ins>
    </w:p>
    <w:p w14:paraId="2371BC6B" w14:textId="77777777" w:rsidR="00B11DCD" w:rsidRPr="00B11DCD" w:rsidRDefault="00B11DCD" w:rsidP="00B11DCD">
      <w:pPr>
        <w:pStyle w:val="ListParagraph"/>
        <w:numPr>
          <w:ilvl w:val="0"/>
          <w:numId w:val="8"/>
        </w:numPr>
        <w:spacing w:after="160" w:line="259" w:lineRule="auto"/>
        <w:jc w:val="lowKashida"/>
        <w:rPr>
          <w:ins w:id="2220" w:author="Saleh Abedinezhad" w:date="2023-12-11T21:25:00Z"/>
          <w:rFonts w:ascii="IRANSansWeb(FaNum)" w:hAnsi="IRANSansWeb(FaNum)" w:cs="IRANSansWeb(FaNum)"/>
          <w:b/>
          <w:bCs/>
          <w:rtl/>
          <w:rPrChange w:id="2221" w:author="Saleh Abedinezhad" w:date="2023-12-11T21:26:00Z">
            <w:rPr>
              <w:ins w:id="2222" w:author="Saleh Abedinezhad" w:date="2023-12-11T21:25:00Z"/>
              <w:b/>
              <w:bCs/>
              <w:rtl/>
            </w:rPr>
          </w:rPrChange>
        </w:rPr>
      </w:pPr>
      <w:ins w:id="2223" w:author="Saleh Abedinezhad" w:date="2023-12-11T21:25:00Z">
        <w:r w:rsidRPr="00B11DCD">
          <w:rPr>
            <w:rFonts w:ascii="IRANSansWeb(FaNum)" w:hAnsi="IRANSansWeb(FaNum)" w:cs="IRANSansWeb(FaNum)"/>
            <w:b/>
            <w:bCs/>
            <w:rPrChange w:id="2224" w:author="Saleh Abedinezhad" w:date="2023-12-11T21:26:00Z">
              <w:rPr>
                <w:b/>
                <w:bCs/>
              </w:rPr>
            </w:rPrChange>
          </w:rPr>
          <w:t>ProductReceipt</w:t>
        </w:r>
        <w:r w:rsidRPr="00B11DCD">
          <w:rPr>
            <w:rFonts w:ascii="IRANSansWeb(FaNum)" w:hAnsi="IRANSansWeb(FaNum)" w:cs="IRANSansWeb(FaNum)"/>
            <w:b/>
            <w:bCs/>
            <w:rtl/>
            <w:rPrChange w:id="2225" w:author="Saleh Abedinezhad" w:date="2023-12-11T21:26:00Z">
              <w:rPr>
                <w:b/>
                <w:bCs/>
                <w:rtl/>
              </w:rPr>
            </w:rPrChange>
          </w:rPr>
          <w:t xml:space="preserve"> و </w:t>
        </w:r>
        <w:r w:rsidRPr="00B11DCD">
          <w:rPr>
            <w:rFonts w:ascii="IRANSansWeb(FaNum)" w:hAnsi="IRANSansWeb(FaNum)" w:cs="IRANSansWeb(FaNum)"/>
            <w:b/>
            <w:bCs/>
            <w:rPrChange w:id="2226" w:author="Saleh Abedinezhad" w:date="2023-12-11T21:26:00Z">
              <w:rPr>
                <w:b/>
                <w:bCs/>
              </w:rPr>
            </w:rPrChange>
          </w:rPr>
          <w:t>ProductReceiptDetails</w:t>
        </w:r>
        <w:r w:rsidRPr="00B11DCD">
          <w:rPr>
            <w:rFonts w:ascii="IRANSansWeb(FaNum)" w:hAnsi="IRANSansWeb(FaNum)" w:cs="IRANSansWeb(FaNum)"/>
            <w:b/>
            <w:bCs/>
            <w:rtl/>
            <w:rPrChange w:id="2227" w:author="Saleh Abedinezhad" w:date="2023-12-11T21:26:00Z">
              <w:rPr>
                <w:b/>
                <w:bCs/>
                <w:rtl/>
              </w:rPr>
            </w:rPrChange>
          </w:rPr>
          <w:t xml:space="preserve"> (رس</w:t>
        </w:r>
        <w:r w:rsidRPr="00B11DCD">
          <w:rPr>
            <w:rFonts w:ascii="IRANSansWeb(FaNum)" w:hAnsi="IRANSansWeb(FaNum)" w:cs="IRANSansWeb(FaNum)" w:hint="cs"/>
            <w:b/>
            <w:bCs/>
            <w:rtl/>
            <w:rPrChange w:id="2228" w:author="Saleh Abedinezhad" w:date="2023-12-11T21:26:00Z">
              <w:rPr>
                <w:rFonts w:hint="cs"/>
                <w:b/>
                <w:bCs/>
                <w:rtl/>
              </w:rPr>
            </w:rPrChange>
          </w:rPr>
          <w:t>ی</w:t>
        </w:r>
        <w:r w:rsidRPr="00B11DCD">
          <w:rPr>
            <w:rFonts w:ascii="IRANSansWeb(FaNum)" w:hAnsi="IRANSansWeb(FaNum)" w:cs="IRANSansWeb(FaNum)" w:hint="eastAsia"/>
            <w:b/>
            <w:bCs/>
            <w:rtl/>
            <w:rPrChange w:id="2229" w:author="Saleh Abedinezhad" w:date="2023-12-11T21:26:00Z">
              <w:rPr>
                <w:rFonts w:hint="eastAsia"/>
                <w:b/>
                <w:bCs/>
                <w:rtl/>
              </w:rPr>
            </w:rPrChange>
          </w:rPr>
          <w:t>د</w:t>
        </w:r>
        <w:r w:rsidRPr="00B11DCD">
          <w:rPr>
            <w:rFonts w:ascii="IRANSansWeb(FaNum)" w:hAnsi="IRANSansWeb(FaNum)" w:cs="IRANSansWeb(FaNum)"/>
            <w:b/>
            <w:bCs/>
            <w:rtl/>
            <w:rPrChange w:id="2230" w:author="Saleh Abedinezhad" w:date="2023-12-11T21:26:00Z">
              <w:rPr>
                <w:b/>
                <w:bCs/>
                <w:rtl/>
              </w:rPr>
            </w:rPrChange>
          </w:rPr>
          <w:t xml:space="preserve"> و جزئ</w:t>
        </w:r>
        <w:r w:rsidRPr="00B11DCD">
          <w:rPr>
            <w:rFonts w:ascii="IRANSansWeb(FaNum)" w:hAnsi="IRANSansWeb(FaNum)" w:cs="IRANSansWeb(FaNum)" w:hint="cs"/>
            <w:b/>
            <w:bCs/>
            <w:rtl/>
            <w:rPrChange w:id="2231" w:author="Saleh Abedinezhad" w:date="2023-12-11T21:26:00Z">
              <w:rPr>
                <w:rFonts w:hint="cs"/>
                <w:b/>
                <w:bCs/>
                <w:rtl/>
              </w:rPr>
            </w:rPrChange>
          </w:rPr>
          <w:t>ی</w:t>
        </w:r>
        <w:r w:rsidRPr="00B11DCD">
          <w:rPr>
            <w:rFonts w:ascii="IRANSansWeb(FaNum)" w:hAnsi="IRANSansWeb(FaNum)" w:cs="IRANSansWeb(FaNum)" w:hint="eastAsia"/>
            <w:b/>
            <w:bCs/>
            <w:rtl/>
            <w:rPrChange w:id="2232" w:author="Saleh Abedinezhad" w:date="2023-12-11T21:26:00Z">
              <w:rPr>
                <w:rFonts w:hint="eastAsia"/>
                <w:b/>
                <w:bCs/>
                <w:rtl/>
              </w:rPr>
            </w:rPrChange>
          </w:rPr>
          <w:t>ات</w:t>
        </w:r>
        <w:r w:rsidRPr="00B11DCD">
          <w:rPr>
            <w:rFonts w:ascii="IRANSansWeb(FaNum)" w:hAnsi="IRANSansWeb(FaNum)" w:cs="IRANSansWeb(FaNum)"/>
            <w:b/>
            <w:bCs/>
            <w:rtl/>
            <w:rPrChange w:id="2233" w:author="Saleh Abedinezhad" w:date="2023-12-11T21:26:00Z">
              <w:rPr>
                <w:b/>
                <w:bCs/>
                <w:rtl/>
              </w:rPr>
            </w:rPrChange>
          </w:rPr>
          <w:t xml:space="preserve"> رس</w:t>
        </w:r>
        <w:r w:rsidRPr="00B11DCD">
          <w:rPr>
            <w:rFonts w:ascii="IRANSansWeb(FaNum)" w:hAnsi="IRANSansWeb(FaNum)" w:cs="IRANSansWeb(FaNum)" w:hint="cs"/>
            <w:b/>
            <w:bCs/>
            <w:rtl/>
            <w:rPrChange w:id="2234" w:author="Saleh Abedinezhad" w:date="2023-12-11T21:26:00Z">
              <w:rPr>
                <w:rFonts w:hint="cs"/>
                <w:b/>
                <w:bCs/>
                <w:rtl/>
              </w:rPr>
            </w:rPrChange>
          </w:rPr>
          <w:t>ی</w:t>
        </w:r>
        <w:r w:rsidRPr="00B11DCD">
          <w:rPr>
            <w:rFonts w:ascii="IRANSansWeb(FaNum)" w:hAnsi="IRANSansWeb(FaNum)" w:cs="IRANSansWeb(FaNum)" w:hint="eastAsia"/>
            <w:b/>
            <w:bCs/>
            <w:rtl/>
            <w:rPrChange w:id="2235" w:author="Saleh Abedinezhad" w:date="2023-12-11T21:26:00Z">
              <w:rPr>
                <w:rFonts w:hint="eastAsia"/>
                <w:b/>
                <w:bCs/>
                <w:rtl/>
              </w:rPr>
            </w:rPrChange>
          </w:rPr>
          <w:t>د</w:t>
        </w:r>
        <w:r w:rsidRPr="00B11DCD">
          <w:rPr>
            <w:rFonts w:ascii="IRANSansWeb(FaNum)" w:hAnsi="IRANSansWeb(FaNum)" w:cs="IRANSansWeb(FaNum)"/>
            <w:b/>
            <w:bCs/>
            <w:rtl/>
            <w:rPrChange w:id="2236" w:author="Saleh Abedinezhad" w:date="2023-12-11T21:26:00Z">
              <w:rPr>
                <w:b/>
                <w:bCs/>
                <w:rtl/>
              </w:rPr>
            </w:rPrChange>
          </w:rPr>
          <w:t xml:space="preserve"> محصول):</w:t>
        </w:r>
      </w:ins>
    </w:p>
    <w:p w14:paraId="5D5611DC" w14:textId="77777777" w:rsidR="00B11DCD" w:rsidRPr="00B11DCD" w:rsidRDefault="00B11DCD" w:rsidP="00B11DCD">
      <w:pPr>
        <w:pStyle w:val="ListParagraph"/>
        <w:numPr>
          <w:ilvl w:val="1"/>
          <w:numId w:val="8"/>
        </w:numPr>
        <w:spacing w:after="160" w:line="259" w:lineRule="auto"/>
        <w:jc w:val="lowKashida"/>
        <w:rPr>
          <w:ins w:id="2237" w:author="Saleh Abedinezhad" w:date="2023-12-11T21:25:00Z"/>
          <w:rFonts w:ascii="IRANSansWeb(FaNum)" w:hAnsi="IRANSansWeb(FaNum)" w:cs="IRANSansWeb(FaNum)"/>
          <w:rtl/>
          <w:rPrChange w:id="2238" w:author="Saleh Abedinezhad" w:date="2023-12-11T21:26:00Z">
            <w:rPr>
              <w:ins w:id="2239" w:author="Saleh Abedinezhad" w:date="2023-12-11T21:25:00Z"/>
              <w:rtl/>
            </w:rPr>
          </w:rPrChange>
        </w:rPr>
      </w:pPr>
      <w:ins w:id="2240" w:author="Saleh Abedinezhad" w:date="2023-12-11T21:25:00Z">
        <w:r w:rsidRPr="00B11DCD">
          <w:rPr>
            <w:rFonts w:ascii="IRANSansWeb(FaNum)" w:hAnsi="IRANSansWeb(FaNum)" w:cs="IRANSansWeb(FaNum)"/>
            <w:rtl/>
            <w:rPrChange w:id="2241" w:author="Saleh Abedinezhad" w:date="2023-12-11T21:26:00Z">
              <w:rPr>
                <w:rtl/>
              </w:rPr>
            </w:rPrChange>
          </w:rPr>
          <w:t>اطلاعات مربوط به رس</w:t>
        </w:r>
        <w:r w:rsidRPr="00B11DCD">
          <w:rPr>
            <w:rFonts w:ascii="IRANSansWeb(FaNum)" w:hAnsi="IRANSansWeb(FaNum)" w:cs="IRANSansWeb(FaNum)" w:hint="cs"/>
            <w:rtl/>
            <w:rPrChange w:id="2242" w:author="Saleh Abedinezhad" w:date="2023-12-11T21:26:00Z">
              <w:rPr>
                <w:rFonts w:hint="cs"/>
                <w:rtl/>
              </w:rPr>
            </w:rPrChange>
          </w:rPr>
          <w:t>ی</w:t>
        </w:r>
        <w:r w:rsidRPr="00B11DCD">
          <w:rPr>
            <w:rFonts w:ascii="IRANSansWeb(FaNum)" w:hAnsi="IRANSansWeb(FaNum)" w:cs="IRANSansWeb(FaNum)" w:hint="eastAsia"/>
            <w:rtl/>
            <w:rPrChange w:id="2243" w:author="Saleh Abedinezhad" w:date="2023-12-11T21:26:00Z">
              <w:rPr>
                <w:rFonts w:hint="eastAsia"/>
                <w:rtl/>
              </w:rPr>
            </w:rPrChange>
          </w:rPr>
          <w:t>د</w:t>
        </w:r>
        <w:r w:rsidRPr="00B11DCD">
          <w:rPr>
            <w:rFonts w:ascii="IRANSansWeb(FaNum)" w:hAnsi="IRANSansWeb(FaNum)" w:cs="IRANSansWeb(FaNum)"/>
            <w:rtl/>
            <w:rPrChange w:id="2244" w:author="Saleh Abedinezhad" w:date="2023-12-11T21:26:00Z">
              <w:rPr>
                <w:rtl/>
              </w:rPr>
            </w:rPrChange>
          </w:rPr>
          <w:t xml:space="preserve"> محصولات در جدول `</w:t>
        </w:r>
        <w:r w:rsidRPr="00B11DCD">
          <w:rPr>
            <w:rFonts w:ascii="IRANSansWeb(FaNum)" w:hAnsi="IRANSansWeb(FaNum)" w:cs="IRANSansWeb(FaNum)"/>
            <w:rPrChange w:id="2245" w:author="Saleh Abedinezhad" w:date="2023-12-11T21:26:00Z">
              <w:rPr/>
            </w:rPrChange>
          </w:rPr>
          <w:t>ProductReceipt</w:t>
        </w:r>
        <w:r w:rsidRPr="00B11DCD">
          <w:rPr>
            <w:rFonts w:ascii="IRANSansWeb(FaNum)" w:hAnsi="IRANSansWeb(FaNum)" w:cs="IRANSansWeb(FaNum)"/>
            <w:rtl/>
            <w:rPrChange w:id="2246" w:author="Saleh Abedinezhad" w:date="2023-12-11T21:26:00Z">
              <w:rPr>
                <w:rtl/>
              </w:rPr>
            </w:rPrChange>
          </w:rPr>
          <w:t>` ذخ</w:t>
        </w:r>
        <w:r w:rsidRPr="00B11DCD">
          <w:rPr>
            <w:rFonts w:ascii="IRANSansWeb(FaNum)" w:hAnsi="IRANSansWeb(FaNum)" w:cs="IRANSansWeb(FaNum)" w:hint="cs"/>
            <w:rtl/>
            <w:rPrChange w:id="2247" w:author="Saleh Abedinezhad" w:date="2023-12-11T21:26:00Z">
              <w:rPr>
                <w:rFonts w:hint="cs"/>
                <w:rtl/>
              </w:rPr>
            </w:rPrChange>
          </w:rPr>
          <w:t>ی</w:t>
        </w:r>
        <w:r w:rsidRPr="00B11DCD">
          <w:rPr>
            <w:rFonts w:ascii="IRANSansWeb(FaNum)" w:hAnsi="IRANSansWeb(FaNum)" w:cs="IRANSansWeb(FaNum)" w:hint="eastAsia"/>
            <w:rtl/>
            <w:rPrChange w:id="2248" w:author="Saleh Abedinezhad" w:date="2023-12-11T21:26:00Z">
              <w:rPr>
                <w:rFonts w:hint="eastAsia"/>
                <w:rtl/>
              </w:rPr>
            </w:rPrChange>
          </w:rPr>
          <w:t>ره</w:t>
        </w:r>
        <w:r w:rsidRPr="00B11DCD">
          <w:rPr>
            <w:rFonts w:ascii="IRANSansWeb(FaNum)" w:hAnsi="IRANSansWeb(FaNum)" w:cs="IRANSansWeb(FaNum)"/>
            <w:rtl/>
            <w:rPrChange w:id="2249" w:author="Saleh Abedinezhad" w:date="2023-12-11T21:26:00Z">
              <w:rPr>
                <w:rtl/>
              </w:rPr>
            </w:rPrChange>
          </w:rPr>
          <w:t xml:space="preserve"> م</w:t>
        </w:r>
        <w:r w:rsidRPr="00B11DCD">
          <w:rPr>
            <w:rFonts w:ascii="IRANSansWeb(FaNum)" w:hAnsi="IRANSansWeb(FaNum)" w:cs="IRANSansWeb(FaNum)" w:hint="cs"/>
            <w:rtl/>
            <w:rPrChange w:id="2250" w:author="Saleh Abedinezhad" w:date="2023-12-11T21:26:00Z">
              <w:rPr>
                <w:rFonts w:hint="cs"/>
                <w:rtl/>
              </w:rPr>
            </w:rPrChange>
          </w:rPr>
          <w:t>ی‌</w:t>
        </w:r>
        <w:r w:rsidRPr="00B11DCD">
          <w:rPr>
            <w:rFonts w:ascii="IRANSansWeb(FaNum)" w:hAnsi="IRANSansWeb(FaNum)" w:cs="IRANSansWeb(FaNum)" w:hint="eastAsia"/>
            <w:rtl/>
            <w:rPrChange w:id="2251" w:author="Saleh Abedinezhad" w:date="2023-12-11T21:26:00Z">
              <w:rPr>
                <w:rFonts w:hint="eastAsia"/>
                <w:rtl/>
              </w:rPr>
            </w:rPrChange>
          </w:rPr>
          <w:t>شوند</w:t>
        </w:r>
        <w:r w:rsidRPr="00B11DCD">
          <w:rPr>
            <w:rFonts w:ascii="IRANSansWeb(FaNum)" w:hAnsi="IRANSansWeb(FaNum)" w:cs="IRANSansWeb(FaNum)"/>
            <w:rtl/>
            <w:rPrChange w:id="2252" w:author="Saleh Abedinezhad" w:date="2023-12-11T21:26:00Z">
              <w:rPr>
                <w:rtl/>
              </w:rPr>
            </w:rPrChange>
          </w:rPr>
          <w:t>.</w:t>
        </w:r>
      </w:ins>
    </w:p>
    <w:p w14:paraId="49F81F94" w14:textId="77777777" w:rsidR="00B11DCD" w:rsidRPr="00B11DCD" w:rsidRDefault="00B11DCD" w:rsidP="00B11DCD">
      <w:pPr>
        <w:pStyle w:val="ListParagraph"/>
        <w:numPr>
          <w:ilvl w:val="1"/>
          <w:numId w:val="8"/>
        </w:numPr>
        <w:spacing w:after="160" w:line="259" w:lineRule="auto"/>
        <w:jc w:val="lowKashida"/>
        <w:rPr>
          <w:ins w:id="2253" w:author="Saleh Abedinezhad" w:date="2023-12-11T21:25:00Z"/>
          <w:rFonts w:ascii="IRANSansWeb(FaNum)" w:hAnsi="IRANSansWeb(FaNum)" w:cs="IRANSansWeb(FaNum)"/>
          <w:rtl/>
          <w:rPrChange w:id="2254" w:author="Saleh Abedinezhad" w:date="2023-12-11T21:26:00Z">
            <w:rPr>
              <w:ins w:id="2255" w:author="Saleh Abedinezhad" w:date="2023-12-11T21:25:00Z"/>
              <w:rtl/>
            </w:rPr>
          </w:rPrChange>
        </w:rPr>
      </w:pPr>
      <w:ins w:id="2256" w:author="Saleh Abedinezhad" w:date="2023-12-11T21:25:00Z">
        <w:r w:rsidRPr="00B11DCD">
          <w:rPr>
            <w:rFonts w:ascii="IRANSansWeb(FaNum)" w:hAnsi="IRANSansWeb(FaNum)" w:cs="IRANSansWeb(FaNum)"/>
            <w:rtl/>
            <w:rPrChange w:id="2257" w:author="Saleh Abedinezhad" w:date="2023-12-11T21:26:00Z">
              <w:rPr>
                <w:rtl/>
              </w:rPr>
            </w:rPrChange>
          </w:rPr>
          <w:t>جزئ</w:t>
        </w:r>
        <w:r w:rsidRPr="00B11DCD">
          <w:rPr>
            <w:rFonts w:ascii="IRANSansWeb(FaNum)" w:hAnsi="IRANSansWeb(FaNum)" w:cs="IRANSansWeb(FaNum)" w:hint="cs"/>
            <w:rtl/>
            <w:rPrChange w:id="2258" w:author="Saleh Abedinezhad" w:date="2023-12-11T21:26:00Z">
              <w:rPr>
                <w:rFonts w:hint="cs"/>
                <w:rtl/>
              </w:rPr>
            </w:rPrChange>
          </w:rPr>
          <w:t>ی</w:t>
        </w:r>
        <w:r w:rsidRPr="00B11DCD">
          <w:rPr>
            <w:rFonts w:ascii="IRANSansWeb(FaNum)" w:hAnsi="IRANSansWeb(FaNum)" w:cs="IRANSansWeb(FaNum)" w:hint="eastAsia"/>
            <w:rtl/>
            <w:rPrChange w:id="2259" w:author="Saleh Abedinezhad" w:date="2023-12-11T21:26:00Z">
              <w:rPr>
                <w:rFonts w:hint="eastAsia"/>
                <w:rtl/>
              </w:rPr>
            </w:rPrChange>
          </w:rPr>
          <w:t>ات</w:t>
        </w:r>
        <w:r w:rsidRPr="00B11DCD">
          <w:rPr>
            <w:rFonts w:ascii="IRANSansWeb(FaNum)" w:hAnsi="IRANSansWeb(FaNum)" w:cs="IRANSansWeb(FaNum)"/>
            <w:rtl/>
            <w:rPrChange w:id="2260" w:author="Saleh Abedinezhad" w:date="2023-12-11T21:26:00Z">
              <w:rPr>
                <w:rtl/>
              </w:rPr>
            </w:rPrChange>
          </w:rPr>
          <w:t xml:space="preserve"> هر رس</w:t>
        </w:r>
        <w:r w:rsidRPr="00B11DCD">
          <w:rPr>
            <w:rFonts w:ascii="IRANSansWeb(FaNum)" w:hAnsi="IRANSansWeb(FaNum)" w:cs="IRANSansWeb(FaNum)" w:hint="cs"/>
            <w:rtl/>
            <w:rPrChange w:id="2261" w:author="Saleh Abedinezhad" w:date="2023-12-11T21:26:00Z">
              <w:rPr>
                <w:rFonts w:hint="cs"/>
                <w:rtl/>
              </w:rPr>
            </w:rPrChange>
          </w:rPr>
          <w:t>ی</w:t>
        </w:r>
        <w:r w:rsidRPr="00B11DCD">
          <w:rPr>
            <w:rFonts w:ascii="IRANSansWeb(FaNum)" w:hAnsi="IRANSansWeb(FaNum)" w:cs="IRANSansWeb(FaNum)" w:hint="eastAsia"/>
            <w:rtl/>
            <w:rPrChange w:id="2262" w:author="Saleh Abedinezhad" w:date="2023-12-11T21:26:00Z">
              <w:rPr>
                <w:rFonts w:hint="eastAsia"/>
                <w:rtl/>
              </w:rPr>
            </w:rPrChange>
          </w:rPr>
          <w:t>د</w:t>
        </w:r>
        <w:r w:rsidRPr="00B11DCD">
          <w:rPr>
            <w:rFonts w:ascii="IRANSansWeb(FaNum)" w:hAnsi="IRANSansWeb(FaNum)" w:cs="IRANSansWeb(FaNum)"/>
            <w:rtl/>
            <w:rPrChange w:id="2263" w:author="Saleh Abedinezhad" w:date="2023-12-11T21:26:00Z">
              <w:rPr>
                <w:rtl/>
              </w:rPr>
            </w:rPrChange>
          </w:rPr>
          <w:t xml:space="preserve"> در جدول `</w:t>
        </w:r>
        <w:r w:rsidRPr="00B11DCD">
          <w:rPr>
            <w:rFonts w:ascii="IRANSansWeb(FaNum)" w:hAnsi="IRANSansWeb(FaNum)" w:cs="IRANSansWeb(FaNum)"/>
            <w:rPrChange w:id="2264" w:author="Saleh Abedinezhad" w:date="2023-12-11T21:26:00Z">
              <w:rPr/>
            </w:rPrChange>
          </w:rPr>
          <w:t>ProductReceiptDetails</w:t>
        </w:r>
        <w:r w:rsidRPr="00B11DCD">
          <w:rPr>
            <w:rFonts w:ascii="IRANSansWeb(FaNum)" w:hAnsi="IRANSansWeb(FaNum)" w:cs="IRANSansWeb(FaNum)"/>
            <w:rtl/>
            <w:rPrChange w:id="2265" w:author="Saleh Abedinezhad" w:date="2023-12-11T21:26:00Z">
              <w:rPr>
                <w:rtl/>
              </w:rPr>
            </w:rPrChange>
          </w:rPr>
          <w:t>` ذخ</w:t>
        </w:r>
        <w:r w:rsidRPr="00B11DCD">
          <w:rPr>
            <w:rFonts w:ascii="IRANSansWeb(FaNum)" w:hAnsi="IRANSansWeb(FaNum)" w:cs="IRANSansWeb(FaNum)" w:hint="cs"/>
            <w:rtl/>
            <w:rPrChange w:id="2266" w:author="Saleh Abedinezhad" w:date="2023-12-11T21:26:00Z">
              <w:rPr>
                <w:rFonts w:hint="cs"/>
                <w:rtl/>
              </w:rPr>
            </w:rPrChange>
          </w:rPr>
          <w:t>ی</w:t>
        </w:r>
        <w:r w:rsidRPr="00B11DCD">
          <w:rPr>
            <w:rFonts w:ascii="IRANSansWeb(FaNum)" w:hAnsi="IRANSansWeb(FaNum)" w:cs="IRANSansWeb(FaNum)" w:hint="eastAsia"/>
            <w:rtl/>
            <w:rPrChange w:id="2267" w:author="Saleh Abedinezhad" w:date="2023-12-11T21:26:00Z">
              <w:rPr>
                <w:rFonts w:hint="eastAsia"/>
                <w:rtl/>
              </w:rPr>
            </w:rPrChange>
          </w:rPr>
          <w:t>ره</w:t>
        </w:r>
        <w:r w:rsidRPr="00B11DCD">
          <w:rPr>
            <w:rFonts w:ascii="IRANSansWeb(FaNum)" w:hAnsi="IRANSansWeb(FaNum)" w:cs="IRANSansWeb(FaNum)"/>
            <w:rtl/>
            <w:rPrChange w:id="2268" w:author="Saleh Abedinezhad" w:date="2023-12-11T21:26:00Z">
              <w:rPr>
                <w:rtl/>
              </w:rPr>
            </w:rPrChange>
          </w:rPr>
          <w:t xml:space="preserve"> م</w:t>
        </w:r>
        <w:r w:rsidRPr="00B11DCD">
          <w:rPr>
            <w:rFonts w:ascii="IRANSansWeb(FaNum)" w:hAnsi="IRANSansWeb(FaNum)" w:cs="IRANSansWeb(FaNum)" w:hint="cs"/>
            <w:rtl/>
            <w:rPrChange w:id="2269" w:author="Saleh Abedinezhad" w:date="2023-12-11T21:26:00Z">
              <w:rPr>
                <w:rFonts w:hint="cs"/>
                <w:rtl/>
              </w:rPr>
            </w:rPrChange>
          </w:rPr>
          <w:t>ی‌</w:t>
        </w:r>
        <w:r w:rsidRPr="00B11DCD">
          <w:rPr>
            <w:rFonts w:ascii="IRANSansWeb(FaNum)" w:hAnsi="IRANSansWeb(FaNum)" w:cs="IRANSansWeb(FaNum)" w:hint="eastAsia"/>
            <w:rtl/>
            <w:rPrChange w:id="2270" w:author="Saleh Abedinezhad" w:date="2023-12-11T21:26:00Z">
              <w:rPr>
                <w:rFonts w:hint="eastAsia"/>
                <w:rtl/>
              </w:rPr>
            </w:rPrChange>
          </w:rPr>
          <w:t>شوند</w:t>
        </w:r>
        <w:r w:rsidRPr="00B11DCD">
          <w:rPr>
            <w:rFonts w:ascii="IRANSansWeb(FaNum)" w:hAnsi="IRANSansWeb(FaNum)" w:cs="IRANSansWeb(FaNum)"/>
            <w:rtl/>
            <w:rPrChange w:id="2271" w:author="Saleh Abedinezhad" w:date="2023-12-11T21:26:00Z">
              <w:rPr>
                <w:rtl/>
              </w:rPr>
            </w:rPrChange>
          </w:rPr>
          <w:t>.</w:t>
        </w:r>
      </w:ins>
    </w:p>
    <w:p w14:paraId="4EE057DE" w14:textId="77777777" w:rsidR="00B11DCD" w:rsidRPr="00B11DCD" w:rsidRDefault="00B11DCD" w:rsidP="00B11DCD">
      <w:pPr>
        <w:jc w:val="lowKashida"/>
        <w:rPr>
          <w:ins w:id="2272" w:author="Saleh Abedinezhad" w:date="2023-12-11T21:25:00Z"/>
          <w:rFonts w:ascii="IRANSansWeb(FaNum)" w:hAnsi="IRANSansWeb(FaNum)" w:cs="IRANSansWeb(FaNum)"/>
          <w:b/>
          <w:bCs/>
          <w:rPrChange w:id="2273" w:author="Saleh Abedinezhad" w:date="2023-12-11T21:26:00Z">
            <w:rPr>
              <w:ins w:id="2274" w:author="Saleh Abedinezhad" w:date="2023-12-11T21:25:00Z"/>
            </w:rPr>
          </w:rPrChange>
        </w:rPr>
      </w:pPr>
      <w:ins w:id="2275" w:author="Saleh Abedinezhad" w:date="2023-12-11T21:25:00Z">
        <w:r w:rsidRPr="00B11DCD">
          <w:rPr>
            <w:rFonts w:ascii="IRANSansWeb(FaNum)" w:hAnsi="IRANSansWeb(FaNum)" w:cs="IRANSansWeb(FaNum)" w:hint="eastAsia"/>
            <w:b/>
            <w:bCs/>
            <w:rtl/>
            <w:rPrChange w:id="2276" w:author="Saleh Abedinezhad" w:date="2023-12-11T21:26:00Z">
              <w:rPr>
                <w:rFonts w:cs="IRANSansWeb(FaNum)" w:hint="eastAsia"/>
                <w:rtl/>
              </w:rPr>
            </w:rPrChange>
          </w:rPr>
          <w:t>استفاده</w:t>
        </w:r>
        <w:r w:rsidRPr="00B11DCD">
          <w:rPr>
            <w:rFonts w:ascii="IRANSansWeb(FaNum)" w:hAnsi="IRANSansWeb(FaNum)" w:cs="IRANSansWeb(FaNum)"/>
            <w:b/>
            <w:bCs/>
            <w:rtl/>
            <w:rPrChange w:id="2277" w:author="Saleh Abedinezhad" w:date="2023-12-11T21:26:00Z">
              <w:rPr>
                <w:rFonts w:cs="IRANSansWeb(FaNum)"/>
                <w:rtl/>
              </w:rPr>
            </w:rPrChange>
          </w:rPr>
          <w:t xml:space="preserve"> از ا</w:t>
        </w:r>
        <w:r w:rsidRPr="00B11DCD">
          <w:rPr>
            <w:rFonts w:ascii="IRANSansWeb(FaNum)" w:hAnsi="IRANSansWeb(FaNum)" w:cs="IRANSansWeb(FaNum)" w:hint="cs"/>
            <w:b/>
            <w:bCs/>
            <w:rtl/>
            <w:rPrChange w:id="2278" w:author="Saleh Abedinezhad" w:date="2023-12-11T21:26:00Z">
              <w:rPr>
                <w:rFonts w:cs="IRANSansWeb(FaNum)" w:hint="cs"/>
                <w:rtl/>
              </w:rPr>
            </w:rPrChange>
          </w:rPr>
          <w:t>ی</w:t>
        </w:r>
        <w:r w:rsidRPr="00B11DCD">
          <w:rPr>
            <w:rFonts w:ascii="IRANSansWeb(FaNum)" w:hAnsi="IRANSansWeb(FaNum)" w:cs="IRANSansWeb(FaNum)" w:hint="eastAsia"/>
            <w:b/>
            <w:bCs/>
            <w:rtl/>
            <w:rPrChange w:id="2279" w:author="Saleh Abedinezhad" w:date="2023-12-11T21:26:00Z">
              <w:rPr>
                <w:rFonts w:cs="IRANSansWeb(FaNum)" w:hint="eastAsia"/>
                <w:rtl/>
              </w:rPr>
            </w:rPrChange>
          </w:rPr>
          <w:t>ن</w:t>
        </w:r>
        <w:r w:rsidRPr="00B11DCD">
          <w:rPr>
            <w:rFonts w:ascii="IRANSansWeb(FaNum)" w:hAnsi="IRANSansWeb(FaNum)" w:cs="IRANSansWeb(FaNum)"/>
            <w:b/>
            <w:bCs/>
            <w:rtl/>
            <w:rPrChange w:id="2280" w:author="Saleh Abedinezhad" w:date="2023-12-11T21:26:00Z">
              <w:rPr>
                <w:rFonts w:cs="IRANSansWeb(FaNum)"/>
                <w:rtl/>
              </w:rPr>
            </w:rPrChange>
          </w:rPr>
          <w:t xml:space="preserve"> د</w:t>
        </w:r>
        <w:r w:rsidRPr="00B11DCD">
          <w:rPr>
            <w:rFonts w:ascii="IRANSansWeb(FaNum)" w:hAnsi="IRANSansWeb(FaNum)" w:cs="IRANSansWeb(FaNum)" w:hint="cs"/>
            <w:b/>
            <w:bCs/>
            <w:rtl/>
            <w:rPrChange w:id="2281" w:author="Saleh Abedinezhad" w:date="2023-12-11T21:26:00Z">
              <w:rPr>
                <w:rFonts w:cs="IRANSansWeb(FaNum)" w:hint="cs"/>
                <w:rtl/>
              </w:rPr>
            </w:rPrChange>
          </w:rPr>
          <w:t>ی</w:t>
        </w:r>
        <w:r w:rsidRPr="00B11DCD">
          <w:rPr>
            <w:rFonts w:ascii="IRANSansWeb(FaNum)" w:hAnsi="IRANSansWeb(FaNum)" w:cs="IRANSansWeb(FaNum)" w:hint="eastAsia"/>
            <w:b/>
            <w:bCs/>
            <w:rtl/>
            <w:rPrChange w:id="2282" w:author="Saleh Abedinezhad" w:date="2023-12-11T21:26:00Z">
              <w:rPr>
                <w:rFonts w:cs="IRANSansWeb(FaNum)" w:hint="eastAsia"/>
                <w:rtl/>
              </w:rPr>
            </w:rPrChange>
          </w:rPr>
          <w:t>تاب</w:t>
        </w:r>
        <w:r w:rsidRPr="00B11DCD">
          <w:rPr>
            <w:rFonts w:ascii="IRANSansWeb(FaNum)" w:hAnsi="IRANSansWeb(FaNum)" w:cs="IRANSansWeb(FaNum)" w:hint="cs"/>
            <w:b/>
            <w:bCs/>
            <w:rtl/>
            <w:rPrChange w:id="2283" w:author="Saleh Abedinezhad" w:date="2023-12-11T21:26:00Z">
              <w:rPr>
                <w:rFonts w:cs="IRANSansWeb(FaNum)" w:hint="cs"/>
                <w:rtl/>
              </w:rPr>
            </w:rPrChange>
          </w:rPr>
          <w:t>ی</w:t>
        </w:r>
        <w:r w:rsidRPr="00B11DCD">
          <w:rPr>
            <w:rFonts w:ascii="IRANSansWeb(FaNum)" w:hAnsi="IRANSansWeb(FaNum)" w:cs="IRANSansWeb(FaNum)" w:hint="eastAsia"/>
            <w:b/>
            <w:bCs/>
            <w:rtl/>
            <w:rPrChange w:id="2284" w:author="Saleh Abedinezhad" w:date="2023-12-11T21:26:00Z">
              <w:rPr>
                <w:rFonts w:cs="IRANSansWeb(FaNum)" w:hint="eastAsia"/>
                <w:rtl/>
              </w:rPr>
            </w:rPrChange>
          </w:rPr>
          <w:t>س</w:t>
        </w:r>
        <w:r w:rsidRPr="00B11DCD">
          <w:rPr>
            <w:rFonts w:ascii="IRANSansWeb(FaNum)" w:hAnsi="IRANSansWeb(FaNum)" w:cs="IRANSansWeb(FaNum)"/>
            <w:b/>
            <w:bCs/>
            <w:rtl/>
            <w:rPrChange w:id="2285" w:author="Saleh Abedinezhad" w:date="2023-12-11T21:26:00Z">
              <w:rPr>
                <w:rFonts w:cs="IRANSansWeb(FaNum)"/>
                <w:rtl/>
              </w:rPr>
            </w:rPrChange>
          </w:rPr>
          <w:t xml:space="preserve"> به شما ا</w:t>
        </w:r>
        <w:r w:rsidRPr="00B11DCD">
          <w:rPr>
            <w:rFonts w:ascii="IRANSansWeb(FaNum)" w:hAnsi="IRANSansWeb(FaNum)" w:cs="IRANSansWeb(FaNum)" w:hint="cs"/>
            <w:b/>
            <w:bCs/>
            <w:rtl/>
            <w:rPrChange w:id="2286" w:author="Saleh Abedinezhad" w:date="2023-12-11T21:26:00Z">
              <w:rPr>
                <w:rFonts w:cs="IRANSansWeb(FaNum)" w:hint="cs"/>
                <w:rtl/>
              </w:rPr>
            </w:rPrChange>
          </w:rPr>
          <w:t>ی</w:t>
        </w:r>
        <w:r w:rsidRPr="00B11DCD">
          <w:rPr>
            <w:rFonts w:ascii="IRANSansWeb(FaNum)" w:hAnsi="IRANSansWeb(FaNum)" w:cs="IRANSansWeb(FaNum)" w:hint="eastAsia"/>
            <w:b/>
            <w:bCs/>
            <w:rtl/>
            <w:rPrChange w:id="2287" w:author="Saleh Abedinezhad" w:date="2023-12-11T21:26:00Z">
              <w:rPr>
                <w:rFonts w:cs="IRANSansWeb(FaNum)" w:hint="eastAsia"/>
                <w:rtl/>
              </w:rPr>
            </w:rPrChange>
          </w:rPr>
          <w:t>ن</w:t>
        </w:r>
        <w:r w:rsidRPr="00B11DCD">
          <w:rPr>
            <w:rFonts w:ascii="IRANSansWeb(FaNum)" w:hAnsi="IRANSansWeb(FaNum)" w:cs="IRANSansWeb(FaNum)"/>
            <w:b/>
            <w:bCs/>
            <w:rtl/>
            <w:rPrChange w:id="2288" w:author="Saleh Abedinezhad" w:date="2023-12-11T21:26:00Z">
              <w:rPr>
                <w:rFonts w:cs="IRANSansWeb(FaNum)"/>
                <w:rtl/>
              </w:rPr>
            </w:rPrChange>
          </w:rPr>
          <w:t xml:space="preserve"> امکان را م</w:t>
        </w:r>
        <w:r w:rsidRPr="00B11DCD">
          <w:rPr>
            <w:rFonts w:ascii="IRANSansWeb(FaNum)" w:hAnsi="IRANSansWeb(FaNum)" w:cs="IRANSansWeb(FaNum)" w:hint="cs"/>
            <w:b/>
            <w:bCs/>
            <w:rtl/>
            <w:rPrChange w:id="2289" w:author="Saleh Abedinezhad" w:date="2023-12-11T21:26:00Z">
              <w:rPr>
                <w:rFonts w:cs="IRANSansWeb(FaNum)" w:hint="cs"/>
                <w:rtl/>
              </w:rPr>
            </w:rPrChange>
          </w:rPr>
          <w:t>ی‌</w:t>
        </w:r>
        <w:r w:rsidRPr="00B11DCD">
          <w:rPr>
            <w:rFonts w:ascii="IRANSansWeb(FaNum)" w:hAnsi="IRANSansWeb(FaNum)" w:cs="IRANSansWeb(FaNum)" w:hint="eastAsia"/>
            <w:b/>
            <w:bCs/>
            <w:rtl/>
            <w:rPrChange w:id="2290" w:author="Saleh Abedinezhad" w:date="2023-12-11T21:26:00Z">
              <w:rPr>
                <w:rFonts w:cs="IRANSansWeb(FaNum)" w:hint="eastAsia"/>
                <w:rtl/>
              </w:rPr>
            </w:rPrChange>
          </w:rPr>
          <w:t>دهد</w:t>
        </w:r>
        <w:r w:rsidRPr="00B11DCD">
          <w:rPr>
            <w:rFonts w:ascii="IRANSansWeb(FaNum)" w:hAnsi="IRANSansWeb(FaNum)" w:cs="IRANSansWeb(FaNum)"/>
            <w:b/>
            <w:bCs/>
            <w:rtl/>
            <w:rPrChange w:id="2291" w:author="Saleh Abedinezhad" w:date="2023-12-11T21:26:00Z">
              <w:rPr>
                <w:rFonts w:cs="IRANSansWeb(FaNum)"/>
                <w:rtl/>
              </w:rPr>
            </w:rPrChange>
          </w:rPr>
          <w:t xml:space="preserve"> که اطلاعات مشتر</w:t>
        </w:r>
        <w:r w:rsidRPr="00B11DCD">
          <w:rPr>
            <w:rFonts w:ascii="IRANSansWeb(FaNum)" w:hAnsi="IRANSansWeb(FaNum)" w:cs="IRANSansWeb(FaNum)" w:hint="cs"/>
            <w:b/>
            <w:bCs/>
            <w:rtl/>
            <w:rPrChange w:id="2292" w:author="Saleh Abedinezhad" w:date="2023-12-11T21:26:00Z">
              <w:rPr>
                <w:rFonts w:cs="IRANSansWeb(FaNum)" w:hint="cs"/>
                <w:rtl/>
              </w:rPr>
            </w:rPrChange>
          </w:rPr>
          <w:t>ی</w:t>
        </w:r>
        <w:r w:rsidRPr="00B11DCD">
          <w:rPr>
            <w:rFonts w:ascii="IRANSansWeb(FaNum)" w:hAnsi="IRANSansWeb(FaNum)" w:cs="IRANSansWeb(FaNum)" w:hint="eastAsia"/>
            <w:b/>
            <w:bCs/>
            <w:rtl/>
            <w:rPrChange w:id="2293" w:author="Saleh Abedinezhad" w:date="2023-12-11T21:26:00Z">
              <w:rPr>
                <w:rFonts w:cs="IRANSansWeb(FaNum)" w:hint="eastAsia"/>
                <w:rtl/>
              </w:rPr>
            </w:rPrChange>
          </w:rPr>
          <w:t>ان،</w:t>
        </w:r>
        <w:r w:rsidRPr="00B11DCD">
          <w:rPr>
            <w:rFonts w:ascii="IRANSansWeb(FaNum)" w:hAnsi="IRANSansWeb(FaNum)" w:cs="IRANSansWeb(FaNum)"/>
            <w:b/>
            <w:bCs/>
            <w:rtl/>
            <w:rPrChange w:id="2294" w:author="Saleh Abedinezhad" w:date="2023-12-11T21:26:00Z">
              <w:rPr>
                <w:rFonts w:cs="IRANSansWeb(FaNum)"/>
                <w:rtl/>
              </w:rPr>
            </w:rPrChange>
          </w:rPr>
          <w:t xml:space="preserve"> محصولات، و تار</w:t>
        </w:r>
        <w:r w:rsidRPr="00B11DCD">
          <w:rPr>
            <w:rFonts w:ascii="IRANSansWeb(FaNum)" w:hAnsi="IRANSansWeb(FaNum)" w:cs="IRANSansWeb(FaNum)" w:hint="cs"/>
            <w:b/>
            <w:bCs/>
            <w:rtl/>
            <w:rPrChange w:id="2295" w:author="Saleh Abedinezhad" w:date="2023-12-11T21:26:00Z">
              <w:rPr>
                <w:rFonts w:cs="IRANSansWeb(FaNum)" w:hint="cs"/>
                <w:rtl/>
              </w:rPr>
            </w:rPrChange>
          </w:rPr>
          <w:t>ی</w:t>
        </w:r>
        <w:r w:rsidRPr="00B11DCD">
          <w:rPr>
            <w:rFonts w:ascii="IRANSansWeb(FaNum)" w:hAnsi="IRANSansWeb(FaNum)" w:cs="IRANSansWeb(FaNum)" w:hint="eastAsia"/>
            <w:b/>
            <w:bCs/>
            <w:rtl/>
            <w:rPrChange w:id="2296" w:author="Saleh Abedinezhad" w:date="2023-12-11T21:26:00Z">
              <w:rPr>
                <w:rFonts w:cs="IRANSansWeb(FaNum)" w:hint="eastAsia"/>
                <w:rtl/>
              </w:rPr>
            </w:rPrChange>
          </w:rPr>
          <w:t>خچه</w:t>
        </w:r>
        <w:r w:rsidRPr="00B11DCD">
          <w:rPr>
            <w:rFonts w:ascii="IRANSansWeb(FaNum)" w:hAnsi="IRANSansWeb(FaNum)" w:cs="IRANSansWeb(FaNum)"/>
            <w:b/>
            <w:bCs/>
            <w:rtl/>
            <w:rPrChange w:id="2297" w:author="Saleh Abedinezhad" w:date="2023-12-11T21:26:00Z">
              <w:rPr>
                <w:rFonts w:cs="IRANSansWeb(FaNum)"/>
                <w:rtl/>
              </w:rPr>
            </w:rPrChange>
          </w:rPr>
          <w:t xml:space="preserve"> محصولات را به طور سازمان‌</w:t>
        </w:r>
        <w:r w:rsidRPr="00B11DCD">
          <w:rPr>
            <w:rFonts w:ascii="IRANSansWeb(FaNum)" w:hAnsi="IRANSansWeb(FaNum)" w:cs="IRANSansWeb(FaNum)" w:hint="cs"/>
            <w:b/>
            <w:bCs/>
            <w:rtl/>
            <w:rPrChange w:id="2298" w:author="Saleh Abedinezhad" w:date="2023-12-11T21:26:00Z">
              <w:rPr>
                <w:rFonts w:cs="IRANSansWeb(FaNum)" w:hint="cs"/>
                <w:rtl/>
              </w:rPr>
            </w:rPrChange>
          </w:rPr>
          <w:t>ی</w:t>
        </w:r>
        <w:r w:rsidRPr="00B11DCD">
          <w:rPr>
            <w:rFonts w:ascii="IRANSansWeb(FaNum)" w:hAnsi="IRANSansWeb(FaNum)" w:cs="IRANSansWeb(FaNum)" w:hint="eastAsia"/>
            <w:b/>
            <w:bCs/>
            <w:rtl/>
            <w:rPrChange w:id="2299" w:author="Saleh Abedinezhad" w:date="2023-12-11T21:26:00Z">
              <w:rPr>
                <w:rFonts w:cs="IRANSansWeb(FaNum)" w:hint="eastAsia"/>
                <w:rtl/>
              </w:rPr>
            </w:rPrChange>
          </w:rPr>
          <w:t>افته</w:t>
        </w:r>
        <w:r w:rsidRPr="00B11DCD">
          <w:rPr>
            <w:rFonts w:ascii="IRANSansWeb(FaNum)" w:hAnsi="IRANSansWeb(FaNum)" w:cs="IRANSansWeb(FaNum)"/>
            <w:b/>
            <w:bCs/>
            <w:rtl/>
            <w:rPrChange w:id="2300" w:author="Saleh Abedinezhad" w:date="2023-12-11T21:26:00Z">
              <w:rPr>
                <w:rFonts w:cs="IRANSansWeb(FaNum)"/>
                <w:rtl/>
              </w:rPr>
            </w:rPrChange>
          </w:rPr>
          <w:t xml:space="preserve"> ذخ</w:t>
        </w:r>
        <w:r w:rsidRPr="00B11DCD">
          <w:rPr>
            <w:rFonts w:ascii="IRANSansWeb(FaNum)" w:hAnsi="IRANSansWeb(FaNum)" w:cs="IRANSansWeb(FaNum)" w:hint="cs"/>
            <w:b/>
            <w:bCs/>
            <w:rtl/>
            <w:rPrChange w:id="2301" w:author="Saleh Abedinezhad" w:date="2023-12-11T21:26:00Z">
              <w:rPr>
                <w:rFonts w:cs="IRANSansWeb(FaNum)" w:hint="cs"/>
                <w:rtl/>
              </w:rPr>
            </w:rPrChange>
          </w:rPr>
          <w:t>ی</w:t>
        </w:r>
        <w:r w:rsidRPr="00B11DCD">
          <w:rPr>
            <w:rFonts w:ascii="IRANSansWeb(FaNum)" w:hAnsi="IRANSansWeb(FaNum)" w:cs="IRANSansWeb(FaNum)" w:hint="eastAsia"/>
            <w:b/>
            <w:bCs/>
            <w:rtl/>
            <w:rPrChange w:id="2302" w:author="Saleh Abedinezhad" w:date="2023-12-11T21:26:00Z">
              <w:rPr>
                <w:rFonts w:cs="IRANSansWeb(FaNum)" w:hint="eastAsia"/>
                <w:rtl/>
              </w:rPr>
            </w:rPrChange>
          </w:rPr>
          <w:t>ره</w:t>
        </w:r>
        <w:r w:rsidRPr="00B11DCD">
          <w:rPr>
            <w:rFonts w:ascii="IRANSansWeb(FaNum)" w:hAnsi="IRANSansWeb(FaNum)" w:cs="IRANSansWeb(FaNum)"/>
            <w:b/>
            <w:bCs/>
            <w:rtl/>
            <w:rPrChange w:id="2303" w:author="Saleh Abedinezhad" w:date="2023-12-11T21:26:00Z">
              <w:rPr>
                <w:rFonts w:cs="IRANSansWeb(FaNum)"/>
                <w:rtl/>
              </w:rPr>
            </w:rPrChange>
          </w:rPr>
          <w:t xml:space="preserve"> کن</w:t>
        </w:r>
        <w:r w:rsidRPr="00B11DCD">
          <w:rPr>
            <w:rFonts w:ascii="IRANSansWeb(FaNum)" w:hAnsi="IRANSansWeb(FaNum)" w:cs="IRANSansWeb(FaNum)" w:hint="cs"/>
            <w:b/>
            <w:bCs/>
            <w:rtl/>
            <w:rPrChange w:id="2304" w:author="Saleh Abedinezhad" w:date="2023-12-11T21:26:00Z">
              <w:rPr>
                <w:rFonts w:cs="IRANSansWeb(FaNum)" w:hint="cs"/>
                <w:rtl/>
              </w:rPr>
            </w:rPrChange>
          </w:rPr>
          <w:t>ی</w:t>
        </w:r>
        <w:r w:rsidRPr="00B11DCD">
          <w:rPr>
            <w:rFonts w:ascii="IRANSansWeb(FaNum)" w:hAnsi="IRANSansWeb(FaNum)" w:cs="IRANSansWeb(FaNum)" w:hint="eastAsia"/>
            <w:b/>
            <w:bCs/>
            <w:rtl/>
            <w:rPrChange w:id="2305" w:author="Saleh Abedinezhad" w:date="2023-12-11T21:26:00Z">
              <w:rPr>
                <w:rFonts w:cs="IRANSansWeb(FaNum)" w:hint="eastAsia"/>
                <w:rtl/>
              </w:rPr>
            </w:rPrChange>
          </w:rPr>
          <w:t>د</w:t>
        </w:r>
        <w:r w:rsidRPr="00B11DCD">
          <w:rPr>
            <w:rFonts w:ascii="IRANSansWeb(FaNum)" w:hAnsi="IRANSansWeb(FaNum)" w:cs="IRANSansWeb(FaNum)"/>
            <w:b/>
            <w:bCs/>
            <w:rtl/>
            <w:rPrChange w:id="2306" w:author="Saleh Abedinezhad" w:date="2023-12-11T21:26:00Z">
              <w:rPr>
                <w:rFonts w:cs="IRANSansWeb(FaNum)"/>
                <w:rtl/>
              </w:rPr>
            </w:rPrChange>
          </w:rPr>
          <w:t xml:space="preserve"> و از آنها در تحل</w:t>
        </w:r>
        <w:r w:rsidRPr="00B11DCD">
          <w:rPr>
            <w:rFonts w:ascii="IRANSansWeb(FaNum)" w:hAnsi="IRANSansWeb(FaNum)" w:cs="IRANSansWeb(FaNum)" w:hint="cs"/>
            <w:b/>
            <w:bCs/>
            <w:rtl/>
            <w:rPrChange w:id="2307" w:author="Saleh Abedinezhad" w:date="2023-12-11T21:26:00Z">
              <w:rPr>
                <w:rFonts w:cs="IRANSansWeb(FaNum)" w:hint="cs"/>
                <w:rtl/>
              </w:rPr>
            </w:rPrChange>
          </w:rPr>
          <w:t>ی</w:t>
        </w:r>
        <w:r w:rsidRPr="00B11DCD">
          <w:rPr>
            <w:rFonts w:ascii="IRANSansWeb(FaNum)" w:hAnsi="IRANSansWeb(FaNum)" w:cs="IRANSansWeb(FaNum)" w:hint="eastAsia"/>
            <w:b/>
            <w:bCs/>
            <w:rtl/>
            <w:rPrChange w:id="2308" w:author="Saleh Abedinezhad" w:date="2023-12-11T21:26:00Z">
              <w:rPr>
                <w:rFonts w:cs="IRANSansWeb(FaNum)" w:hint="eastAsia"/>
                <w:rtl/>
              </w:rPr>
            </w:rPrChange>
          </w:rPr>
          <w:t>ل‌ها</w:t>
        </w:r>
        <w:r w:rsidRPr="00B11DCD">
          <w:rPr>
            <w:rFonts w:ascii="IRANSansWeb(FaNum)" w:hAnsi="IRANSansWeb(FaNum)" w:cs="IRANSansWeb(FaNum)"/>
            <w:b/>
            <w:bCs/>
            <w:rtl/>
            <w:rPrChange w:id="2309" w:author="Saleh Abedinezhad" w:date="2023-12-11T21:26:00Z">
              <w:rPr>
                <w:rFonts w:cs="IRANSansWeb(FaNum)"/>
                <w:rtl/>
              </w:rPr>
            </w:rPrChange>
          </w:rPr>
          <w:t xml:space="preserve"> و گزارش‌ها</w:t>
        </w:r>
        <w:r w:rsidRPr="00B11DCD">
          <w:rPr>
            <w:rFonts w:ascii="IRANSansWeb(FaNum)" w:hAnsi="IRANSansWeb(FaNum)" w:cs="IRANSansWeb(FaNum)" w:hint="cs"/>
            <w:b/>
            <w:bCs/>
            <w:rtl/>
            <w:rPrChange w:id="2310" w:author="Saleh Abedinezhad" w:date="2023-12-11T21:26:00Z">
              <w:rPr>
                <w:rFonts w:cs="IRANSansWeb(FaNum)" w:hint="cs"/>
                <w:rtl/>
              </w:rPr>
            </w:rPrChange>
          </w:rPr>
          <w:t>ی</w:t>
        </w:r>
        <w:r w:rsidRPr="00B11DCD">
          <w:rPr>
            <w:rFonts w:ascii="IRANSansWeb(FaNum)" w:hAnsi="IRANSansWeb(FaNum)" w:cs="IRANSansWeb(FaNum)"/>
            <w:b/>
            <w:bCs/>
            <w:rtl/>
            <w:rPrChange w:id="2311" w:author="Saleh Abedinezhad" w:date="2023-12-11T21:26:00Z">
              <w:rPr>
                <w:rFonts w:cs="IRANSansWeb(FaNum)"/>
                <w:rtl/>
              </w:rPr>
            </w:rPrChange>
          </w:rPr>
          <w:t xml:space="preserve"> مختلف برا</w:t>
        </w:r>
        <w:r w:rsidRPr="00B11DCD">
          <w:rPr>
            <w:rFonts w:ascii="IRANSansWeb(FaNum)" w:hAnsi="IRANSansWeb(FaNum)" w:cs="IRANSansWeb(FaNum)" w:hint="cs"/>
            <w:b/>
            <w:bCs/>
            <w:rtl/>
            <w:rPrChange w:id="2312" w:author="Saleh Abedinezhad" w:date="2023-12-11T21:26:00Z">
              <w:rPr>
                <w:rFonts w:cs="IRANSansWeb(FaNum)" w:hint="cs"/>
                <w:rtl/>
              </w:rPr>
            </w:rPrChange>
          </w:rPr>
          <w:t>ی</w:t>
        </w:r>
        <w:r w:rsidRPr="00B11DCD">
          <w:rPr>
            <w:rFonts w:ascii="IRANSansWeb(FaNum)" w:hAnsi="IRANSansWeb(FaNum)" w:cs="IRANSansWeb(FaNum)"/>
            <w:b/>
            <w:bCs/>
            <w:rtl/>
            <w:rPrChange w:id="2313" w:author="Saleh Abedinezhad" w:date="2023-12-11T21:26:00Z">
              <w:rPr>
                <w:rFonts w:cs="IRANSansWeb(FaNum)"/>
                <w:rtl/>
              </w:rPr>
            </w:rPrChange>
          </w:rPr>
          <w:t xml:space="preserve"> مد</w:t>
        </w:r>
        <w:r w:rsidRPr="00B11DCD">
          <w:rPr>
            <w:rFonts w:ascii="IRANSansWeb(FaNum)" w:hAnsi="IRANSansWeb(FaNum)" w:cs="IRANSansWeb(FaNum)" w:hint="cs"/>
            <w:b/>
            <w:bCs/>
            <w:rtl/>
            <w:rPrChange w:id="2314" w:author="Saleh Abedinezhad" w:date="2023-12-11T21:26:00Z">
              <w:rPr>
                <w:rFonts w:cs="IRANSansWeb(FaNum)" w:hint="cs"/>
                <w:rtl/>
              </w:rPr>
            </w:rPrChange>
          </w:rPr>
          <w:t>ی</w:t>
        </w:r>
        <w:r w:rsidRPr="00B11DCD">
          <w:rPr>
            <w:rFonts w:ascii="IRANSansWeb(FaNum)" w:hAnsi="IRANSansWeb(FaNum)" w:cs="IRANSansWeb(FaNum)" w:hint="eastAsia"/>
            <w:b/>
            <w:bCs/>
            <w:rtl/>
            <w:rPrChange w:id="2315" w:author="Saleh Abedinezhad" w:date="2023-12-11T21:26:00Z">
              <w:rPr>
                <w:rFonts w:cs="IRANSansWeb(FaNum)" w:hint="eastAsia"/>
                <w:rtl/>
              </w:rPr>
            </w:rPrChange>
          </w:rPr>
          <w:t>ر</w:t>
        </w:r>
        <w:r w:rsidRPr="00B11DCD">
          <w:rPr>
            <w:rFonts w:ascii="IRANSansWeb(FaNum)" w:hAnsi="IRANSansWeb(FaNum)" w:cs="IRANSansWeb(FaNum)" w:hint="cs"/>
            <w:b/>
            <w:bCs/>
            <w:rtl/>
            <w:rPrChange w:id="2316" w:author="Saleh Abedinezhad" w:date="2023-12-11T21:26:00Z">
              <w:rPr>
                <w:rFonts w:cs="IRANSansWeb(FaNum)" w:hint="cs"/>
                <w:rtl/>
              </w:rPr>
            </w:rPrChange>
          </w:rPr>
          <w:t>ی</w:t>
        </w:r>
        <w:r w:rsidRPr="00B11DCD">
          <w:rPr>
            <w:rFonts w:ascii="IRANSansWeb(FaNum)" w:hAnsi="IRANSansWeb(FaNum)" w:cs="IRANSansWeb(FaNum)" w:hint="eastAsia"/>
            <w:b/>
            <w:bCs/>
            <w:rtl/>
            <w:rPrChange w:id="2317" w:author="Saleh Abedinezhad" w:date="2023-12-11T21:26:00Z">
              <w:rPr>
                <w:rFonts w:cs="IRANSansWeb(FaNum)" w:hint="eastAsia"/>
                <w:rtl/>
              </w:rPr>
            </w:rPrChange>
          </w:rPr>
          <w:t>ت</w:t>
        </w:r>
        <w:r w:rsidRPr="00B11DCD">
          <w:rPr>
            <w:rFonts w:ascii="IRANSansWeb(FaNum)" w:hAnsi="IRANSansWeb(FaNum)" w:cs="IRANSansWeb(FaNum)"/>
            <w:b/>
            <w:bCs/>
            <w:rtl/>
            <w:rPrChange w:id="2318" w:author="Saleh Abedinezhad" w:date="2023-12-11T21:26:00Z">
              <w:rPr>
                <w:rFonts w:cs="IRANSansWeb(FaNum)"/>
                <w:rtl/>
              </w:rPr>
            </w:rPrChange>
          </w:rPr>
          <w:t xml:space="preserve"> و برنامه‌ر</w:t>
        </w:r>
        <w:r w:rsidRPr="00B11DCD">
          <w:rPr>
            <w:rFonts w:ascii="IRANSansWeb(FaNum)" w:hAnsi="IRANSansWeb(FaNum)" w:cs="IRANSansWeb(FaNum)" w:hint="cs"/>
            <w:b/>
            <w:bCs/>
            <w:rtl/>
            <w:rPrChange w:id="2319" w:author="Saleh Abedinezhad" w:date="2023-12-11T21:26:00Z">
              <w:rPr>
                <w:rFonts w:cs="IRANSansWeb(FaNum)" w:hint="cs"/>
                <w:rtl/>
              </w:rPr>
            </w:rPrChange>
          </w:rPr>
          <w:t>ی</w:t>
        </w:r>
        <w:r w:rsidRPr="00B11DCD">
          <w:rPr>
            <w:rFonts w:ascii="IRANSansWeb(FaNum)" w:hAnsi="IRANSansWeb(FaNum)" w:cs="IRANSansWeb(FaNum)" w:hint="eastAsia"/>
            <w:b/>
            <w:bCs/>
            <w:rtl/>
            <w:rPrChange w:id="2320" w:author="Saleh Abedinezhad" w:date="2023-12-11T21:26:00Z">
              <w:rPr>
                <w:rFonts w:cs="IRANSansWeb(FaNum)" w:hint="eastAsia"/>
                <w:rtl/>
              </w:rPr>
            </w:rPrChange>
          </w:rPr>
          <w:t>ز</w:t>
        </w:r>
        <w:r w:rsidRPr="00B11DCD">
          <w:rPr>
            <w:rFonts w:ascii="IRANSansWeb(FaNum)" w:hAnsi="IRANSansWeb(FaNum)" w:cs="IRANSansWeb(FaNum)" w:hint="cs"/>
            <w:b/>
            <w:bCs/>
            <w:rtl/>
            <w:rPrChange w:id="2321" w:author="Saleh Abedinezhad" w:date="2023-12-11T21:26:00Z">
              <w:rPr>
                <w:rFonts w:cs="IRANSansWeb(FaNum)" w:hint="cs"/>
                <w:rtl/>
              </w:rPr>
            </w:rPrChange>
          </w:rPr>
          <w:t>ی</w:t>
        </w:r>
        <w:r w:rsidRPr="00B11DCD">
          <w:rPr>
            <w:rFonts w:ascii="IRANSansWeb(FaNum)" w:hAnsi="IRANSansWeb(FaNum)" w:cs="IRANSansWeb(FaNum)"/>
            <w:b/>
            <w:bCs/>
            <w:rtl/>
            <w:rPrChange w:id="2322" w:author="Saleh Abedinezhad" w:date="2023-12-11T21:26:00Z">
              <w:rPr>
                <w:rFonts w:cs="IRANSansWeb(FaNum)"/>
                <w:rtl/>
              </w:rPr>
            </w:rPrChange>
          </w:rPr>
          <w:t xml:space="preserve"> استفاده نما</w:t>
        </w:r>
        <w:r w:rsidRPr="00B11DCD">
          <w:rPr>
            <w:rFonts w:ascii="IRANSansWeb(FaNum)" w:hAnsi="IRANSansWeb(FaNum)" w:cs="IRANSansWeb(FaNum)" w:hint="cs"/>
            <w:b/>
            <w:bCs/>
            <w:rtl/>
            <w:rPrChange w:id="2323" w:author="Saleh Abedinezhad" w:date="2023-12-11T21:26:00Z">
              <w:rPr>
                <w:rFonts w:cs="IRANSansWeb(FaNum)" w:hint="cs"/>
                <w:rtl/>
              </w:rPr>
            </w:rPrChange>
          </w:rPr>
          <w:t>یی</w:t>
        </w:r>
        <w:r w:rsidRPr="00B11DCD">
          <w:rPr>
            <w:rFonts w:ascii="IRANSansWeb(FaNum)" w:hAnsi="IRANSansWeb(FaNum)" w:cs="IRANSansWeb(FaNum)" w:hint="eastAsia"/>
            <w:b/>
            <w:bCs/>
            <w:rtl/>
            <w:rPrChange w:id="2324" w:author="Saleh Abedinezhad" w:date="2023-12-11T21:26:00Z">
              <w:rPr>
                <w:rFonts w:cs="IRANSansWeb(FaNum)" w:hint="eastAsia"/>
                <w:rtl/>
              </w:rPr>
            </w:rPrChange>
          </w:rPr>
          <w:t>د</w:t>
        </w:r>
        <w:r w:rsidRPr="00B11DCD">
          <w:rPr>
            <w:rFonts w:ascii="IRANSansWeb(FaNum)" w:hAnsi="IRANSansWeb(FaNum)" w:cs="IRANSansWeb(FaNum)"/>
            <w:b/>
            <w:bCs/>
            <w:rtl/>
            <w:rPrChange w:id="2325" w:author="Saleh Abedinezhad" w:date="2023-12-11T21:26:00Z">
              <w:rPr>
                <w:rFonts w:cs="IRANSansWeb(FaNum)"/>
                <w:rtl/>
              </w:rPr>
            </w:rPrChange>
          </w:rPr>
          <w:t>.</w:t>
        </w:r>
      </w:ins>
    </w:p>
    <w:p w14:paraId="5A417389" w14:textId="77777777" w:rsidR="00B11DCD" w:rsidRDefault="00B11DCD">
      <w:pPr>
        <w:rPr>
          <w:ins w:id="2326" w:author="Saleh Abedinezhad" w:date="2023-12-11T21:21:00Z"/>
          <w:rFonts w:ascii="IRANSansWeb(FaNum)" w:eastAsiaTheme="majorEastAsia" w:hAnsi="IRANSansWeb(FaNum)" w:cs="IRANSansWeb(FaNum)"/>
          <w:b/>
          <w:bCs/>
          <w:color w:val="365F91" w:themeColor="accent1" w:themeShade="BF"/>
          <w:sz w:val="36"/>
          <w:szCs w:val="36"/>
          <w:rtl/>
        </w:rPr>
        <w:pPrChange w:id="2327" w:author="Saleh Abedinezhad" w:date="2023-12-11T21:25:00Z">
          <w:pPr>
            <w:bidi w:val="0"/>
          </w:pPr>
        </w:pPrChange>
      </w:pPr>
      <w:ins w:id="2328" w:author="Saleh Abedinezhad" w:date="2023-12-11T21:21:00Z">
        <w:r>
          <w:rPr>
            <w:rFonts w:ascii="IRANSansWeb(FaNum)" w:hAnsi="IRANSansWeb(FaNum)" w:cs="IRANSansWeb(FaNum)"/>
            <w:b/>
            <w:bCs/>
            <w:sz w:val="36"/>
            <w:szCs w:val="36"/>
            <w:rtl/>
          </w:rPr>
          <w:br w:type="page"/>
        </w:r>
      </w:ins>
    </w:p>
    <w:p w14:paraId="4AAEDBCB" w14:textId="21EB484D" w:rsidR="00E95E47" w:rsidRPr="00E95E47" w:rsidRDefault="00E95E47">
      <w:pPr>
        <w:pStyle w:val="Heading1"/>
        <w:jc w:val="center"/>
        <w:rPr>
          <w:ins w:id="2329" w:author="Saleh Abedinezhad" w:date="2023-12-10T16:15:00Z"/>
          <w:rFonts w:ascii="IRANSansWeb(FaNum)" w:hAnsi="IRANSansWeb(FaNum)" w:cs="IRANSansWeb(FaNum)"/>
          <w:b/>
          <w:bCs/>
          <w:sz w:val="36"/>
          <w:szCs w:val="36"/>
          <w:rtl/>
          <w:rPrChange w:id="2330" w:author="Saleh Abedinezhad" w:date="2023-12-10T16:22:00Z">
            <w:rPr>
              <w:ins w:id="2331" w:author="Saleh Abedinezhad" w:date="2023-12-10T16:15:00Z"/>
              <w:rFonts w:ascii="IRANSansWeb(FaNum)" w:hAnsi="IRANSansWeb(FaNum)" w:cs="IRANSansWeb(FaNum)"/>
              <w:rtl/>
            </w:rPr>
          </w:rPrChange>
        </w:rPr>
        <w:pPrChange w:id="2332" w:author="Saleh Abedinezhad" w:date="2023-12-10T16:22:00Z">
          <w:pPr>
            <w:jc w:val="center"/>
          </w:pPr>
        </w:pPrChange>
      </w:pPr>
      <w:bookmarkStart w:id="2333" w:name="_Toc153222487"/>
      <w:ins w:id="2334" w:author="Saleh Abedinezhad" w:date="2023-12-10T16:14:00Z">
        <w:r w:rsidRPr="00E95E47">
          <w:rPr>
            <w:rFonts w:ascii="IRANSansWeb(FaNum)" w:hAnsi="IRANSansWeb(FaNum)" w:cs="IRANSansWeb(FaNum)" w:hint="eastAsia"/>
            <w:b/>
            <w:bCs/>
            <w:sz w:val="36"/>
            <w:szCs w:val="36"/>
            <w:rtl/>
            <w:rPrChange w:id="2335" w:author="Saleh Abedinezhad" w:date="2023-12-10T16:22:00Z">
              <w:rPr>
                <w:rFonts w:ascii="IRANSansWeb(FaNum)" w:hAnsi="IRANSansWeb(FaNum)" w:cs="IRANSansWeb(FaNum)" w:hint="eastAsia"/>
                <w:rtl/>
              </w:rPr>
            </w:rPrChange>
          </w:rPr>
          <w:lastRenderedPageBreak/>
          <w:t>نسخه</w:t>
        </w:r>
        <w:r w:rsidRPr="00E95E47">
          <w:rPr>
            <w:rFonts w:ascii="IRANSansWeb(FaNum)" w:hAnsi="IRANSansWeb(FaNum)" w:cs="IRANSansWeb(FaNum)"/>
            <w:b/>
            <w:bCs/>
            <w:sz w:val="36"/>
            <w:szCs w:val="36"/>
            <w:rtl/>
            <w:rPrChange w:id="2336" w:author="Saleh Abedinezhad" w:date="2023-12-10T16:22:00Z">
              <w:rPr>
                <w:rFonts w:ascii="IRANSansWeb(FaNum)" w:hAnsi="IRANSansWeb(FaNum)" w:cs="IRANSansWeb(FaNum)"/>
                <w:rtl/>
              </w:rPr>
            </w:rPrChange>
          </w:rPr>
          <w:t xml:space="preserve"> </w:t>
        </w:r>
        <w:r w:rsidRPr="00E95E47">
          <w:rPr>
            <w:rFonts w:ascii="IRANSansWeb(FaNum)" w:hAnsi="IRANSansWeb(FaNum)" w:cs="IRANSansWeb(FaNum)" w:hint="eastAsia"/>
            <w:b/>
            <w:bCs/>
            <w:sz w:val="36"/>
            <w:szCs w:val="36"/>
            <w:rtl/>
            <w:rPrChange w:id="2337" w:author="Saleh Abedinezhad" w:date="2023-12-10T16:22:00Z">
              <w:rPr>
                <w:rFonts w:ascii="IRANSansWeb(FaNum)" w:hAnsi="IRANSansWeb(FaNum)" w:cs="IRANSansWeb(FaNum)" w:hint="eastAsia"/>
                <w:rtl/>
              </w:rPr>
            </w:rPrChange>
          </w:rPr>
          <w:t>اول</w:t>
        </w:r>
        <w:r w:rsidRPr="00E95E47">
          <w:rPr>
            <w:rFonts w:ascii="IRANSansWeb(FaNum)" w:hAnsi="IRANSansWeb(FaNum)" w:cs="IRANSansWeb(FaNum)" w:hint="cs"/>
            <w:b/>
            <w:bCs/>
            <w:sz w:val="36"/>
            <w:szCs w:val="36"/>
            <w:rtl/>
            <w:rPrChange w:id="2338" w:author="Saleh Abedinezhad" w:date="2023-12-10T16:22:00Z">
              <w:rPr>
                <w:rFonts w:ascii="IRANSansWeb(FaNum)" w:hAnsi="IRANSansWeb(FaNum)" w:cs="IRANSansWeb(FaNum)" w:hint="cs"/>
                <w:rtl/>
              </w:rPr>
            </w:rPrChange>
          </w:rPr>
          <w:t>ی</w:t>
        </w:r>
        <w:r w:rsidRPr="00E95E47">
          <w:rPr>
            <w:rFonts w:ascii="IRANSansWeb(FaNum)" w:hAnsi="IRANSansWeb(FaNum)" w:cs="IRANSansWeb(FaNum)" w:hint="eastAsia"/>
            <w:b/>
            <w:bCs/>
            <w:sz w:val="36"/>
            <w:szCs w:val="36"/>
            <w:rtl/>
            <w:rPrChange w:id="2339" w:author="Saleh Abedinezhad" w:date="2023-12-10T16:22:00Z">
              <w:rPr>
                <w:rFonts w:ascii="IRANSansWeb(FaNum)" w:hAnsi="IRANSansWeb(FaNum)" w:cs="IRANSansWeb(FaNum)" w:hint="eastAsia"/>
                <w:rtl/>
              </w:rPr>
            </w:rPrChange>
          </w:rPr>
          <w:t>ه</w:t>
        </w:r>
        <w:r w:rsidRPr="00E95E47">
          <w:rPr>
            <w:rFonts w:ascii="IRANSansWeb(FaNum)" w:hAnsi="IRANSansWeb(FaNum)" w:cs="IRANSansWeb(FaNum)"/>
            <w:b/>
            <w:bCs/>
            <w:sz w:val="36"/>
            <w:szCs w:val="36"/>
            <w:rtl/>
            <w:rPrChange w:id="2340" w:author="Saleh Abedinezhad" w:date="2023-12-10T16:22:00Z">
              <w:rPr>
                <w:rFonts w:ascii="IRANSansWeb(FaNum)" w:hAnsi="IRANSansWeb(FaNum)" w:cs="IRANSansWeb(FaNum)"/>
                <w:rtl/>
              </w:rPr>
            </w:rPrChange>
          </w:rPr>
          <w:t xml:space="preserve"> </w:t>
        </w:r>
        <w:r w:rsidRPr="00E95E47">
          <w:rPr>
            <w:rFonts w:ascii="IRANSansWeb(FaNum)" w:hAnsi="IRANSansWeb(FaNum)" w:cs="IRANSansWeb(FaNum)" w:hint="eastAsia"/>
            <w:b/>
            <w:bCs/>
            <w:sz w:val="36"/>
            <w:szCs w:val="36"/>
            <w:rtl/>
            <w:rPrChange w:id="2341" w:author="Saleh Abedinezhad" w:date="2023-12-10T16:22:00Z">
              <w:rPr>
                <w:rFonts w:ascii="IRANSansWeb(FaNum)" w:hAnsi="IRANSansWeb(FaNum)" w:cs="IRANSansWeb(FaNum)" w:hint="eastAsia"/>
                <w:rtl/>
              </w:rPr>
            </w:rPrChange>
          </w:rPr>
          <w:t>نرم</w:t>
        </w:r>
        <w:r w:rsidRPr="00E95E47">
          <w:rPr>
            <w:rFonts w:ascii="IRANSansWeb(FaNum)" w:hAnsi="IRANSansWeb(FaNum)" w:cs="IRANSansWeb(FaNum)"/>
            <w:b/>
            <w:bCs/>
            <w:sz w:val="36"/>
            <w:szCs w:val="36"/>
            <w:rtl/>
            <w:rPrChange w:id="2342" w:author="Saleh Abedinezhad" w:date="2023-12-10T16:22:00Z">
              <w:rPr>
                <w:rFonts w:ascii="IRANSansWeb(FaNum)" w:hAnsi="IRANSansWeb(FaNum)" w:cs="IRANSansWeb(FaNum)"/>
                <w:rtl/>
              </w:rPr>
            </w:rPrChange>
          </w:rPr>
          <w:t xml:space="preserve"> </w:t>
        </w:r>
        <w:r w:rsidRPr="00E95E47">
          <w:rPr>
            <w:rFonts w:ascii="IRANSansWeb(FaNum)" w:hAnsi="IRANSansWeb(FaNum)" w:cs="IRANSansWeb(FaNum)" w:hint="eastAsia"/>
            <w:b/>
            <w:bCs/>
            <w:sz w:val="36"/>
            <w:szCs w:val="36"/>
            <w:rtl/>
            <w:rPrChange w:id="2343" w:author="Saleh Abedinezhad" w:date="2023-12-10T16:22:00Z">
              <w:rPr>
                <w:rFonts w:ascii="IRANSansWeb(FaNum)" w:hAnsi="IRANSansWeb(FaNum)" w:cs="IRANSansWeb(FaNum)" w:hint="eastAsia"/>
                <w:rtl/>
              </w:rPr>
            </w:rPrChange>
          </w:rPr>
          <w:t>افزار</w:t>
        </w:r>
      </w:ins>
      <w:bookmarkEnd w:id="2333"/>
    </w:p>
    <w:p w14:paraId="4CDA4F1E" w14:textId="6F37CC8B" w:rsidR="005F7450" w:rsidRPr="00E95E47" w:rsidRDefault="00E95E47">
      <w:pPr>
        <w:jc w:val="center"/>
        <w:rPr>
          <w:ins w:id="2344" w:author="Saleh Abedinezhad" w:date="2023-12-10T16:15:00Z"/>
          <w:rFonts w:ascii="IRANSansWeb(FaNum)" w:hAnsi="IRANSansWeb(FaNum)" w:cs="IRANSansWeb(FaNum)"/>
          <w:sz w:val="72"/>
          <w:szCs w:val="72"/>
          <w:rPrChange w:id="2345" w:author="Saleh Abedinezhad" w:date="2023-12-10T16:23:00Z">
            <w:rPr>
              <w:ins w:id="2346" w:author="Saleh Abedinezhad" w:date="2023-12-10T16:15:00Z"/>
              <w:rFonts w:ascii="IRANSansWeb(FaNum)" w:hAnsi="IRANSansWeb(FaNum)" w:cs="IRANSansWeb(FaNum)"/>
            </w:rPr>
          </w:rPrChange>
        </w:rPr>
      </w:pPr>
      <w:ins w:id="2347" w:author="Saleh Abedinezhad" w:date="2023-12-10T16:14:00Z">
        <w:r w:rsidRPr="00E95E47">
          <w:rPr>
            <w:rFonts w:ascii="IRANSansWeb(FaNum)" w:hAnsi="IRANSansWeb(FaNum)" w:cs="IRANSansWeb(FaNum)"/>
            <w:sz w:val="72"/>
            <w:szCs w:val="72"/>
            <w:rtl/>
            <w:rPrChange w:id="2348" w:author="Saleh Abedinezhad" w:date="2023-12-10T16:23:00Z">
              <w:rPr>
                <w:rFonts w:ascii="IRANSansWeb(FaNum)" w:hAnsi="IRANSansWeb(FaNum)" w:cs="IRANSansWeb(FaNum)"/>
                <w:rtl/>
              </w:rPr>
            </w:rPrChange>
          </w:rPr>
          <w:t xml:space="preserve"> </w:t>
        </w:r>
      </w:ins>
      <w:ins w:id="2349" w:author="Saleh Abedinezhad" w:date="2023-12-10T16:15:00Z">
        <w:r w:rsidRPr="00E95E47">
          <w:rPr>
            <mc:AlternateContent>
              <mc:Choice Requires="w16se">
                <w:rFonts w:ascii="IRANSansWeb(FaNum)" w:hAnsi="IRANSansWeb(FaNum)" w:cs="IRANSansWeb(FaNum)"/>
              </mc:Choice>
              <mc:Fallback>
                <w:rFonts w:ascii="Segoe UI Emoji" w:eastAsia="Segoe UI Emoji" w:hAnsi="Segoe UI Emoji" w:cs="Segoe UI Emoji"/>
              </mc:Fallback>
            </mc:AlternateContent>
            <w:sz w:val="72"/>
            <w:szCs w:val="72"/>
            <w:rPrChange w:id="2350" w:author="Saleh Abedinezhad" w:date="2023-12-10T16:23:00Z">
              <w:rPr>
                <mc:AlternateContent>
                  <mc:Choice Requires="w16se">
                    <w:rFonts w:ascii="IRANSansWeb(FaNum)" w:hAnsi="IRANSansWeb(FaNum)" w:cs="IRANSansWeb(FaNum)"/>
                  </mc:Choice>
                  <mc:Fallback>
                    <w:rFonts w:ascii="Segoe UI Emoji" w:eastAsia="Segoe UI Emoji" w:hAnsi="Segoe UI Emoji" w:cs="Segoe UI Emoji"/>
                  </mc:Fallback>
                </mc:AlternateContent>
              </w:rPr>
            </w:rPrChange>
          </w:rPr>
          <mc:AlternateContent>
            <mc:Choice Requires="w16se">
              <w16se:symEx w16se:font="Segoe UI Emoji" w16se:char="1F9D1"/>
            </mc:Choice>
            <mc:Fallback>
              <w:t>🧑</w:t>
            </mc:Fallback>
          </mc:AlternateContent>
        </w:r>
        <w:r w:rsidRPr="00E95E47">
          <w:rPr>
            <mc:AlternateContent>
              <mc:Choice Requires="w16se">
                <w:rFonts w:ascii="IRANSansWeb(FaNum)" w:hAnsi="IRANSansWeb(FaNum)" w:cs="IRANSansWeb(FaNum)"/>
              </mc:Choice>
              <mc:Fallback>
                <w:rFonts w:ascii="Segoe UI Emoji" w:eastAsia="Segoe UI Emoji" w:hAnsi="Segoe UI Emoji" w:cs="Segoe UI Emoji"/>
              </mc:Fallback>
            </mc:AlternateContent>
            <w:sz w:val="72"/>
            <w:szCs w:val="72"/>
            <w:rPrChange w:id="2351" w:author="Saleh Abedinezhad" w:date="2023-12-10T16:23:00Z">
              <w:rPr>
                <mc:AlternateContent>
                  <mc:Choice Requires="w16se">
                    <w:rFonts w:ascii="IRANSansWeb(FaNum)" w:hAnsi="IRANSansWeb(FaNum)" w:cs="IRANSansWeb(FaNum)"/>
                  </mc:Choice>
                  <mc:Fallback>
                    <w:rFonts w:ascii="Segoe UI Emoji" w:eastAsia="Segoe UI Emoji" w:hAnsi="Segoe UI Emoji" w:cs="Segoe UI Emoji"/>
                  </mc:Fallback>
                </mc:AlternateContent>
              </w:rPr>
            </w:rPrChange>
          </w:rPr>
          <mc:AlternateContent>
            <mc:Choice Requires="w16se">
              <w16se:symEx w16se:font="Segoe UI Emoji" w16se:char="1F3FD"/>
            </mc:Choice>
            <mc:Fallback>
              <w:t>🏽</w:t>
            </mc:Fallback>
          </mc:AlternateContent>
        </w:r>
        <w:r w:rsidRPr="00E95E47">
          <w:rPr>
            <w:rFonts w:ascii="IRANSansWeb(FaNum)" w:hAnsi="IRANSansWeb(FaNum)" w:cs="IRANSansWeb(FaNum)"/>
            <w:sz w:val="72"/>
            <w:szCs w:val="72"/>
            <w:rPrChange w:id="2352" w:author="Saleh Abedinezhad" w:date="2023-12-10T16:23:00Z">
              <w:rPr>
                <w:rFonts w:ascii="IRANSansWeb(FaNum)" w:hAnsi="IRANSansWeb(FaNum)" w:cs="IRANSansWeb(FaNum)"/>
              </w:rPr>
            </w:rPrChange>
          </w:rPr>
          <w:t>‍</w:t>
        </w:r>
        <w:r w:rsidRPr="00E95E47">
          <w:rPr>
            <mc:AlternateContent>
              <mc:Choice Requires="w16se">
                <w:rFonts w:ascii="IRANSansWeb(FaNum)" w:hAnsi="IRANSansWeb(FaNum)" w:cs="IRANSansWeb(FaNum)"/>
              </mc:Choice>
              <mc:Fallback>
                <w:rFonts w:ascii="Segoe UI Emoji" w:eastAsia="Segoe UI Emoji" w:hAnsi="Segoe UI Emoji" w:cs="Segoe UI Emoji"/>
              </mc:Fallback>
            </mc:AlternateContent>
            <w:sz w:val="72"/>
            <w:szCs w:val="72"/>
            <w:rPrChange w:id="2353" w:author="Saleh Abedinezhad" w:date="2023-12-10T16:23:00Z">
              <w:rPr>
                <mc:AlternateContent>
                  <mc:Choice Requires="w16se">
                    <w:rFonts w:ascii="IRANSansWeb(FaNum)" w:hAnsi="IRANSansWeb(FaNum)" w:cs="IRANSansWeb(FaNum)"/>
                  </mc:Choice>
                  <mc:Fallback>
                    <w:rFonts w:ascii="Segoe UI Emoji" w:eastAsia="Segoe UI Emoji" w:hAnsi="Segoe UI Emoji" w:cs="Segoe UI Emoji"/>
                  </mc:Fallback>
                </mc:AlternateContent>
              </w:rPr>
            </w:rPrChange>
          </w:rPr>
          <mc:AlternateContent>
            <mc:Choice Requires="w16se">
              <w16se:symEx w16se:font="Segoe UI Emoji" w16se:char="1F4BB"/>
            </mc:Choice>
            <mc:Fallback>
              <w:t>💻</w:t>
            </mc:Fallback>
          </mc:AlternateContent>
        </w:r>
      </w:ins>
    </w:p>
    <w:p w14:paraId="24F42FFD" w14:textId="30249D74" w:rsidR="000F03DA" w:rsidRPr="000F03DA" w:rsidRDefault="000F03DA" w:rsidP="00E95E47">
      <w:pPr>
        <w:pStyle w:val="Heading2"/>
        <w:rPr>
          <w:ins w:id="2354" w:author="Saleh Abedinezhad" w:date="2023-12-10T16:55:00Z"/>
          <w:rFonts w:ascii="IRANSansWeb(FaNum)" w:hAnsi="IRANSansWeb(FaNum)" w:cs="IRANSansWeb(FaNum)"/>
          <w:b/>
          <w:bCs/>
          <w:rtl/>
          <w:rPrChange w:id="2355" w:author="Saleh Abedinezhad" w:date="2023-12-10T16:57:00Z">
            <w:rPr>
              <w:ins w:id="2356" w:author="Saleh Abedinezhad" w:date="2023-12-10T16:55:00Z"/>
              <w:rFonts w:ascii="IRANSansWeb(FaNum)" w:hAnsi="IRANSansWeb(FaNum)" w:cs="IRANSansWeb(FaNum)"/>
              <w:rtl/>
            </w:rPr>
          </w:rPrChange>
        </w:rPr>
      </w:pPr>
      <w:bookmarkStart w:id="2357" w:name="_Toc153222488"/>
      <w:ins w:id="2358" w:author="Saleh Abedinezhad" w:date="2023-12-10T16:55:00Z">
        <w:r w:rsidRPr="000F03DA">
          <w:rPr>
            <w:rFonts w:ascii="IRANSansWeb(FaNum)" w:hAnsi="IRANSansWeb(FaNum)" w:cs="IRANSansWeb(FaNum)" w:hint="eastAsia"/>
            <w:b/>
            <w:bCs/>
            <w:rtl/>
            <w:rPrChange w:id="2359" w:author="Saleh Abedinezhad" w:date="2023-12-10T16:57:00Z">
              <w:rPr>
                <w:rFonts w:ascii="IRANSansWeb(FaNum)" w:hAnsi="IRANSansWeb(FaNum)" w:cs="IRANSansWeb(FaNum)" w:hint="eastAsia"/>
                <w:rtl/>
              </w:rPr>
            </w:rPrChange>
          </w:rPr>
          <w:t>اطلاعات</w:t>
        </w:r>
        <w:r w:rsidRPr="000F03DA">
          <w:rPr>
            <w:rFonts w:ascii="IRANSansWeb(FaNum)" w:hAnsi="IRANSansWeb(FaNum)" w:cs="IRANSansWeb(FaNum)"/>
            <w:b/>
            <w:bCs/>
            <w:rtl/>
            <w:rPrChange w:id="2360" w:author="Saleh Abedinezhad" w:date="2023-12-10T16:57:00Z">
              <w:rPr>
                <w:rFonts w:ascii="IRANSansWeb(FaNum)" w:hAnsi="IRANSansWeb(FaNum)" w:cs="IRANSansWeb(FaNum)"/>
                <w:rtl/>
              </w:rPr>
            </w:rPrChange>
          </w:rPr>
          <w:t xml:space="preserve"> </w:t>
        </w:r>
        <w:r w:rsidRPr="000F03DA">
          <w:rPr>
            <w:rFonts w:ascii="IRANSansWeb(FaNum)" w:hAnsi="IRANSansWeb(FaNum)" w:cs="IRANSansWeb(FaNum)" w:hint="eastAsia"/>
            <w:b/>
            <w:bCs/>
            <w:rtl/>
            <w:rPrChange w:id="2361" w:author="Saleh Abedinezhad" w:date="2023-12-10T16:57:00Z">
              <w:rPr>
                <w:rFonts w:ascii="IRANSansWeb(FaNum)" w:hAnsi="IRANSansWeb(FaNum)" w:cs="IRANSansWeb(FaNum)" w:hint="eastAsia"/>
                <w:rtl/>
              </w:rPr>
            </w:rPrChange>
          </w:rPr>
          <w:t>کل</w:t>
        </w:r>
        <w:r w:rsidRPr="000F03DA">
          <w:rPr>
            <w:rFonts w:ascii="IRANSansWeb(FaNum)" w:hAnsi="IRANSansWeb(FaNum)" w:cs="IRANSansWeb(FaNum)" w:hint="cs"/>
            <w:b/>
            <w:bCs/>
            <w:rtl/>
            <w:rPrChange w:id="2362" w:author="Saleh Abedinezhad" w:date="2023-12-10T16:57:00Z">
              <w:rPr>
                <w:rFonts w:ascii="IRANSansWeb(FaNum)" w:hAnsi="IRANSansWeb(FaNum)" w:cs="IRANSansWeb(FaNum)" w:hint="cs"/>
                <w:rtl/>
              </w:rPr>
            </w:rPrChange>
          </w:rPr>
          <w:t>ی</w:t>
        </w:r>
        <w:r w:rsidRPr="000F03DA">
          <w:rPr>
            <w:rFonts w:ascii="IRANSansWeb(FaNum)" w:hAnsi="IRANSansWeb(FaNum)" w:cs="IRANSansWeb(FaNum)"/>
            <w:b/>
            <w:bCs/>
            <w:rtl/>
            <w:rPrChange w:id="2363" w:author="Saleh Abedinezhad" w:date="2023-12-10T16:57:00Z">
              <w:rPr>
                <w:rFonts w:ascii="IRANSansWeb(FaNum)" w:hAnsi="IRANSansWeb(FaNum)" w:cs="IRANSansWeb(FaNum)"/>
                <w:rtl/>
              </w:rPr>
            </w:rPrChange>
          </w:rPr>
          <w:t xml:space="preserve"> </w:t>
        </w:r>
        <w:r w:rsidRPr="000F03DA">
          <w:rPr>
            <w:rFonts w:ascii="IRANSansWeb(FaNum)" w:hAnsi="IRANSansWeb(FaNum)" w:cs="IRANSansWeb(FaNum)" w:hint="eastAsia"/>
            <w:b/>
            <w:bCs/>
            <w:rtl/>
            <w:rPrChange w:id="2364" w:author="Saleh Abedinezhad" w:date="2023-12-10T16:57:00Z">
              <w:rPr>
                <w:rFonts w:ascii="IRANSansWeb(FaNum)" w:hAnsi="IRANSansWeb(FaNum)" w:cs="IRANSansWeb(FaNum)" w:hint="eastAsia"/>
                <w:rtl/>
              </w:rPr>
            </w:rPrChange>
          </w:rPr>
          <w:t>نرم</w:t>
        </w:r>
        <w:r w:rsidRPr="000F03DA">
          <w:rPr>
            <w:rFonts w:ascii="IRANSansWeb(FaNum)" w:hAnsi="IRANSansWeb(FaNum)" w:cs="IRANSansWeb(FaNum)"/>
            <w:b/>
            <w:bCs/>
            <w:rtl/>
            <w:rPrChange w:id="2365" w:author="Saleh Abedinezhad" w:date="2023-12-10T16:57:00Z">
              <w:rPr>
                <w:rFonts w:ascii="IRANSansWeb(FaNum)" w:hAnsi="IRANSansWeb(FaNum)" w:cs="IRANSansWeb(FaNum)"/>
                <w:rtl/>
              </w:rPr>
            </w:rPrChange>
          </w:rPr>
          <w:t xml:space="preserve"> </w:t>
        </w:r>
        <w:r w:rsidRPr="000F03DA">
          <w:rPr>
            <w:rFonts w:ascii="IRANSansWeb(FaNum)" w:hAnsi="IRANSansWeb(FaNum)" w:cs="IRANSansWeb(FaNum)" w:hint="eastAsia"/>
            <w:b/>
            <w:bCs/>
            <w:rtl/>
            <w:rPrChange w:id="2366" w:author="Saleh Abedinezhad" w:date="2023-12-10T16:57:00Z">
              <w:rPr>
                <w:rFonts w:ascii="IRANSansWeb(FaNum)" w:hAnsi="IRANSansWeb(FaNum)" w:cs="IRANSansWeb(FaNum)" w:hint="eastAsia"/>
                <w:rtl/>
              </w:rPr>
            </w:rPrChange>
          </w:rPr>
          <w:t>افزار</w:t>
        </w:r>
        <w:r w:rsidRPr="000F03DA">
          <w:rPr>
            <w:rFonts w:ascii="IRANSansWeb(FaNum)" w:hAnsi="IRANSansWeb(FaNum)" w:cs="IRANSansWeb(FaNum)"/>
            <w:b/>
            <w:bCs/>
            <w:rtl/>
            <w:rPrChange w:id="2367" w:author="Saleh Abedinezhad" w:date="2023-12-10T16:57:00Z">
              <w:rPr>
                <w:rFonts w:ascii="IRANSansWeb(FaNum)" w:hAnsi="IRANSansWeb(FaNum)" w:cs="IRANSansWeb(FaNum)"/>
                <w:rtl/>
              </w:rPr>
            </w:rPrChange>
          </w:rPr>
          <w:t>:</w:t>
        </w:r>
        <w:bookmarkEnd w:id="2357"/>
      </w:ins>
    </w:p>
    <w:tbl>
      <w:tblPr>
        <w:tblStyle w:val="TableGrid"/>
        <w:bidiVisual/>
        <w:tblW w:w="5000" w:type="pct"/>
        <w:tblLook w:val="04A0" w:firstRow="1" w:lastRow="0" w:firstColumn="1" w:lastColumn="0" w:noHBand="0" w:noVBand="1"/>
        <w:tblPrChange w:id="2368" w:author="Saleh Abedinezhad" w:date="2023-12-10T16:57:00Z">
          <w:tblPr>
            <w:tblStyle w:val="TableGrid"/>
            <w:bidiVisual/>
            <w:tblW w:w="0" w:type="auto"/>
            <w:tblLook w:val="04A0" w:firstRow="1" w:lastRow="0" w:firstColumn="1" w:lastColumn="0" w:noHBand="0" w:noVBand="1"/>
          </w:tblPr>
        </w:tblPrChange>
      </w:tblPr>
      <w:tblGrid>
        <w:gridCol w:w="3486"/>
        <w:gridCol w:w="3486"/>
        <w:gridCol w:w="3484"/>
        <w:tblGridChange w:id="2369">
          <w:tblGrid>
            <w:gridCol w:w="2614"/>
            <w:gridCol w:w="2614"/>
            <w:gridCol w:w="2614"/>
          </w:tblGrid>
        </w:tblGridChange>
      </w:tblGrid>
      <w:tr w:rsidR="000F03DA" w14:paraId="75CCEC05" w14:textId="77777777" w:rsidTr="000F03DA">
        <w:trPr>
          <w:ins w:id="2370" w:author="Saleh Abedinezhad" w:date="2023-12-10T16:56:00Z"/>
        </w:trPr>
        <w:tc>
          <w:tcPr>
            <w:tcW w:w="1667" w:type="pct"/>
            <w:vAlign w:val="center"/>
            <w:tcPrChange w:id="2371" w:author="Saleh Abedinezhad" w:date="2023-12-10T16:57:00Z">
              <w:tcPr>
                <w:tcW w:w="2614" w:type="dxa"/>
                <w:vAlign w:val="center"/>
              </w:tcPr>
            </w:tcPrChange>
          </w:tcPr>
          <w:p w14:paraId="04B2E653" w14:textId="54CD99EE" w:rsidR="000F03DA" w:rsidRDefault="000F03DA">
            <w:pPr>
              <w:jc w:val="center"/>
              <w:rPr>
                <w:ins w:id="2372" w:author="Saleh Abedinezhad" w:date="2023-12-10T16:56:00Z"/>
                <w:rFonts w:ascii="IRANSansWeb(FaNum)" w:hAnsi="IRANSansWeb(FaNum)" w:cs="IRANSansWeb(FaNum)"/>
                <w:rtl/>
              </w:rPr>
              <w:pPrChange w:id="2373" w:author="Saleh Abedinezhad" w:date="2023-12-10T16:57:00Z">
                <w:pPr/>
              </w:pPrChange>
            </w:pPr>
            <w:ins w:id="2374" w:author="Saleh Abedinezhad" w:date="2023-12-10T16:56:00Z">
              <w:r>
                <w:rPr>
                  <w:rFonts w:ascii="IRANSansWeb(FaNum)" w:hAnsi="IRANSansWeb(FaNum)" w:cs="IRANSansWeb(FaNum)" w:hint="cs"/>
                  <w:rtl/>
                </w:rPr>
                <w:t>کد رنگ‌های مورد استفاده</w:t>
              </w:r>
            </w:ins>
          </w:p>
        </w:tc>
        <w:tc>
          <w:tcPr>
            <w:tcW w:w="1667" w:type="pct"/>
            <w:vAlign w:val="center"/>
            <w:tcPrChange w:id="2375" w:author="Saleh Abedinezhad" w:date="2023-12-10T16:57:00Z">
              <w:tcPr>
                <w:tcW w:w="2614" w:type="dxa"/>
                <w:vAlign w:val="center"/>
              </w:tcPr>
            </w:tcPrChange>
          </w:tcPr>
          <w:p w14:paraId="5E3AA7AA" w14:textId="18B5A48C" w:rsidR="000F03DA" w:rsidRDefault="000F03DA">
            <w:pPr>
              <w:jc w:val="center"/>
              <w:rPr>
                <w:ins w:id="2376" w:author="Saleh Abedinezhad" w:date="2023-12-10T16:56:00Z"/>
                <w:rFonts w:ascii="IRANSansWeb(FaNum)" w:hAnsi="IRANSansWeb(FaNum)" w:cs="IRANSansWeb(FaNum)"/>
                <w:rtl/>
              </w:rPr>
              <w:pPrChange w:id="2377" w:author="Saleh Abedinezhad" w:date="2023-12-10T16:57:00Z">
                <w:pPr/>
              </w:pPrChange>
            </w:pPr>
            <w:ins w:id="2378" w:author="Saleh Abedinezhad" w:date="2023-12-10T16:56:00Z">
              <w:r>
                <w:rPr>
                  <w:rFonts w:ascii="IRANSansWeb(FaNum)" w:hAnsi="IRANSansWeb(FaNum)" w:cs="IRANSansWeb(FaNum)" w:hint="cs"/>
                  <w:rtl/>
                </w:rPr>
                <w:t>فریمورک</w:t>
              </w:r>
            </w:ins>
          </w:p>
        </w:tc>
        <w:tc>
          <w:tcPr>
            <w:tcW w:w="1667" w:type="pct"/>
            <w:vAlign w:val="center"/>
            <w:tcPrChange w:id="2379" w:author="Saleh Abedinezhad" w:date="2023-12-10T16:57:00Z">
              <w:tcPr>
                <w:tcW w:w="2614" w:type="dxa"/>
                <w:vAlign w:val="center"/>
              </w:tcPr>
            </w:tcPrChange>
          </w:tcPr>
          <w:p w14:paraId="0C09FA1D" w14:textId="77777777" w:rsidR="000F03DA" w:rsidRDefault="000F03DA">
            <w:pPr>
              <w:jc w:val="center"/>
              <w:rPr>
                <w:ins w:id="2380" w:author="Saleh Abedinezhad" w:date="2023-12-10T16:56:00Z"/>
                <w:rFonts w:ascii="IRANSansWeb(FaNum)" w:hAnsi="IRANSansWeb(FaNum)" w:cs="IRANSansWeb(FaNum)"/>
                <w:rtl/>
              </w:rPr>
              <w:pPrChange w:id="2381" w:author="Saleh Abedinezhad" w:date="2023-12-10T16:57:00Z">
                <w:pPr/>
              </w:pPrChange>
            </w:pPr>
          </w:p>
        </w:tc>
      </w:tr>
      <w:tr w:rsidR="000F03DA" w14:paraId="6E18E17D" w14:textId="77777777" w:rsidTr="000F03DA">
        <w:trPr>
          <w:ins w:id="2382" w:author="Saleh Abedinezhad" w:date="2023-12-10T16:56:00Z"/>
        </w:trPr>
        <w:tc>
          <w:tcPr>
            <w:tcW w:w="1667" w:type="pct"/>
            <w:vAlign w:val="center"/>
            <w:tcPrChange w:id="2383" w:author="Saleh Abedinezhad" w:date="2023-12-10T16:57:00Z">
              <w:tcPr>
                <w:tcW w:w="2614" w:type="dxa"/>
                <w:vAlign w:val="center"/>
              </w:tcPr>
            </w:tcPrChange>
          </w:tcPr>
          <w:p w14:paraId="51877294" w14:textId="23F47CA1" w:rsidR="000F03DA" w:rsidRPr="000F03DA" w:rsidRDefault="000F03DA">
            <w:pPr>
              <w:pStyle w:val="ListParagraph"/>
              <w:numPr>
                <w:ilvl w:val="0"/>
                <w:numId w:val="7"/>
              </w:numPr>
              <w:rPr>
                <w:ins w:id="2384" w:author="Saleh Abedinezhad" w:date="2023-12-10T16:56:00Z"/>
                <w:rtl/>
              </w:rPr>
              <w:pPrChange w:id="2385" w:author="Saleh Abedinezhad" w:date="2023-12-10T16:57:00Z">
                <w:pPr/>
              </w:pPrChange>
            </w:pPr>
          </w:p>
        </w:tc>
        <w:tc>
          <w:tcPr>
            <w:tcW w:w="1667" w:type="pct"/>
            <w:vAlign w:val="center"/>
            <w:tcPrChange w:id="2386" w:author="Saleh Abedinezhad" w:date="2023-12-10T16:57:00Z">
              <w:tcPr>
                <w:tcW w:w="2614" w:type="dxa"/>
                <w:vAlign w:val="center"/>
              </w:tcPr>
            </w:tcPrChange>
          </w:tcPr>
          <w:p w14:paraId="54436DDB" w14:textId="607DC7B6" w:rsidR="000F03DA" w:rsidRDefault="000F03DA">
            <w:pPr>
              <w:jc w:val="center"/>
              <w:rPr>
                <w:ins w:id="2387" w:author="Saleh Abedinezhad" w:date="2023-12-10T16:56:00Z"/>
                <w:rFonts w:ascii="IRANSansWeb(FaNum)" w:hAnsi="IRANSansWeb(FaNum)" w:cs="IRANSansWeb(FaNum)"/>
              </w:rPr>
              <w:pPrChange w:id="2388" w:author="Saleh Abedinezhad" w:date="2023-12-10T16:57:00Z">
                <w:pPr/>
              </w:pPrChange>
            </w:pPr>
            <w:ins w:id="2389" w:author="Saleh Abedinezhad" w:date="2023-12-10T16:56:00Z">
              <w:r>
                <w:rPr>
                  <w:rFonts w:ascii="IRANSansWeb(FaNum)" w:hAnsi="IRANSansWeb(FaNum)" w:cs="IRANSansWeb(FaNum)"/>
                </w:rPr>
                <w:t>WPF</w:t>
              </w:r>
            </w:ins>
          </w:p>
        </w:tc>
        <w:tc>
          <w:tcPr>
            <w:tcW w:w="1667" w:type="pct"/>
            <w:vAlign w:val="center"/>
            <w:tcPrChange w:id="2390" w:author="Saleh Abedinezhad" w:date="2023-12-10T16:57:00Z">
              <w:tcPr>
                <w:tcW w:w="2614" w:type="dxa"/>
                <w:vAlign w:val="center"/>
              </w:tcPr>
            </w:tcPrChange>
          </w:tcPr>
          <w:p w14:paraId="098C800B" w14:textId="77777777" w:rsidR="000F03DA" w:rsidRDefault="000F03DA">
            <w:pPr>
              <w:jc w:val="center"/>
              <w:rPr>
                <w:ins w:id="2391" w:author="Saleh Abedinezhad" w:date="2023-12-10T16:56:00Z"/>
                <w:rFonts w:ascii="IRANSansWeb(FaNum)" w:hAnsi="IRANSansWeb(FaNum)" w:cs="IRANSansWeb(FaNum)"/>
                <w:rtl/>
              </w:rPr>
              <w:pPrChange w:id="2392" w:author="Saleh Abedinezhad" w:date="2023-12-10T16:57:00Z">
                <w:pPr/>
              </w:pPrChange>
            </w:pPr>
          </w:p>
        </w:tc>
      </w:tr>
    </w:tbl>
    <w:p w14:paraId="5251E168" w14:textId="77777777" w:rsidR="000F03DA" w:rsidRDefault="000F03DA">
      <w:pPr>
        <w:rPr>
          <w:ins w:id="2393" w:author="Saleh Abedinezhad" w:date="2023-12-10T16:55:00Z"/>
          <w:rFonts w:ascii="IRANSansWeb(FaNum)" w:hAnsi="IRANSansWeb(FaNum)" w:cs="IRANSansWeb(FaNum)"/>
          <w:rtl/>
        </w:rPr>
        <w:pPrChange w:id="2394" w:author="Saleh Abedinezhad" w:date="2023-12-10T16:56:00Z">
          <w:pPr>
            <w:pStyle w:val="Heading2"/>
          </w:pPr>
        </w:pPrChange>
      </w:pPr>
    </w:p>
    <w:p w14:paraId="7BFF1658" w14:textId="1A94809C" w:rsidR="00E95E47" w:rsidRDefault="00E95E47">
      <w:pPr>
        <w:pStyle w:val="Heading2"/>
        <w:rPr>
          <w:ins w:id="2395" w:author="Saleh Abedinezhad" w:date="2023-12-10T16:15:00Z"/>
          <w:rFonts w:ascii="IRANSansWeb(FaNum)" w:hAnsi="IRANSansWeb(FaNum)" w:cs="IRANSansWeb(FaNum)"/>
          <w:rtl/>
        </w:rPr>
        <w:pPrChange w:id="2396" w:author="Saleh Abedinezhad" w:date="2023-12-10T16:22:00Z">
          <w:pPr/>
        </w:pPrChange>
      </w:pPr>
      <w:bookmarkStart w:id="2397" w:name="_Toc153222489"/>
      <w:ins w:id="2398" w:author="Saleh Abedinezhad" w:date="2023-12-10T16:15:00Z">
        <w:r>
          <w:rPr>
            <w:rFonts w:ascii="IRANSansWeb(FaNum)" w:hAnsi="IRANSansWeb(FaNum)" w:cs="IRANSansWeb(FaNum)" w:hint="cs"/>
            <w:rtl/>
          </w:rPr>
          <w:t>صفحه‌ی ورود به نرم افزار (</w:t>
        </w:r>
        <w:r>
          <w:rPr>
            <w:rFonts w:ascii="IRANSansWeb(FaNum)" w:hAnsi="IRANSansWeb(FaNum)" w:cs="IRANSansWeb(FaNum)"/>
          </w:rPr>
          <w:t>Login page</w:t>
        </w:r>
        <w:r>
          <w:rPr>
            <w:rFonts w:ascii="IRANSansWeb(FaNum)" w:hAnsi="IRANSansWeb(FaNum)" w:cs="IRANSansWeb(FaNum)" w:hint="cs"/>
            <w:rtl/>
          </w:rPr>
          <w:t>)</w:t>
        </w:r>
        <w:bookmarkEnd w:id="2397"/>
      </w:ins>
    </w:p>
    <w:p w14:paraId="0939648D" w14:textId="2D25BF63" w:rsidR="00BD6B3D" w:rsidRDefault="00E95E47" w:rsidP="00BD6B3D">
      <w:pPr>
        <w:rPr>
          <w:ins w:id="2399" w:author="Saleh Abedinezhad" w:date="2023-12-10T16:29:00Z"/>
          <w:rFonts w:ascii="IRANSansWeb(FaNum)" w:hAnsi="IRANSansWeb(FaNum)" w:cs="IRANSansWeb(FaNum)"/>
          <w:rtl/>
        </w:rPr>
      </w:pPr>
      <w:ins w:id="2400" w:author="Saleh Abedinezhad" w:date="2023-12-10T16:19:00Z">
        <w:r>
          <w:rPr>
            <w:rFonts w:ascii="IRANSansWeb(FaNum)" w:hAnsi="IRANSansWeb(FaNum)" w:cs="IRANSansWeb(FaNum)"/>
            <w:noProof/>
          </w:rPr>
          <w:drawing>
            <wp:inline distT="0" distB="0" distL="0" distR="0" wp14:anchorId="0C80A482" wp14:editId="129ACE2E">
              <wp:extent cx="6645275" cy="3738880"/>
              <wp:effectExtent l="0" t="0" r="3175" b="0"/>
              <wp:docPr id="12889096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45275" cy="3738880"/>
                      </a:xfrm>
                      <a:prstGeom prst="rect">
                        <a:avLst/>
                      </a:prstGeom>
                      <a:noFill/>
                      <a:ln>
                        <a:noFill/>
                      </a:ln>
                    </pic:spPr>
                  </pic:pic>
                </a:graphicData>
              </a:graphic>
            </wp:inline>
          </w:drawing>
        </w:r>
      </w:ins>
    </w:p>
    <w:p w14:paraId="560A79BE" w14:textId="31223418" w:rsidR="008556B3" w:rsidRPr="008556B3" w:rsidRDefault="008556B3" w:rsidP="00BD6B3D">
      <w:pPr>
        <w:jc w:val="both"/>
        <w:rPr>
          <w:ins w:id="2401" w:author="Saleh Abedinezhad" w:date="2023-12-10T16:38:00Z"/>
          <w:rFonts w:ascii="IRANSansWeb(FaNum)" w:hAnsi="IRANSansWeb(FaNum)" w:cs="IRANSansWeb(FaNum)"/>
          <w:b/>
          <w:bCs/>
          <w:rtl/>
          <w:rPrChange w:id="2402" w:author="Saleh Abedinezhad" w:date="2023-12-10T16:38:00Z">
            <w:rPr>
              <w:ins w:id="2403" w:author="Saleh Abedinezhad" w:date="2023-12-10T16:38:00Z"/>
              <w:rFonts w:ascii="IRANSansWeb(FaNum)" w:hAnsi="IRANSansWeb(FaNum)" w:cs="IRANSansWeb(FaNum)"/>
              <w:rtl/>
            </w:rPr>
          </w:rPrChange>
        </w:rPr>
      </w:pPr>
      <w:ins w:id="2404" w:author="Saleh Abedinezhad" w:date="2023-12-10T16:39:00Z">
        <w:r>
          <w:rPr>
            <w:rFonts w:ascii="IRANSansWeb(FaNum)" w:hAnsi="IRANSansWeb(FaNum)" w:cs="IRANSansWeb(FaNum)" w:hint="cs"/>
            <w:b/>
            <w:bCs/>
            <w:rtl/>
          </w:rPr>
          <w:t xml:space="preserve">نکات امنیتی </w:t>
        </w:r>
      </w:ins>
      <w:ins w:id="2405" w:author="Saleh Abedinezhad" w:date="2023-12-10T16:38:00Z">
        <w:r w:rsidRPr="008556B3">
          <w:rPr>
            <w:rFonts w:ascii="IRANSansWeb(FaNum)" w:hAnsi="IRANSansWeb(FaNum)" w:cs="IRANSansWeb(FaNum)" w:hint="eastAsia"/>
            <w:b/>
            <w:bCs/>
            <w:rtl/>
            <w:rPrChange w:id="2406" w:author="Saleh Abedinezhad" w:date="2023-12-10T16:38:00Z">
              <w:rPr>
                <w:rFonts w:ascii="IRANSansWeb(FaNum)" w:hAnsi="IRANSansWeb(FaNum)" w:cs="IRANSansWeb(FaNum)" w:hint="eastAsia"/>
                <w:rtl/>
              </w:rPr>
            </w:rPrChange>
          </w:rPr>
          <w:t>صفحه</w:t>
        </w:r>
        <w:r w:rsidRPr="008556B3">
          <w:rPr>
            <w:rFonts w:ascii="IRANSansWeb(FaNum)" w:hAnsi="IRANSansWeb(FaNum)" w:cs="IRANSansWeb(FaNum)"/>
            <w:b/>
            <w:bCs/>
            <w:rtl/>
            <w:rPrChange w:id="2407" w:author="Saleh Abedinezhad" w:date="2023-12-10T16:38:00Z">
              <w:rPr>
                <w:rFonts w:ascii="IRANSansWeb(FaNum)" w:hAnsi="IRANSansWeb(FaNum)" w:cs="IRANSansWeb(FaNum)"/>
                <w:rtl/>
              </w:rPr>
            </w:rPrChange>
          </w:rPr>
          <w:t xml:space="preserve"> </w:t>
        </w:r>
        <w:r w:rsidRPr="008556B3">
          <w:rPr>
            <w:rFonts w:ascii="IRANSansWeb(FaNum)" w:hAnsi="IRANSansWeb(FaNum)" w:cs="IRANSansWeb(FaNum)" w:hint="eastAsia"/>
            <w:b/>
            <w:bCs/>
            <w:rtl/>
            <w:rPrChange w:id="2408" w:author="Saleh Abedinezhad" w:date="2023-12-10T16:38:00Z">
              <w:rPr>
                <w:rFonts w:ascii="IRANSansWeb(FaNum)" w:hAnsi="IRANSansWeb(FaNum)" w:cs="IRANSansWeb(FaNum)" w:hint="eastAsia"/>
                <w:rtl/>
              </w:rPr>
            </w:rPrChange>
          </w:rPr>
          <w:t>لاگ</w:t>
        </w:r>
        <w:r w:rsidRPr="008556B3">
          <w:rPr>
            <w:rFonts w:ascii="IRANSansWeb(FaNum)" w:hAnsi="IRANSansWeb(FaNum)" w:cs="IRANSansWeb(FaNum)" w:hint="cs"/>
            <w:b/>
            <w:bCs/>
            <w:rtl/>
            <w:rPrChange w:id="2409" w:author="Saleh Abedinezhad" w:date="2023-12-10T16:38:00Z">
              <w:rPr>
                <w:rFonts w:ascii="IRANSansWeb(FaNum)" w:hAnsi="IRANSansWeb(FaNum)" w:cs="IRANSansWeb(FaNum)" w:hint="cs"/>
                <w:rtl/>
              </w:rPr>
            </w:rPrChange>
          </w:rPr>
          <w:t>ی</w:t>
        </w:r>
        <w:r w:rsidRPr="008556B3">
          <w:rPr>
            <w:rFonts w:ascii="IRANSansWeb(FaNum)" w:hAnsi="IRANSansWeb(FaNum)" w:cs="IRANSansWeb(FaNum)" w:hint="eastAsia"/>
            <w:b/>
            <w:bCs/>
            <w:rtl/>
            <w:rPrChange w:id="2410" w:author="Saleh Abedinezhad" w:date="2023-12-10T16:38:00Z">
              <w:rPr>
                <w:rFonts w:ascii="IRANSansWeb(FaNum)" w:hAnsi="IRANSansWeb(FaNum)" w:cs="IRANSansWeb(FaNum)" w:hint="eastAsia"/>
                <w:rtl/>
              </w:rPr>
            </w:rPrChange>
          </w:rPr>
          <w:t>ن</w:t>
        </w:r>
        <w:r w:rsidRPr="008556B3">
          <w:rPr>
            <w:rFonts w:ascii="IRANSansWeb(FaNum)" w:hAnsi="IRANSansWeb(FaNum)" w:cs="IRANSansWeb(FaNum)"/>
            <w:b/>
            <w:bCs/>
            <w:rtl/>
            <w:rPrChange w:id="2411" w:author="Saleh Abedinezhad" w:date="2023-12-10T16:38:00Z">
              <w:rPr>
                <w:rFonts w:ascii="IRANSansWeb(FaNum)" w:hAnsi="IRANSansWeb(FaNum)" w:cs="IRANSansWeb(FaNum)"/>
                <w:rtl/>
              </w:rPr>
            </w:rPrChange>
          </w:rPr>
          <w:t>:</w:t>
        </w:r>
      </w:ins>
    </w:p>
    <w:p w14:paraId="25D7EC47" w14:textId="7935B7A8" w:rsidR="00BD6B3D" w:rsidRDefault="00BD6B3D" w:rsidP="00BD6B3D">
      <w:pPr>
        <w:jc w:val="both"/>
        <w:rPr>
          <w:ins w:id="2412" w:author="Saleh Abedinezhad" w:date="2023-12-10T16:31:00Z"/>
          <w:rFonts w:ascii="IRANSansWeb(FaNum)" w:hAnsi="IRANSansWeb(FaNum)" w:cs="IRANSansWeb(FaNum)"/>
          <w:rtl/>
        </w:rPr>
      </w:pPr>
      <w:ins w:id="2413" w:author="Saleh Abedinezhad" w:date="2023-12-10T16:29:00Z">
        <w:r>
          <w:rPr>
            <w:rFonts w:ascii="IRANSansWeb(FaNum)" w:hAnsi="IRANSansWeb(FaNum)" w:cs="IRANSansWeb(FaNum)" w:hint="cs"/>
            <w:rtl/>
          </w:rPr>
          <w:t xml:space="preserve">فیلد ورود رمز از نوع </w:t>
        </w:r>
        <w:r>
          <w:rPr>
            <w:rFonts w:ascii="IRANSansWeb(FaNum)" w:hAnsi="IRANSansWeb(FaNum)" w:cs="IRANSansWeb(FaNum)"/>
          </w:rPr>
          <w:t>PasswordBox</w:t>
        </w:r>
        <w:r>
          <w:rPr>
            <w:rFonts w:ascii="IRANSansWeb(FaNum)" w:hAnsi="IRANSansWeb(FaNum)" w:cs="IRANSansWeb(FaNum)" w:hint="cs"/>
            <w:rtl/>
          </w:rPr>
          <w:t xml:space="preserve"> </w:t>
        </w:r>
      </w:ins>
      <w:ins w:id="2414" w:author="Saleh Abedinezhad" w:date="2023-12-10T16:31:00Z">
        <w:r>
          <w:rPr>
            <w:rFonts w:ascii="IRANSansWeb(FaNum)" w:hAnsi="IRANSansWeb(FaNum)" w:cs="IRANSansWeb(FaNum)" w:hint="cs"/>
            <w:rtl/>
          </w:rPr>
          <w:t xml:space="preserve">و با محدودیت کاراکتر (۶ کاراکتر) </w:t>
        </w:r>
      </w:ins>
      <w:ins w:id="2415" w:author="Saleh Abedinezhad" w:date="2023-12-10T16:29:00Z">
        <w:r>
          <w:rPr>
            <w:rFonts w:ascii="IRANSansWeb(FaNum)" w:hAnsi="IRANSansWeb(FaNum)" w:cs="IRANSansWeb(FaNum)" w:hint="cs"/>
            <w:rtl/>
          </w:rPr>
          <w:t>در نظر گرفته شده تا محتوای این فیل</w:t>
        </w:r>
      </w:ins>
      <w:ins w:id="2416" w:author="Saleh Abedinezhad" w:date="2023-12-10T16:30:00Z">
        <w:r>
          <w:rPr>
            <w:rFonts w:ascii="IRANSansWeb(FaNum)" w:hAnsi="IRANSansWeb(FaNum)" w:cs="IRANSansWeb(FaNum)" w:hint="cs"/>
            <w:rtl/>
          </w:rPr>
          <w:t>د نمایش داد نشود</w:t>
        </w:r>
      </w:ins>
      <w:ins w:id="2417" w:author="Saleh Abedinezhad" w:date="2023-12-10T16:59:00Z">
        <w:r w:rsidR="00FC3782">
          <w:rPr>
            <w:rFonts w:ascii="IRANSansWeb(FaNum)" w:hAnsi="IRANSansWeb(FaNum)" w:cs="IRANSansWeb(FaNum)" w:hint="cs"/>
            <w:rtl/>
          </w:rPr>
          <w:t xml:space="preserve"> و کاربر نتواند تعداد کاراکتر زیا</w:t>
        </w:r>
      </w:ins>
      <w:ins w:id="2418" w:author="Saleh Abedinezhad" w:date="2023-12-10T17:00:00Z">
        <w:r w:rsidR="00FC3782">
          <w:rPr>
            <w:rFonts w:ascii="IRANSansWeb(FaNum)" w:hAnsi="IRANSansWeb(FaNum)" w:cs="IRANSansWeb(FaNum)" w:hint="cs"/>
            <w:rtl/>
          </w:rPr>
          <w:t>دتر از استانداردِ این نرم افزار وارد نماید</w:t>
        </w:r>
      </w:ins>
      <w:ins w:id="2419" w:author="Saleh Abedinezhad" w:date="2023-12-10T16:30:00Z">
        <w:r>
          <w:rPr>
            <w:rFonts w:ascii="IRANSansWeb(FaNum)" w:hAnsi="IRANSansWeb(FaNum)" w:cs="IRANSansWeb(FaNum)" w:hint="cs"/>
            <w:rtl/>
          </w:rPr>
          <w:t>. کاربر هنگام ورود می‌باید رمز عبور خود را وارد نماید. این کار برای ثبت گزارش کاربران</w:t>
        </w:r>
      </w:ins>
      <w:ins w:id="2420" w:author="Saleh Abedinezhad" w:date="2023-12-10T16:31:00Z">
        <w:r>
          <w:rPr>
            <w:rFonts w:ascii="IRANSansWeb(FaNum)" w:hAnsi="IRANSansWeb(FaNum)" w:cs="IRANSansWeb(FaNum)" w:hint="cs"/>
            <w:rtl/>
          </w:rPr>
          <w:t>ِ</w:t>
        </w:r>
      </w:ins>
      <w:ins w:id="2421" w:author="Saleh Abedinezhad" w:date="2023-12-10T16:30:00Z">
        <w:r>
          <w:rPr>
            <w:rFonts w:ascii="IRANSansWeb(FaNum)" w:hAnsi="IRANSansWeb(FaNum)" w:cs="IRANSansWeb(FaNum)" w:hint="cs"/>
            <w:rtl/>
          </w:rPr>
          <w:t xml:space="preserve"> نرم افزار و اطلاعات ثبت شده توسط این فرد مورد استفاده قرار می‌</w:t>
        </w:r>
      </w:ins>
      <w:ins w:id="2422" w:author="Saleh Abedinezhad" w:date="2023-12-10T16:31:00Z">
        <w:r>
          <w:rPr>
            <w:rFonts w:ascii="IRANSansWeb(FaNum)" w:hAnsi="IRANSansWeb(FaNum)" w:cs="IRANSansWeb(FaNum)" w:hint="cs"/>
            <w:rtl/>
          </w:rPr>
          <w:t>گیرد.</w:t>
        </w:r>
      </w:ins>
    </w:p>
    <w:p w14:paraId="01375772" w14:textId="3C1AF1BD" w:rsidR="00BD6B3D" w:rsidRDefault="00BD6B3D" w:rsidP="00BD6B3D">
      <w:pPr>
        <w:jc w:val="both"/>
        <w:rPr>
          <w:ins w:id="2423" w:author="Saleh Abedinezhad" w:date="2023-12-10T16:35:00Z"/>
          <w:rFonts w:ascii="IRANSansWeb(FaNum)" w:hAnsi="IRANSansWeb(FaNum)" w:cs="IRANSansWeb(FaNum)"/>
          <w:rtl/>
        </w:rPr>
      </w:pPr>
      <w:ins w:id="2424" w:author="Saleh Abedinezhad" w:date="2023-12-10T16:32:00Z">
        <w:r>
          <w:rPr>
            <w:rFonts w:ascii="IRANSansWeb(FaNum)" w:hAnsi="IRANSansWeb(FaNum)" w:cs="IRANSansWeb(FaNum)" w:hint="cs"/>
            <w:rtl/>
          </w:rPr>
          <w:t xml:space="preserve">میزان تلاش برای ورود رمز ۳ بار می‌باشد. بعد از آن نرم افزار به مدت ۱۰ دقیقه قفل خواهد شد و بعد از این زمان دوباره می‌توان مجددا تا ۳ بار تلاش برای ورود رمز انجام داد. این </w:t>
        </w:r>
      </w:ins>
      <w:ins w:id="2425" w:author="Saleh Abedinezhad" w:date="2023-12-10T16:33:00Z">
        <w:r>
          <w:rPr>
            <w:rFonts w:ascii="IRANSansWeb(FaNum)" w:hAnsi="IRANSansWeb(FaNum)" w:cs="IRANSansWeb(FaNum)" w:hint="cs"/>
            <w:rtl/>
          </w:rPr>
          <w:t>امکان</w:t>
        </w:r>
      </w:ins>
      <w:ins w:id="2426" w:author="Saleh Abedinezhad" w:date="2023-12-10T16:32:00Z">
        <w:r>
          <w:rPr>
            <w:rFonts w:ascii="IRANSansWeb(FaNum)" w:hAnsi="IRANSansWeb(FaNum)" w:cs="IRANSansWeb(FaNum)" w:hint="cs"/>
            <w:rtl/>
          </w:rPr>
          <w:t xml:space="preserve"> برای ایجاد امنیت </w:t>
        </w:r>
      </w:ins>
      <w:ins w:id="2427" w:author="Saleh Abedinezhad" w:date="2023-12-10T16:33:00Z">
        <w:r>
          <w:rPr>
            <w:rFonts w:ascii="IRANSansWeb(FaNum)" w:hAnsi="IRANSansWeb(FaNum)" w:cs="IRANSansWeb(FaNum)" w:hint="cs"/>
            <w:rtl/>
          </w:rPr>
          <w:t>و عدم استفاده افراد غیر کاربر ایجاد شده است.</w:t>
        </w:r>
      </w:ins>
      <w:ins w:id="2428" w:author="Saleh Abedinezhad" w:date="2023-12-10T16:38:00Z">
        <w:r w:rsidR="008556B3" w:rsidRPr="008556B3">
          <w:rPr>
            <w:rFonts w:ascii="IRANSansWeb(FaNum)" w:hAnsi="IRANSansWeb(FaNum)" w:cs="IRANSansWeb(FaNum)" w:hint="cs"/>
            <w:rtl/>
          </w:rPr>
          <w:t xml:space="preserve"> </w:t>
        </w:r>
        <w:r w:rsidR="008556B3">
          <w:rPr>
            <w:rFonts w:ascii="IRANSansWeb(FaNum)" w:hAnsi="IRANSansWeb(FaNum)" w:cs="IRANSansWeb(FaNum)" w:hint="cs"/>
            <w:rtl/>
          </w:rPr>
          <w:t>در آپدیت‌های بعدی فیلد نام کاربر (</w:t>
        </w:r>
        <w:r w:rsidR="008556B3">
          <w:rPr>
            <w:rFonts w:ascii="IRANSansWeb(FaNum)" w:hAnsi="IRANSansWeb(FaNum)" w:cs="IRANSansWeb(FaNum)"/>
          </w:rPr>
          <w:t>User name</w:t>
        </w:r>
        <w:r w:rsidR="008556B3">
          <w:rPr>
            <w:rFonts w:ascii="IRANSansWeb(FaNum)" w:hAnsi="IRANSansWeb(FaNum)" w:cs="IRANSansWeb(FaNum)" w:hint="cs"/>
            <w:rtl/>
          </w:rPr>
          <w:t>) جهت گزارش گیری از عملکرد کاربران به این صفحه اضافه خواهد شد.</w:t>
        </w:r>
      </w:ins>
    </w:p>
    <w:p w14:paraId="186D5191" w14:textId="1C05FB39" w:rsidR="00BD6B3D" w:rsidRDefault="008556B3" w:rsidP="00BD6B3D">
      <w:pPr>
        <w:jc w:val="both"/>
        <w:rPr>
          <w:ins w:id="2429" w:author="Saleh Abedinezhad" w:date="2023-12-10T16:38:00Z"/>
          <w:rFonts w:ascii="IRANSansWeb(FaNum)" w:hAnsi="IRANSansWeb(FaNum)" w:cs="IRANSansWeb(FaNum)"/>
          <w:rtl/>
        </w:rPr>
      </w:pPr>
      <w:ins w:id="2430" w:author="Saleh Abedinezhad" w:date="2023-12-10T16:36:00Z">
        <w:r>
          <w:rPr>
            <w:rFonts w:ascii="IRANSansWeb(FaNum)" w:hAnsi="IRANSansWeb(FaNum)" w:cs="IRANSansWeb(FaNum)" w:hint="cs"/>
            <w:rtl/>
          </w:rPr>
          <w:t xml:space="preserve">نکته: </w:t>
        </w:r>
      </w:ins>
      <w:ins w:id="2431" w:author="Saleh Abedinezhad" w:date="2023-12-10T16:35:00Z">
        <w:r w:rsidR="00BD6B3D">
          <w:rPr>
            <w:rFonts w:ascii="IRANSansWeb(FaNum)" w:hAnsi="IRANSansWeb(FaNum)" w:cs="IRANSansWeb(FaNum)" w:hint="cs"/>
            <w:rtl/>
          </w:rPr>
          <w:t xml:space="preserve">چنانچه رمز وارد شده اشتباه باشد، پیغام </w:t>
        </w:r>
        <w:r w:rsidRPr="008556B3">
          <w:rPr>
            <w:rFonts w:ascii="IRANSansWeb(FaNum)" w:hAnsi="IRANSansWeb(FaNum)" w:cs="IRANSansWeb(FaNum)" w:hint="eastAsia"/>
            <w:color w:val="FF5050"/>
            <w:rtl/>
            <w:rPrChange w:id="2432" w:author="Saleh Abedinezhad" w:date="2023-12-10T16:35:00Z">
              <w:rPr>
                <w:rFonts w:ascii="IRANSansWeb(FaNum)" w:hAnsi="IRANSansWeb(FaNum)" w:cs="IRANSansWeb(FaNum)" w:hint="eastAsia"/>
                <w:rtl/>
              </w:rPr>
            </w:rPrChange>
          </w:rPr>
          <w:t>رمز</w:t>
        </w:r>
        <w:r w:rsidRPr="008556B3">
          <w:rPr>
            <w:rFonts w:ascii="IRANSansWeb(FaNum)" w:hAnsi="IRANSansWeb(FaNum)" w:cs="IRANSansWeb(FaNum)"/>
            <w:color w:val="FF5050"/>
            <w:rtl/>
            <w:rPrChange w:id="2433" w:author="Saleh Abedinezhad" w:date="2023-12-10T16:35:00Z">
              <w:rPr>
                <w:rFonts w:ascii="IRANSansWeb(FaNum)" w:hAnsi="IRANSansWeb(FaNum)" w:cs="IRANSansWeb(FaNum)"/>
                <w:rtl/>
              </w:rPr>
            </w:rPrChange>
          </w:rPr>
          <w:t xml:space="preserve"> </w:t>
        </w:r>
        <w:r w:rsidRPr="008556B3">
          <w:rPr>
            <w:rFonts w:ascii="IRANSansWeb(FaNum)" w:hAnsi="IRANSansWeb(FaNum)" w:cs="IRANSansWeb(FaNum)" w:hint="eastAsia"/>
            <w:color w:val="FF5050"/>
            <w:rtl/>
            <w:rPrChange w:id="2434" w:author="Saleh Abedinezhad" w:date="2023-12-10T16:35:00Z">
              <w:rPr>
                <w:rFonts w:ascii="IRANSansWeb(FaNum)" w:hAnsi="IRANSansWeb(FaNum)" w:cs="IRANSansWeb(FaNum)" w:hint="eastAsia"/>
                <w:rtl/>
              </w:rPr>
            </w:rPrChange>
          </w:rPr>
          <w:t>ورود</w:t>
        </w:r>
        <w:r w:rsidRPr="008556B3">
          <w:rPr>
            <w:rFonts w:ascii="IRANSansWeb(FaNum)" w:hAnsi="IRANSansWeb(FaNum)" w:cs="IRANSansWeb(FaNum)"/>
            <w:color w:val="FF5050"/>
            <w:rtl/>
            <w:rPrChange w:id="2435" w:author="Saleh Abedinezhad" w:date="2023-12-10T16:35:00Z">
              <w:rPr>
                <w:rFonts w:ascii="IRANSansWeb(FaNum)" w:hAnsi="IRANSansWeb(FaNum)" w:cs="IRANSansWeb(FaNum)"/>
                <w:rtl/>
              </w:rPr>
            </w:rPrChange>
          </w:rPr>
          <w:t xml:space="preserve"> </w:t>
        </w:r>
        <w:r w:rsidRPr="008556B3">
          <w:rPr>
            <w:rFonts w:ascii="IRANSansWeb(FaNum)" w:hAnsi="IRANSansWeb(FaNum)" w:cs="IRANSansWeb(FaNum)" w:hint="eastAsia"/>
            <w:color w:val="FF5050"/>
            <w:rtl/>
            <w:rPrChange w:id="2436" w:author="Saleh Abedinezhad" w:date="2023-12-10T16:35:00Z">
              <w:rPr>
                <w:rFonts w:ascii="IRANSansWeb(FaNum)" w:hAnsi="IRANSansWeb(FaNum)" w:cs="IRANSansWeb(FaNum)" w:hint="eastAsia"/>
                <w:rtl/>
              </w:rPr>
            </w:rPrChange>
          </w:rPr>
          <w:t>اشتباه</w:t>
        </w:r>
        <w:r w:rsidRPr="008556B3">
          <w:rPr>
            <w:rFonts w:ascii="IRANSansWeb(FaNum)" w:hAnsi="IRANSansWeb(FaNum)" w:cs="IRANSansWeb(FaNum)"/>
            <w:color w:val="FF5050"/>
            <w:rtl/>
            <w:rPrChange w:id="2437" w:author="Saleh Abedinezhad" w:date="2023-12-10T16:35:00Z">
              <w:rPr>
                <w:rFonts w:ascii="IRANSansWeb(FaNum)" w:hAnsi="IRANSansWeb(FaNum)" w:cs="IRANSansWeb(FaNum)"/>
                <w:rtl/>
              </w:rPr>
            </w:rPrChange>
          </w:rPr>
          <w:t xml:space="preserve"> </w:t>
        </w:r>
        <w:r w:rsidRPr="008556B3">
          <w:rPr>
            <w:rFonts w:ascii="IRANSansWeb(FaNum)" w:hAnsi="IRANSansWeb(FaNum)" w:cs="IRANSansWeb(FaNum)" w:hint="eastAsia"/>
            <w:color w:val="FF5050"/>
            <w:rtl/>
            <w:rPrChange w:id="2438" w:author="Saleh Abedinezhad" w:date="2023-12-10T16:35:00Z">
              <w:rPr>
                <w:rFonts w:ascii="IRANSansWeb(FaNum)" w:hAnsi="IRANSansWeb(FaNum)" w:cs="IRANSansWeb(FaNum)" w:hint="eastAsia"/>
                <w:rtl/>
              </w:rPr>
            </w:rPrChange>
          </w:rPr>
          <w:t>است</w:t>
        </w:r>
        <w:r>
          <w:rPr>
            <w:rFonts w:ascii="IRANSansWeb(FaNum)" w:hAnsi="IRANSansWeb(FaNum)" w:cs="IRANSansWeb(FaNum)" w:hint="cs"/>
            <w:rtl/>
          </w:rPr>
          <w:t xml:space="preserve"> برای کاربر در زیر دکمه</w:t>
        </w:r>
      </w:ins>
      <w:ins w:id="2439" w:author="Saleh Abedinezhad" w:date="2023-12-10T16:36:00Z">
        <w:r>
          <w:rPr>
            <w:rFonts w:ascii="IRANSansWeb(FaNum)" w:hAnsi="IRANSansWeb(FaNum)" w:cs="IRANSansWeb(FaNum)" w:hint="cs"/>
            <w:rtl/>
          </w:rPr>
          <w:t xml:space="preserve"> ورود</w:t>
        </w:r>
      </w:ins>
      <w:ins w:id="2440" w:author="Saleh Abedinezhad" w:date="2023-12-10T16:35:00Z">
        <w:r>
          <w:rPr>
            <w:rFonts w:ascii="IRANSansWeb(FaNum)" w:hAnsi="IRANSansWeb(FaNum)" w:cs="IRANSansWeb(FaNum)" w:hint="cs"/>
            <w:rtl/>
          </w:rPr>
          <w:t xml:space="preserve"> چاپ خواهد شد.</w:t>
        </w:r>
      </w:ins>
    </w:p>
    <w:p w14:paraId="5D54A34D" w14:textId="57A80AEC" w:rsidR="008556B3" w:rsidRPr="008556B3" w:rsidRDefault="008556B3" w:rsidP="00BD6B3D">
      <w:pPr>
        <w:jc w:val="both"/>
        <w:rPr>
          <w:ins w:id="2441" w:author="Saleh Abedinezhad" w:date="2023-12-10T16:34:00Z"/>
          <w:rFonts w:ascii="IRANSansWeb(FaNum)" w:hAnsi="IRANSansWeb(FaNum)" w:cs="IRANSansWeb(FaNum)"/>
          <w:b/>
          <w:bCs/>
          <w:rtl/>
          <w:rPrChange w:id="2442" w:author="Saleh Abedinezhad" w:date="2023-12-10T16:39:00Z">
            <w:rPr>
              <w:ins w:id="2443" w:author="Saleh Abedinezhad" w:date="2023-12-10T16:34:00Z"/>
              <w:rFonts w:ascii="IRANSansWeb(FaNum)" w:hAnsi="IRANSansWeb(FaNum)" w:cs="IRANSansWeb(FaNum)"/>
              <w:rtl/>
            </w:rPr>
          </w:rPrChange>
        </w:rPr>
      </w:pPr>
      <w:ins w:id="2444" w:author="Saleh Abedinezhad" w:date="2023-12-10T16:39:00Z">
        <w:r w:rsidRPr="008556B3">
          <w:rPr>
            <w:rFonts w:ascii="IRANSansWeb(FaNum)" w:hAnsi="IRANSansWeb(FaNum)" w:cs="IRANSansWeb(FaNum)" w:hint="eastAsia"/>
            <w:b/>
            <w:bCs/>
            <w:rtl/>
            <w:rPrChange w:id="2445" w:author="Saleh Abedinezhad" w:date="2023-12-10T16:39:00Z">
              <w:rPr>
                <w:rFonts w:ascii="IRANSansWeb(FaNum)" w:hAnsi="IRANSansWeb(FaNum)" w:cs="IRANSansWeb(FaNum)" w:hint="eastAsia"/>
                <w:rtl/>
              </w:rPr>
            </w:rPrChange>
          </w:rPr>
          <w:t>نکات</w:t>
        </w:r>
      </w:ins>
      <w:ins w:id="2446" w:author="Saleh Abedinezhad" w:date="2023-12-10T16:38:00Z">
        <w:r w:rsidRPr="008556B3">
          <w:rPr>
            <w:rFonts w:ascii="IRANSansWeb(FaNum)" w:hAnsi="IRANSansWeb(FaNum)" w:cs="IRANSansWeb(FaNum)"/>
            <w:b/>
            <w:bCs/>
            <w:rtl/>
            <w:rPrChange w:id="2447" w:author="Saleh Abedinezhad" w:date="2023-12-10T16:39:00Z">
              <w:rPr>
                <w:rFonts w:ascii="IRANSansWeb(FaNum)" w:hAnsi="IRANSansWeb(FaNum)" w:cs="IRANSansWeb(FaNum)"/>
                <w:rtl/>
              </w:rPr>
            </w:rPrChange>
          </w:rPr>
          <w:t xml:space="preserve"> طراح</w:t>
        </w:r>
        <w:r w:rsidRPr="008556B3">
          <w:rPr>
            <w:rFonts w:ascii="IRANSansWeb(FaNum)" w:hAnsi="IRANSansWeb(FaNum)" w:cs="IRANSansWeb(FaNum)" w:hint="cs"/>
            <w:b/>
            <w:bCs/>
            <w:rtl/>
            <w:rPrChange w:id="2448" w:author="Saleh Abedinezhad" w:date="2023-12-10T16:39:00Z">
              <w:rPr>
                <w:rFonts w:ascii="IRANSansWeb(FaNum)" w:hAnsi="IRANSansWeb(FaNum)" w:cs="IRANSansWeb(FaNum)" w:hint="cs"/>
                <w:rtl/>
              </w:rPr>
            </w:rPrChange>
          </w:rPr>
          <w:t>ی</w:t>
        </w:r>
      </w:ins>
      <w:ins w:id="2449" w:author="Saleh Abedinezhad" w:date="2023-12-10T16:39:00Z">
        <w:r w:rsidRPr="008556B3">
          <w:rPr>
            <w:rFonts w:ascii="IRANSansWeb(FaNum)" w:hAnsi="IRANSansWeb(FaNum)" w:cs="IRANSansWeb(FaNum)"/>
            <w:b/>
            <w:bCs/>
            <w:rtl/>
            <w:rPrChange w:id="2450" w:author="Saleh Abedinezhad" w:date="2023-12-10T16:39:00Z">
              <w:rPr>
                <w:rFonts w:ascii="IRANSansWeb(FaNum)" w:hAnsi="IRANSansWeb(FaNum)" w:cs="IRANSansWeb(FaNum)"/>
                <w:rtl/>
              </w:rPr>
            </w:rPrChange>
          </w:rPr>
          <w:t xml:space="preserve"> بصر</w:t>
        </w:r>
        <w:r w:rsidRPr="008556B3">
          <w:rPr>
            <w:rFonts w:ascii="IRANSansWeb(FaNum)" w:hAnsi="IRANSansWeb(FaNum)" w:cs="IRANSansWeb(FaNum)" w:hint="cs"/>
            <w:b/>
            <w:bCs/>
            <w:rtl/>
            <w:rPrChange w:id="2451" w:author="Saleh Abedinezhad" w:date="2023-12-10T16:39:00Z">
              <w:rPr>
                <w:rFonts w:ascii="IRANSansWeb(FaNum)" w:hAnsi="IRANSansWeb(FaNum)" w:cs="IRANSansWeb(FaNum)" w:hint="cs"/>
                <w:rtl/>
              </w:rPr>
            </w:rPrChange>
          </w:rPr>
          <w:t>ی</w:t>
        </w:r>
      </w:ins>
      <w:ins w:id="2452" w:author="Saleh Abedinezhad" w:date="2023-12-10T16:38:00Z">
        <w:r w:rsidRPr="008556B3">
          <w:rPr>
            <w:rFonts w:ascii="IRANSansWeb(FaNum)" w:hAnsi="IRANSansWeb(FaNum)" w:cs="IRANSansWeb(FaNum)"/>
            <w:b/>
            <w:bCs/>
            <w:rtl/>
            <w:rPrChange w:id="2453" w:author="Saleh Abedinezhad" w:date="2023-12-10T16:39:00Z">
              <w:rPr>
                <w:rFonts w:ascii="IRANSansWeb(FaNum)" w:hAnsi="IRANSansWeb(FaNum)" w:cs="IRANSansWeb(FaNum)"/>
                <w:rtl/>
              </w:rPr>
            </w:rPrChange>
          </w:rPr>
          <w:t xml:space="preserve"> صفحه</w:t>
        </w:r>
      </w:ins>
      <w:ins w:id="2454" w:author="Saleh Abedinezhad" w:date="2023-12-10T16:39:00Z">
        <w:r>
          <w:rPr>
            <w:rFonts w:ascii="IRANSansWeb(FaNum)" w:hAnsi="IRANSansWeb(FaNum)" w:cs="IRANSansWeb(FaNum)" w:hint="cs"/>
            <w:b/>
            <w:bCs/>
            <w:rtl/>
          </w:rPr>
          <w:t xml:space="preserve"> لاگین</w:t>
        </w:r>
      </w:ins>
      <w:ins w:id="2455" w:author="Saleh Abedinezhad" w:date="2023-12-10T16:38:00Z">
        <w:r w:rsidRPr="008556B3">
          <w:rPr>
            <w:rFonts w:ascii="IRANSansWeb(FaNum)" w:hAnsi="IRANSansWeb(FaNum)" w:cs="IRANSansWeb(FaNum)"/>
            <w:b/>
            <w:bCs/>
            <w:rtl/>
            <w:rPrChange w:id="2456" w:author="Saleh Abedinezhad" w:date="2023-12-10T16:39:00Z">
              <w:rPr>
                <w:rFonts w:ascii="IRANSansWeb(FaNum)" w:hAnsi="IRANSansWeb(FaNum)" w:cs="IRANSansWeb(FaNum)"/>
                <w:rtl/>
              </w:rPr>
            </w:rPrChange>
          </w:rPr>
          <w:t xml:space="preserve">: </w:t>
        </w:r>
      </w:ins>
    </w:p>
    <w:p w14:paraId="2C5BAF73" w14:textId="16ADB2F8" w:rsidR="00BD6B3D" w:rsidRDefault="00BD6B3D">
      <w:pPr>
        <w:jc w:val="both"/>
        <w:rPr>
          <w:ins w:id="2457" w:author="Saleh Abedinezhad" w:date="2023-12-10T16:28:00Z"/>
          <w:rFonts w:ascii="IRANSansWeb(FaNum)" w:hAnsi="IRANSansWeb(FaNum)" w:cs="IRANSansWeb(FaNum)"/>
          <w:rtl/>
        </w:rPr>
        <w:pPrChange w:id="2458" w:author="Saleh Abedinezhad" w:date="2023-12-10T16:31:00Z">
          <w:pPr>
            <w:pStyle w:val="Heading2"/>
          </w:pPr>
        </w:pPrChange>
      </w:pPr>
      <w:ins w:id="2459" w:author="Saleh Abedinezhad" w:date="2023-12-10T16:34:00Z">
        <w:r>
          <w:rPr>
            <w:rFonts w:ascii="IRANSansWeb(FaNum)" w:hAnsi="IRANSansWeb(FaNum)" w:cs="IRANSansWeb(FaNum)" w:hint="cs"/>
            <w:rtl/>
          </w:rPr>
          <w:lastRenderedPageBreak/>
          <w:t xml:space="preserve">در طراحی رابط کاربری این صفحه تلاش شده تا نهایت تکنیک مینیمالیسم جهت استفاده راحت کاربر پیاده سازی شود. </w:t>
        </w:r>
      </w:ins>
      <w:ins w:id="2460" w:author="Saleh Abedinezhad" w:date="2023-12-10T16:36:00Z">
        <w:r w:rsidR="008556B3">
          <w:rPr>
            <w:rFonts w:ascii="IRANSansWeb(FaNum)" w:hAnsi="IRANSansWeb(FaNum)" w:cs="IRANSansWeb(FaNum)" w:hint="cs"/>
            <w:rtl/>
          </w:rPr>
          <w:t>همچنین سعی شده تا لوگوی شرکت به طور محسوسی در این ص</w:t>
        </w:r>
      </w:ins>
      <w:ins w:id="2461" w:author="Saleh Abedinezhad" w:date="2023-12-10T16:37:00Z">
        <w:r w:rsidR="008556B3">
          <w:rPr>
            <w:rFonts w:ascii="IRANSansWeb(FaNum)" w:hAnsi="IRANSansWeb(FaNum)" w:cs="IRANSansWeb(FaNum)" w:hint="cs"/>
            <w:rtl/>
          </w:rPr>
          <w:t>فحه</w:t>
        </w:r>
      </w:ins>
      <w:ins w:id="2462" w:author="Saleh Abedinezhad" w:date="2023-12-10T16:36:00Z">
        <w:r w:rsidR="008556B3">
          <w:rPr>
            <w:rFonts w:ascii="IRANSansWeb(FaNum)" w:hAnsi="IRANSansWeb(FaNum)" w:cs="IRANSansWeb(FaNum)" w:hint="cs"/>
            <w:rtl/>
          </w:rPr>
          <w:t xml:space="preserve"> چشم نوازی کند.</w:t>
        </w:r>
      </w:ins>
      <w:ins w:id="2463" w:author="Saleh Abedinezhad" w:date="2023-12-10T16:37:00Z">
        <w:r w:rsidR="008556B3">
          <w:rPr>
            <w:rFonts w:ascii="IRANSansWeb(FaNum)" w:hAnsi="IRANSansWeb(FaNum)" w:cs="IRANSansWeb(FaNum)" w:hint="cs"/>
            <w:rtl/>
          </w:rPr>
          <w:t xml:space="preserve"> </w:t>
        </w:r>
      </w:ins>
    </w:p>
    <w:p w14:paraId="717C51CD" w14:textId="37AD9266" w:rsidR="00E95E47" w:rsidRDefault="00E95E47">
      <w:pPr>
        <w:pStyle w:val="Heading2"/>
        <w:rPr>
          <w:ins w:id="2464" w:author="Saleh Abedinezhad" w:date="2023-12-10T16:22:00Z"/>
          <w:rFonts w:ascii="IRANSansWeb(FaNum)" w:hAnsi="IRANSansWeb(FaNum)" w:cs="IRANSansWeb(FaNum)"/>
          <w:rtl/>
        </w:rPr>
        <w:pPrChange w:id="2465" w:author="Saleh Abedinezhad" w:date="2023-12-10T16:23:00Z">
          <w:pPr/>
        </w:pPrChange>
      </w:pPr>
      <w:bookmarkStart w:id="2466" w:name="_Toc153222490"/>
      <w:ins w:id="2467" w:author="Saleh Abedinezhad" w:date="2023-12-10T16:21:00Z">
        <w:r>
          <w:rPr>
            <w:rFonts w:ascii="IRANSansWeb(FaNum)" w:hAnsi="IRANSansWeb(FaNum)" w:cs="IRANSansWeb(FaNum)" w:hint="cs"/>
            <w:rtl/>
          </w:rPr>
          <w:t>صفحه اصلی نرم افزار (</w:t>
        </w:r>
        <w:r>
          <w:rPr>
            <w:rFonts w:ascii="IRANSansWeb(FaNum)" w:hAnsi="IRANSansWeb(FaNum)" w:cs="IRANSansWeb(FaNum)"/>
          </w:rPr>
          <w:t>Main page</w:t>
        </w:r>
        <w:r>
          <w:rPr>
            <w:rFonts w:ascii="IRANSansWeb(FaNum)" w:hAnsi="IRANSansWeb(FaNum)" w:cs="IRANSansWeb(FaNum)" w:hint="cs"/>
            <w:rtl/>
          </w:rPr>
          <w:t>)</w:t>
        </w:r>
      </w:ins>
      <w:bookmarkEnd w:id="2466"/>
    </w:p>
    <w:p w14:paraId="3A3AE0A0" w14:textId="396677C6" w:rsidR="00E95E47" w:rsidRDefault="00E95E47" w:rsidP="00E95E47">
      <w:pPr>
        <w:rPr>
          <w:ins w:id="2468" w:author="Saleh Abedinezhad" w:date="2023-12-10T16:28:00Z"/>
          <w:rFonts w:ascii="IRANSansWeb(FaNum)" w:hAnsi="IRANSansWeb(FaNum)" w:cs="IRANSansWeb(FaNum)"/>
          <w:rtl/>
        </w:rPr>
      </w:pPr>
      <w:ins w:id="2469" w:author="Saleh Abedinezhad" w:date="2023-12-10T16:22:00Z">
        <w:r>
          <w:rPr>
            <w:rFonts w:ascii="IRANSansWeb(FaNum)" w:hAnsi="IRANSansWeb(FaNum)" w:cs="IRANSansWeb(FaNum)"/>
            <w:noProof/>
          </w:rPr>
          <w:drawing>
            <wp:inline distT="0" distB="0" distL="0" distR="0" wp14:anchorId="1CC2337F" wp14:editId="6685E31B">
              <wp:extent cx="6645275" cy="3738880"/>
              <wp:effectExtent l="0" t="0" r="3175" b="0"/>
              <wp:docPr id="3205797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45275" cy="3738880"/>
                      </a:xfrm>
                      <a:prstGeom prst="rect">
                        <a:avLst/>
                      </a:prstGeom>
                      <a:noFill/>
                      <a:ln>
                        <a:noFill/>
                      </a:ln>
                    </pic:spPr>
                  </pic:pic>
                </a:graphicData>
              </a:graphic>
            </wp:inline>
          </w:drawing>
        </w:r>
      </w:ins>
    </w:p>
    <w:p w14:paraId="31DEE963" w14:textId="1D6DFDA5" w:rsidR="00BD6B3D" w:rsidRPr="00E66CD3" w:rsidRDefault="008556B3" w:rsidP="00E95E47">
      <w:pPr>
        <w:rPr>
          <w:ins w:id="2470" w:author="Saleh Abedinezhad" w:date="2023-12-10T16:40:00Z"/>
          <w:rFonts w:ascii="IRANSansWeb(FaNum)" w:hAnsi="IRANSansWeb(FaNum)" w:cs="IRANSansWeb(FaNum)"/>
          <w:b/>
          <w:bCs/>
          <w:rtl/>
          <w:rPrChange w:id="2471" w:author="Saleh Abedinezhad" w:date="2023-12-10T16:50:00Z">
            <w:rPr>
              <w:ins w:id="2472" w:author="Saleh Abedinezhad" w:date="2023-12-10T16:40:00Z"/>
              <w:rFonts w:ascii="IRANSansWeb(FaNum)" w:hAnsi="IRANSansWeb(FaNum)" w:cs="IRANSansWeb(FaNum)"/>
              <w:rtl/>
            </w:rPr>
          </w:rPrChange>
        </w:rPr>
      </w:pPr>
      <w:ins w:id="2473" w:author="Saleh Abedinezhad" w:date="2023-12-10T16:40:00Z">
        <w:r w:rsidRPr="00E66CD3">
          <w:rPr>
            <w:rFonts w:ascii="IRANSansWeb(FaNum)" w:hAnsi="IRANSansWeb(FaNum)" w:cs="IRANSansWeb(FaNum)" w:hint="eastAsia"/>
            <w:b/>
            <w:bCs/>
            <w:rtl/>
            <w:rPrChange w:id="2474" w:author="Saleh Abedinezhad" w:date="2023-12-10T16:50:00Z">
              <w:rPr>
                <w:rFonts w:ascii="IRANSansWeb(FaNum)" w:hAnsi="IRANSansWeb(FaNum)" w:cs="IRANSansWeb(FaNum)" w:hint="eastAsia"/>
                <w:rtl/>
              </w:rPr>
            </w:rPrChange>
          </w:rPr>
          <w:t>نکات</w:t>
        </w:r>
        <w:r w:rsidRPr="00E66CD3">
          <w:rPr>
            <w:rFonts w:ascii="IRANSansWeb(FaNum)" w:hAnsi="IRANSansWeb(FaNum)" w:cs="IRANSansWeb(FaNum)"/>
            <w:b/>
            <w:bCs/>
            <w:rtl/>
            <w:rPrChange w:id="2475" w:author="Saleh Abedinezhad" w:date="2023-12-10T16:50:00Z">
              <w:rPr>
                <w:rFonts w:ascii="IRANSansWeb(FaNum)" w:hAnsi="IRANSansWeb(FaNum)" w:cs="IRANSansWeb(FaNum)"/>
                <w:rtl/>
              </w:rPr>
            </w:rPrChange>
          </w:rPr>
          <w:t xml:space="preserve"> </w:t>
        </w:r>
        <w:r w:rsidRPr="00E66CD3">
          <w:rPr>
            <w:rFonts w:ascii="IRANSansWeb(FaNum)" w:hAnsi="IRANSansWeb(FaNum)" w:cs="IRANSansWeb(FaNum)" w:hint="eastAsia"/>
            <w:b/>
            <w:bCs/>
            <w:rtl/>
            <w:rPrChange w:id="2476" w:author="Saleh Abedinezhad" w:date="2023-12-10T16:50:00Z">
              <w:rPr>
                <w:rFonts w:ascii="IRANSansWeb(FaNum)" w:hAnsi="IRANSansWeb(FaNum)" w:cs="IRANSansWeb(FaNum)" w:hint="eastAsia"/>
                <w:rtl/>
              </w:rPr>
            </w:rPrChange>
          </w:rPr>
          <w:t>کل</w:t>
        </w:r>
        <w:r w:rsidRPr="00E66CD3">
          <w:rPr>
            <w:rFonts w:ascii="IRANSansWeb(FaNum)" w:hAnsi="IRANSansWeb(FaNum)" w:cs="IRANSansWeb(FaNum)" w:hint="cs"/>
            <w:b/>
            <w:bCs/>
            <w:rtl/>
            <w:rPrChange w:id="2477" w:author="Saleh Abedinezhad" w:date="2023-12-10T16:50:00Z">
              <w:rPr>
                <w:rFonts w:ascii="IRANSansWeb(FaNum)" w:hAnsi="IRANSansWeb(FaNum)" w:cs="IRANSansWeb(FaNum)" w:hint="cs"/>
                <w:rtl/>
              </w:rPr>
            </w:rPrChange>
          </w:rPr>
          <w:t>ی</w:t>
        </w:r>
      </w:ins>
    </w:p>
    <w:p w14:paraId="046DEA57" w14:textId="384E1234" w:rsidR="008556B3" w:rsidRDefault="008556B3" w:rsidP="008556B3">
      <w:pPr>
        <w:jc w:val="both"/>
        <w:rPr>
          <w:ins w:id="2478" w:author="Saleh Abedinezhad" w:date="2023-12-10T16:46:00Z"/>
          <w:rFonts w:ascii="IRANSansWeb(FaNum)" w:hAnsi="IRANSansWeb(FaNum)" w:cs="IRANSansWeb(FaNum)"/>
          <w:rtl/>
        </w:rPr>
      </w:pPr>
      <w:ins w:id="2479" w:author="Saleh Abedinezhad" w:date="2023-12-10T16:40:00Z">
        <w:r>
          <w:rPr>
            <w:rFonts w:ascii="IRANSansWeb(FaNum)" w:hAnsi="IRANSansWeb(FaNum)" w:cs="IRANSansWeb(FaNum)" w:hint="cs"/>
            <w:rtl/>
          </w:rPr>
          <w:t>در طراحی این صفحه نیز تلاش شده تا نهایت سادگی جهت استفاده راحت کاربر فراهم شود. در قسمت بالای صفحه (</w:t>
        </w:r>
        <w:r>
          <w:rPr>
            <w:rFonts w:ascii="IRANSansWeb(FaNum)" w:hAnsi="IRANSansWeb(FaNum)" w:cs="IRANSansWeb(FaNum)"/>
          </w:rPr>
          <w:t>Title row</w:t>
        </w:r>
        <w:r>
          <w:rPr>
            <w:rFonts w:ascii="IRANSansWeb(FaNum)" w:hAnsi="IRANSansWeb(FaNum)" w:cs="IRANSansWeb(FaNum)" w:hint="cs"/>
            <w:rtl/>
          </w:rPr>
          <w:t xml:space="preserve">) </w:t>
        </w:r>
      </w:ins>
      <w:ins w:id="2480" w:author="Saleh Abedinezhad" w:date="2023-12-10T16:41:00Z">
        <w:r>
          <w:rPr>
            <w:rFonts w:ascii="IRANSansWeb(FaNum)" w:hAnsi="IRANSansWeb(FaNum)" w:cs="IRANSansWeb(FaNum)" w:hint="cs"/>
            <w:rtl/>
          </w:rPr>
          <w:t>نام نرم افزار و همچنین کلیدهای خروج از نرم افزار و کلید ورود به صفحه تنظیمات نرم افزار تعبیه شده. جهت اطمینان از خروج از نرم افزار بعد از فشردن این دکمه ی</w:t>
        </w:r>
      </w:ins>
      <w:ins w:id="2481" w:author="Saleh Abedinezhad" w:date="2023-12-10T16:42:00Z">
        <w:r>
          <w:rPr>
            <w:rFonts w:ascii="IRANSansWeb(FaNum)" w:hAnsi="IRANSansWeb(FaNum)" w:cs="IRANSansWeb(FaNum)" w:hint="cs"/>
            <w:rtl/>
          </w:rPr>
          <w:t xml:space="preserve">ک پیغام اطمینان از خروج برای کاربر نمایش داده می‌شود و کاربر بعد از زدن دکمه </w:t>
        </w:r>
        <w:r>
          <w:rPr>
            <w:rFonts w:ascii="IRANSansWeb(FaNum)" w:hAnsi="IRANSansWeb(FaNum)" w:cs="IRANSansWeb(FaNum)"/>
          </w:rPr>
          <w:t>Yes</w:t>
        </w:r>
        <w:r>
          <w:rPr>
            <w:rFonts w:ascii="IRANSansWeb(FaNum)" w:hAnsi="IRANSansWeb(FaNum)" w:cs="IRANSansWeb(FaNum)" w:hint="cs"/>
            <w:rtl/>
          </w:rPr>
          <w:t xml:space="preserve"> از نرم افزار به طور کامل خارج می‌شود.</w:t>
        </w:r>
      </w:ins>
      <w:ins w:id="2482" w:author="Saleh Abedinezhad" w:date="2023-12-10T16:46:00Z">
        <w:r w:rsidR="00E66CD3">
          <w:rPr>
            <w:rFonts w:ascii="IRANSansWeb(FaNum)" w:hAnsi="IRANSansWeb(FaNum)" w:cs="IRANSansWeb(FaNum)" w:hint="cs"/>
            <w:rtl/>
          </w:rPr>
          <w:t xml:space="preserve"> </w:t>
        </w:r>
      </w:ins>
    </w:p>
    <w:p w14:paraId="37871D9E" w14:textId="5489059E" w:rsidR="00E66CD3" w:rsidRDefault="00E66CD3" w:rsidP="008556B3">
      <w:pPr>
        <w:jc w:val="both"/>
        <w:rPr>
          <w:ins w:id="2483" w:author="Saleh Abedinezhad" w:date="2023-12-10T16:42:00Z"/>
          <w:rFonts w:ascii="IRANSansWeb(FaNum)" w:hAnsi="IRANSansWeb(FaNum)" w:cs="IRANSansWeb(FaNum)"/>
          <w:rtl/>
        </w:rPr>
      </w:pPr>
      <w:ins w:id="2484" w:author="Saleh Abedinezhad" w:date="2023-12-10T16:46:00Z">
        <w:r>
          <w:rPr>
            <w:rFonts w:ascii="IRANSansWeb(FaNum)" w:hAnsi="IRANSansWeb(FaNum)" w:cs="IRANSansWeb(FaNum)" w:hint="cs"/>
            <w:rtl/>
          </w:rPr>
          <w:t xml:space="preserve">دکمه تنظیمات برای مشاهده گزارشات کاربران، ایجاد کاربر جدید، تغییر رمز ورود برای کاربران و </w:t>
        </w:r>
      </w:ins>
      <w:ins w:id="2485" w:author="Saleh Abedinezhad" w:date="2023-12-10T16:47:00Z">
        <w:r>
          <w:rPr>
            <w:rFonts w:ascii="IRANSansWeb(FaNum)" w:hAnsi="IRANSansWeb(FaNum)" w:cs="IRANSansWeb(FaNum)" w:hint="cs"/>
            <w:rtl/>
          </w:rPr>
          <w:t>تنظیم فونت‌های گزارشات ایجاد شده است.</w:t>
        </w:r>
      </w:ins>
    </w:p>
    <w:p w14:paraId="591F7B09" w14:textId="77777777" w:rsidR="00E66CD3" w:rsidRDefault="008556B3" w:rsidP="008556B3">
      <w:pPr>
        <w:jc w:val="both"/>
        <w:rPr>
          <w:ins w:id="2486" w:author="Saleh Abedinezhad" w:date="2023-12-10T16:49:00Z"/>
          <w:rFonts w:ascii="IRANSansWeb(FaNum)" w:hAnsi="IRANSansWeb(FaNum)" w:cs="IRANSansWeb(FaNum)"/>
          <w:rtl/>
        </w:rPr>
      </w:pPr>
      <w:ins w:id="2487" w:author="Saleh Abedinezhad" w:date="2023-12-10T16:42:00Z">
        <w:r>
          <w:rPr>
            <w:rFonts w:ascii="IRANSansWeb(FaNum)" w:hAnsi="IRANSansWeb(FaNum)" w:cs="IRANSansWeb(FaNum)" w:hint="cs"/>
            <w:rtl/>
          </w:rPr>
          <w:t xml:space="preserve">در قسمت وسط </w:t>
        </w:r>
      </w:ins>
      <w:ins w:id="2488" w:author="Saleh Abedinezhad" w:date="2023-12-10T16:43:00Z">
        <w:r>
          <w:rPr>
            <w:rFonts w:ascii="IRANSansWeb(FaNum)" w:hAnsi="IRANSansWeb(FaNum)" w:cs="IRANSansWeb(FaNum)" w:hint="cs"/>
            <w:rtl/>
          </w:rPr>
          <w:t>صفحه (</w:t>
        </w:r>
        <w:r>
          <w:rPr>
            <w:rFonts w:ascii="IRANSansWeb(FaNum)" w:hAnsi="IRANSansWeb(FaNum)" w:cs="IRANSansWeb(FaNum)"/>
          </w:rPr>
          <w:t>Body row</w:t>
        </w:r>
        <w:r>
          <w:rPr>
            <w:rFonts w:ascii="IRANSansWeb(FaNum)" w:hAnsi="IRANSansWeb(FaNum)" w:cs="IRANSansWeb(FaNum)" w:hint="cs"/>
            <w:rtl/>
          </w:rPr>
          <w:t>) سه دکمه تعبیه شده که کاربر می‌تواند با فشردن هر کدام از آن‌ها به پنجره مربوطه هدایت شود.</w:t>
        </w:r>
      </w:ins>
      <w:ins w:id="2489" w:author="Saleh Abedinezhad" w:date="2023-12-10T16:48:00Z">
        <w:r w:rsidR="00E66CD3">
          <w:rPr>
            <w:rFonts w:ascii="IRANSansWeb(FaNum)" w:hAnsi="IRANSansWeb(FaNum)" w:cs="IRANSansWeb(FaNum)" w:hint="cs"/>
            <w:rtl/>
          </w:rPr>
          <w:t xml:space="preserve"> کاربر برای ثبت سفارش جدید باید بر روی دکمه آن کلیک کرده تا به صفحه مربوطه هدایت شود. </w:t>
        </w:r>
      </w:ins>
    </w:p>
    <w:p w14:paraId="3E652D05" w14:textId="28A2DFD2" w:rsidR="00E66CD3" w:rsidRDefault="00E66CD3" w:rsidP="008556B3">
      <w:pPr>
        <w:jc w:val="both"/>
        <w:rPr>
          <w:ins w:id="2490" w:author="Saleh Abedinezhad" w:date="2023-12-10T16:49:00Z"/>
          <w:rFonts w:ascii="IRANSansWeb(FaNum)" w:hAnsi="IRANSansWeb(FaNum)" w:cs="IRANSansWeb(FaNum)"/>
          <w:rtl/>
        </w:rPr>
      </w:pPr>
      <w:ins w:id="2491" w:author="Saleh Abedinezhad" w:date="2023-12-10T16:49:00Z">
        <w:r>
          <w:rPr>
            <w:rFonts w:ascii="IRANSansWeb(FaNum)" w:hAnsi="IRANSansWeb(FaNum)" w:cs="IRANSansWeb(FaNum)" w:hint="cs"/>
            <w:rtl/>
          </w:rPr>
          <w:t>همچنین یک صفحه برای مدیریت مشتریان شرکت در نظر گرفته شده و کاربر می‌تواند از این صفحه برای ایجاد و ویرایش مشتریان استفاده کند. اطلاعات ای</w:t>
        </w:r>
      </w:ins>
      <w:ins w:id="2492" w:author="Saleh Abedinezhad" w:date="2023-12-10T16:50:00Z">
        <w:r>
          <w:rPr>
            <w:rFonts w:ascii="IRANSansWeb(FaNum)" w:hAnsi="IRANSansWeb(FaNum)" w:cs="IRANSansWeb(FaNum)" w:hint="cs"/>
            <w:rtl/>
          </w:rPr>
          <w:t>ن صفحه در قسمت ثبت سفارش کاربرد دارد.</w:t>
        </w:r>
      </w:ins>
    </w:p>
    <w:p w14:paraId="77A1E4DA" w14:textId="5B073410" w:rsidR="008556B3" w:rsidRDefault="008556B3" w:rsidP="008556B3">
      <w:pPr>
        <w:jc w:val="both"/>
        <w:rPr>
          <w:ins w:id="2493" w:author="Saleh Abedinezhad" w:date="2023-12-10T16:44:00Z"/>
          <w:rFonts w:ascii="IRANSansWeb(FaNum)" w:hAnsi="IRANSansWeb(FaNum)" w:cs="IRANSansWeb(FaNum)"/>
          <w:rtl/>
        </w:rPr>
      </w:pPr>
      <w:ins w:id="2494" w:author="Saleh Abedinezhad" w:date="2023-12-10T16:43:00Z">
        <w:r>
          <w:rPr>
            <w:rFonts w:ascii="IRANSansWeb(FaNum)" w:hAnsi="IRANSansWeb(FaNum)" w:cs="IRANSansWeb(FaNum)" w:hint="cs"/>
            <w:rtl/>
          </w:rPr>
          <w:t xml:space="preserve"> همچنین در این قسمت یک گزارش کلی به اختصار از و</w:t>
        </w:r>
      </w:ins>
      <w:ins w:id="2495" w:author="Saleh Abedinezhad" w:date="2023-12-10T16:44:00Z">
        <w:r>
          <w:rPr>
            <w:rFonts w:ascii="IRANSansWeb(FaNum)" w:hAnsi="IRANSansWeb(FaNum)" w:cs="IRANSansWeb(FaNum)" w:hint="cs"/>
            <w:rtl/>
          </w:rPr>
          <w:t>ضعیت موجودی کالا در انبار، سفارشات ثبت شده روز جاری و همچنین سفارشات در انتظار تایید نمایش داده می‌شود تا کاربر در هر زمان آگاهی لازم از سفارشات را داشته باشد.</w:t>
        </w:r>
      </w:ins>
    </w:p>
    <w:p w14:paraId="628CA371" w14:textId="164E106B" w:rsidR="008556B3" w:rsidRPr="007A6582" w:rsidRDefault="008556B3">
      <w:pPr>
        <w:jc w:val="both"/>
        <w:rPr>
          <w:rFonts w:ascii="IRANSansWeb(FaNum)" w:hAnsi="IRANSansWeb(FaNum)" w:cs="IRANSansWeb(FaNum)"/>
          <w:rtl/>
          <w:rPrChange w:id="2496" w:author="Saleh Abedinezhad" w:date="2023-11-25T20:53:00Z">
            <w:rPr>
              <w:rtl/>
            </w:rPr>
          </w:rPrChange>
        </w:rPr>
        <w:pPrChange w:id="2497" w:author="Saleh Abedinezhad" w:date="2023-12-10T16:42:00Z">
          <w:pPr/>
        </w:pPrChange>
      </w:pPr>
      <w:ins w:id="2498" w:author="Saleh Abedinezhad" w:date="2023-12-10T16:44:00Z">
        <w:r>
          <w:rPr>
            <w:rFonts w:ascii="IRANSansWeb(FaNum)" w:hAnsi="IRANSansWeb(FaNum)" w:cs="IRANSansWeb(FaNum)" w:hint="cs"/>
            <w:rtl/>
          </w:rPr>
          <w:t>در قسمت پایین صفحه (</w:t>
        </w:r>
        <w:r>
          <w:rPr>
            <w:rFonts w:ascii="IRANSansWeb(FaNum)" w:hAnsi="IRANSansWeb(FaNum)" w:cs="IRANSansWeb(FaNum)"/>
          </w:rPr>
          <w:t>Toolbar row</w:t>
        </w:r>
        <w:r>
          <w:rPr>
            <w:rFonts w:ascii="IRANSansWeb(FaNum)" w:hAnsi="IRANSansWeb(FaNum)" w:cs="IRANSansWeb(FaNum)" w:hint="cs"/>
            <w:rtl/>
          </w:rPr>
          <w:t xml:space="preserve">) </w:t>
        </w:r>
      </w:ins>
      <w:ins w:id="2499" w:author="Saleh Abedinezhad" w:date="2023-12-10T16:45:00Z">
        <w:r>
          <w:rPr>
            <w:rFonts w:ascii="IRANSansWeb(FaNum)" w:hAnsi="IRANSansWeb(FaNum)" w:cs="IRANSansWeb(FaNum)" w:hint="cs"/>
            <w:rtl/>
          </w:rPr>
          <w:t xml:space="preserve">تاریخ جاری و همچنین لوگوی </w:t>
        </w:r>
        <w:r w:rsidR="00E66CD3">
          <w:rPr>
            <w:rFonts w:ascii="IRANSansWeb(FaNum)" w:hAnsi="IRANSansWeb(FaNum)" w:cs="IRANSansWeb(FaNum)" w:hint="cs"/>
            <w:rtl/>
          </w:rPr>
          <w:t>طراح نرم افزار گذاشته شده. کاربر با کلیک بر روی این لوگو به وبسایت طراح نرم افزار هدایت خواهد شد.</w:t>
        </w:r>
      </w:ins>
    </w:p>
    <w:sectPr w:rsidR="008556B3" w:rsidRPr="007A6582" w:rsidSect="008D647B">
      <w:pgSz w:w="11906" w:h="16838"/>
      <w:pgMar w:top="720" w:right="720" w:bottom="720" w:left="720" w:header="708" w:footer="397" w:gutter="0"/>
      <w:pgBorders w:offsetFrom="page">
        <w:top w:val="single" w:sz="36" w:space="24" w:color="auto"/>
        <w:left w:val="single" w:sz="36" w:space="24" w:color="auto"/>
        <w:bottom w:val="single" w:sz="36" w:space="24" w:color="auto"/>
        <w:right w:val="single" w:sz="36" w:space="24" w:color="auto"/>
      </w:pgBorders>
      <w:pgNumType w:start="1"/>
      <w:cols w:space="708"/>
      <w:titlePg/>
      <w:bidi/>
      <w:rtlGutter/>
      <w:docGrid w:linePitch="360"/>
      <w:sectPrChange w:id="2500" w:author="Saleh Abedinezhad" w:date="2023-12-10T17:16:00Z">
        <w:sectPr w:rsidR="008556B3" w:rsidRPr="007A6582" w:rsidSect="008D647B">
          <w:pgMar w:top="720" w:right="720" w:bottom="720" w:left="720" w:header="708" w:footer="708" w:gutter="0"/>
          <w:titlePg w:val="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23F7E1" w14:textId="77777777" w:rsidR="00501C3C" w:rsidRDefault="00501C3C" w:rsidP="009C16D4">
      <w:pPr>
        <w:spacing w:after="0" w:line="240" w:lineRule="auto"/>
      </w:pPr>
      <w:r>
        <w:separator/>
      </w:r>
    </w:p>
  </w:endnote>
  <w:endnote w:type="continuationSeparator" w:id="0">
    <w:p w14:paraId="04F554EB" w14:textId="77777777" w:rsidR="00501C3C" w:rsidRDefault="00501C3C" w:rsidP="009C16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IRANSansWeb(FaNum)">
    <w:panose1 w:val="020B0506030804020204"/>
    <w:charset w:val="00"/>
    <w:family w:val="swiss"/>
    <w:pitch w:val="variable"/>
    <w:sig w:usb0="80002003" w:usb1="00000000" w:usb2="00000008" w:usb3="00000000" w:csb0="00000041"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3" w:author="Saleh Abedinezhad" w:date="2023-12-05T18:57:00Z"/>
  <w:sdt>
    <w:sdtPr>
      <w:rPr>
        <w:rFonts w:ascii="IRANSansWeb(FaNum)" w:hAnsi="IRANSansWeb(FaNum)" w:cs="IRANSansWeb(FaNum)"/>
        <w:rtl/>
      </w:rPr>
      <w:id w:val="683710209"/>
      <w:docPartObj>
        <w:docPartGallery w:val="Page Numbers (Bottom of Page)"/>
        <w:docPartUnique/>
      </w:docPartObj>
    </w:sdtPr>
    <w:sdtContent>
      <w:customXmlInsRangeEnd w:id="3"/>
      <w:p w14:paraId="41FE40F8" w14:textId="4A1AC6A4" w:rsidR="00FC033E" w:rsidRPr="00FC033E" w:rsidRDefault="00FC033E">
        <w:pPr>
          <w:pStyle w:val="Footer"/>
          <w:pBdr>
            <w:top w:val="single" w:sz="4" w:space="1" w:color="D9D9D9" w:themeColor="background1" w:themeShade="D9"/>
          </w:pBdr>
          <w:jc w:val="right"/>
          <w:rPr>
            <w:ins w:id="4" w:author="Saleh Abedinezhad" w:date="2023-12-05T18:57:00Z"/>
            <w:rFonts w:ascii="IRANSansWeb(FaNum)" w:hAnsi="IRANSansWeb(FaNum)" w:cs="IRANSansWeb(FaNum)"/>
            <w:rPrChange w:id="5" w:author="Saleh Abedinezhad" w:date="2023-12-05T18:59:00Z">
              <w:rPr>
                <w:ins w:id="6" w:author="Saleh Abedinezhad" w:date="2023-12-05T18:57:00Z"/>
              </w:rPr>
            </w:rPrChange>
          </w:rPr>
        </w:pPr>
        <w:ins w:id="7" w:author="Saleh Abedinezhad" w:date="2023-12-05T18:57:00Z">
          <w:r w:rsidRPr="00FC033E">
            <w:rPr>
              <w:rFonts w:ascii="IRANSansWeb(FaNum)" w:hAnsi="IRANSansWeb(FaNum)" w:cs="IRANSansWeb(FaNum)"/>
              <w:rPrChange w:id="8" w:author="Saleh Abedinezhad" w:date="2023-12-05T18:59:00Z">
                <w:rPr/>
              </w:rPrChange>
            </w:rPr>
            <w:fldChar w:fldCharType="begin"/>
          </w:r>
          <w:r w:rsidRPr="00FC033E">
            <w:rPr>
              <w:rFonts w:ascii="IRANSansWeb(FaNum)" w:hAnsi="IRANSansWeb(FaNum)" w:cs="IRANSansWeb(FaNum)"/>
              <w:rPrChange w:id="9" w:author="Saleh Abedinezhad" w:date="2023-12-05T18:59:00Z">
                <w:rPr/>
              </w:rPrChange>
            </w:rPr>
            <w:instrText xml:space="preserve"> PAGE   \* MERGEFORMAT </w:instrText>
          </w:r>
          <w:r w:rsidRPr="00FC033E">
            <w:rPr>
              <w:rFonts w:ascii="IRANSansWeb(FaNum)" w:hAnsi="IRANSansWeb(FaNum)" w:cs="IRANSansWeb(FaNum)"/>
              <w:rPrChange w:id="10" w:author="Saleh Abedinezhad" w:date="2023-12-05T18:59:00Z">
                <w:rPr>
                  <w:noProof/>
                </w:rPr>
              </w:rPrChange>
            </w:rPr>
            <w:fldChar w:fldCharType="separate"/>
          </w:r>
          <w:r w:rsidRPr="00FC033E">
            <w:rPr>
              <w:rFonts w:ascii="IRANSansWeb(FaNum)" w:hAnsi="IRANSansWeb(FaNum)" w:cs="IRANSansWeb(FaNum)"/>
              <w:noProof/>
              <w:rPrChange w:id="11" w:author="Saleh Abedinezhad" w:date="2023-12-05T18:59:00Z">
                <w:rPr>
                  <w:noProof/>
                </w:rPr>
              </w:rPrChange>
            </w:rPr>
            <w:t>2</w:t>
          </w:r>
          <w:r w:rsidRPr="00FC033E">
            <w:rPr>
              <w:rFonts w:ascii="IRANSansWeb(FaNum)" w:hAnsi="IRANSansWeb(FaNum)" w:cs="IRANSansWeb(FaNum)"/>
              <w:noProof/>
              <w:rPrChange w:id="12" w:author="Saleh Abedinezhad" w:date="2023-12-05T18:59:00Z">
                <w:rPr>
                  <w:noProof/>
                </w:rPr>
              </w:rPrChange>
            </w:rPr>
            <w:fldChar w:fldCharType="end"/>
          </w:r>
          <w:r w:rsidRPr="00FC033E">
            <w:rPr>
              <w:rFonts w:ascii="IRANSansWeb(FaNum)" w:hAnsi="IRANSansWeb(FaNum)" w:cs="IRANSansWeb(FaNum)"/>
              <w:rPrChange w:id="13" w:author="Saleh Abedinezhad" w:date="2023-12-05T18:59:00Z">
                <w:rPr/>
              </w:rPrChange>
            </w:rPr>
            <w:t xml:space="preserve"> | </w:t>
          </w:r>
        </w:ins>
        <w:ins w:id="14" w:author="Saleh Abedinezhad" w:date="2023-12-05T18:59:00Z">
          <w:r>
            <w:rPr>
              <w:rFonts w:ascii="IRANSansWeb(FaNum)" w:hAnsi="IRANSansWeb(FaNum)" w:cs="IRANSansWeb(FaNum)" w:hint="cs"/>
              <w:color w:val="7F7F7F" w:themeColor="background1" w:themeShade="7F"/>
              <w:rtl/>
            </w:rPr>
            <w:t>صفحه</w:t>
          </w:r>
        </w:ins>
      </w:p>
      <w:customXmlInsRangeStart w:id="15" w:author="Saleh Abedinezhad" w:date="2023-12-05T18:57:00Z"/>
    </w:sdtContent>
  </w:sdt>
  <w:customXmlInsRangeEnd w:id="15"/>
  <w:p w14:paraId="3F173B36" w14:textId="77777777" w:rsidR="00FC033E" w:rsidRDefault="00FC03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CADBE6" w14:textId="77777777" w:rsidR="00501C3C" w:rsidRDefault="00501C3C" w:rsidP="009C16D4">
      <w:pPr>
        <w:spacing w:after="0" w:line="240" w:lineRule="auto"/>
      </w:pPr>
      <w:r>
        <w:separator/>
      </w:r>
    </w:p>
  </w:footnote>
  <w:footnote w:type="continuationSeparator" w:id="0">
    <w:p w14:paraId="0AF34A14" w14:textId="77777777" w:rsidR="00501C3C" w:rsidRDefault="00501C3C" w:rsidP="009C16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B2122"/>
    <w:multiLevelType w:val="hybridMultilevel"/>
    <w:tmpl w:val="CB144DD2"/>
    <w:lvl w:ilvl="0" w:tplc="F74EF384">
      <w:start w:val="1"/>
      <w:numFmt w:val="decimalFullWidth"/>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D5111A1"/>
    <w:multiLevelType w:val="hybridMultilevel"/>
    <w:tmpl w:val="EBB053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8D0202"/>
    <w:multiLevelType w:val="hybridMultilevel"/>
    <w:tmpl w:val="60063C8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A01E9E"/>
    <w:multiLevelType w:val="hybridMultilevel"/>
    <w:tmpl w:val="BEDC8D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35757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CEB43EB"/>
    <w:multiLevelType w:val="hybridMultilevel"/>
    <w:tmpl w:val="BDA4B6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A1A4187"/>
    <w:multiLevelType w:val="hybridMultilevel"/>
    <w:tmpl w:val="CCA8C3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FC35E73"/>
    <w:multiLevelType w:val="hybridMultilevel"/>
    <w:tmpl w:val="6846A5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04120191">
    <w:abstractNumId w:val="1"/>
  </w:num>
  <w:num w:numId="2" w16cid:durableId="1263608230">
    <w:abstractNumId w:val="2"/>
  </w:num>
  <w:num w:numId="3" w16cid:durableId="1093207916">
    <w:abstractNumId w:val="7"/>
  </w:num>
  <w:num w:numId="4" w16cid:durableId="1457213374">
    <w:abstractNumId w:val="6"/>
  </w:num>
  <w:num w:numId="5" w16cid:durableId="529925735">
    <w:abstractNumId w:val="5"/>
  </w:num>
  <w:num w:numId="6" w16cid:durableId="2050907824">
    <w:abstractNumId w:val="3"/>
  </w:num>
  <w:num w:numId="7" w16cid:durableId="1853448114">
    <w:abstractNumId w:val="0"/>
  </w:num>
  <w:num w:numId="8" w16cid:durableId="1434519473">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leh Abedinezhad">
    <w15:presenceInfo w15:providerId="Windows Live" w15:userId="0728d0e80f9b6e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isplayBackgroundShape/>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5221"/>
    <w:rsid w:val="00034B8F"/>
    <w:rsid w:val="00064AC0"/>
    <w:rsid w:val="000942B7"/>
    <w:rsid w:val="000C431F"/>
    <w:rsid w:val="000F03DA"/>
    <w:rsid w:val="000F5F06"/>
    <w:rsid w:val="00100961"/>
    <w:rsid w:val="001012B3"/>
    <w:rsid w:val="00105633"/>
    <w:rsid w:val="00164EF9"/>
    <w:rsid w:val="00171EEA"/>
    <w:rsid w:val="001802CC"/>
    <w:rsid w:val="00183FA1"/>
    <w:rsid w:val="001D55E5"/>
    <w:rsid w:val="001E2C1F"/>
    <w:rsid w:val="00202C43"/>
    <w:rsid w:val="002265D5"/>
    <w:rsid w:val="002309AD"/>
    <w:rsid w:val="00267FF5"/>
    <w:rsid w:val="002A314A"/>
    <w:rsid w:val="002C1FBB"/>
    <w:rsid w:val="002D6EEF"/>
    <w:rsid w:val="002E540E"/>
    <w:rsid w:val="00363E05"/>
    <w:rsid w:val="00367B35"/>
    <w:rsid w:val="0038662B"/>
    <w:rsid w:val="003F7FC5"/>
    <w:rsid w:val="00425311"/>
    <w:rsid w:val="004336E9"/>
    <w:rsid w:val="00437D08"/>
    <w:rsid w:val="00453BB7"/>
    <w:rsid w:val="00465E44"/>
    <w:rsid w:val="00472C8A"/>
    <w:rsid w:val="00473CA5"/>
    <w:rsid w:val="00476AFB"/>
    <w:rsid w:val="00490463"/>
    <w:rsid w:val="004A0B44"/>
    <w:rsid w:val="004B0C7B"/>
    <w:rsid w:val="004E5221"/>
    <w:rsid w:val="004F702D"/>
    <w:rsid w:val="00501010"/>
    <w:rsid w:val="00501C3C"/>
    <w:rsid w:val="00504811"/>
    <w:rsid w:val="00557116"/>
    <w:rsid w:val="005A7398"/>
    <w:rsid w:val="005B4C68"/>
    <w:rsid w:val="005E080F"/>
    <w:rsid w:val="005E0E8A"/>
    <w:rsid w:val="005E221D"/>
    <w:rsid w:val="005F7450"/>
    <w:rsid w:val="00612359"/>
    <w:rsid w:val="00647478"/>
    <w:rsid w:val="00653F1F"/>
    <w:rsid w:val="00657A0D"/>
    <w:rsid w:val="006A2E2C"/>
    <w:rsid w:val="006C4BFC"/>
    <w:rsid w:val="006D4BB6"/>
    <w:rsid w:val="006D716B"/>
    <w:rsid w:val="006E7131"/>
    <w:rsid w:val="006F7010"/>
    <w:rsid w:val="00700B0D"/>
    <w:rsid w:val="00711AA2"/>
    <w:rsid w:val="007A42D9"/>
    <w:rsid w:val="007A6582"/>
    <w:rsid w:val="007E25C9"/>
    <w:rsid w:val="007F1059"/>
    <w:rsid w:val="007F5966"/>
    <w:rsid w:val="008211F6"/>
    <w:rsid w:val="00854046"/>
    <w:rsid w:val="008556B3"/>
    <w:rsid w:val="0086149C"/>
    <w:rsid w:val="008A1F80"/>
    <w:rsid w:val="008C710D"/>
    <w:rsid w:val="008D647B"/>
    <w:rsid w:val="008F1178"/>
    <w:rsid w:val="00941B7F"/>
    <w:rsid w:val="009C16D4"/>
    <w:rsid w:val="009D2CE7"/>
    <w:rsid w:val="00A1190A"/>
    <w:rsid w:val="00A1572D"/>
    <w:rsid w:val="00A42597"/>
    <w:rsid w:val="00A52C49"/>
    <w:rsid w:val="00A53D9F"/>
    <w:rsid w:val="00A619A8"/>
    <w:rsid w:val="00A70C76"/>
    <w:rsid w:val="00AE55A8"/>
    <w:rsid w:val="00B01154"/>
    <w:rsid w:val="00B11DCD"/>
    <w:rsid w:val="00B51BAA"/>
    <w:rsid w:val="00B536AE"/>
    <w:rsid w:val="00B5478C"/>
    <w:rsid w:val="00B57C3A"/>
    <w:rsid w:val="00B675CF"/>
    <w:rsid w:val="00B90454"/>
    <w:rsid w:val="00BA3127"/>
    <w:rsid w:val="00BD6B3D"/>
    <w:rsid w:val="00C10755"/>
    <w:rsid w:val="00C36230"/>
    <w:rsid w:val="00C65E3F"/>
    <w:rsid w:val="00C77D3B"/>
    <w:rsid w:val="00C84341"/>
    <w:rsid w:val="00CE127E"/>
    <w:rsid w:val="00CF7886"/>
    <w:rsid w:val="00D07AC5"/>
    <w:rsid w:val="00D2103C"/>
    <w:rsid w:val="00D31E57"/>
    <w:rsid w:val="00D671AD"/>
    <w:rsid w:val="00D707A2"/>
    <w:rsid w:val="00D72C92"/>
    <w:rsid w:val="00D7454B"/>
    <w:rsid w:val="00D87D44"/>
    <w:rsid w:val="00D91D1C"/>
    <w:rsid w:val="00D94ED4"/>
    <w:rsid w:val="00DB3C35"/>
    <w:rsid w:val="00E66CD3"/>
    <w:rsid w:val="00E76BB1"/>
    <w:rsid w:val="00E80B66"/>
    <w:rsid w:val="00E95E47"/>
    <w:rsid w:val="00E96609"/>
    <w:rsid w:val="00ED6015"/>
    <w:rsid w:val="00EE0B55"/>
    <w:rsid w:val="00F12E5B"/>
    <w:rsid w:val="00F1475C"/>
    <w:rsid w:val="00F4018F"/>
    <w:rsid w:val="00F446D4"/>
    <w:rsid w:val="00F44BF7"/>
    <w:rsid w:val="00F56335"/>
    <w:rsid w:val="00FC033E"/>
    <w:rsid w:val="00FC3782"/>
    <w:rsid w:val="00FD229D"/>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C804E4"/>
  <w15:chartTrackingRefBased/>
  <w15:docId w15:val="{94004310-58FF-4F49-9004-FAAD3203F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0463"/>
    <w:pPr>
      <w:bidi/>
    </w:pPr>
  </w:style>
  <w:style w:type="paragraph" w:styleId="Heading1">
    <w:name w:val="heading 1"/>
    <w:basedOn w:val="Normal"/>
    <w:next w:val="Normal"/>
    <w:link w:val="Heading1Char"/>
    <w:uiPriority w:val="9"/>
    <w:qFormat/>
    <w:rsid w:val="00D31E5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C1075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D31E5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E12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C16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16D4"/>
  </w:style>
  <w:style w:type="paragraph" w:styleId="Footer">
    <w:name w:val="footer"/>
    <w:basedOn w:val="Normal"/>
    <w:link w:val="FooterChar"/>
    <w:uiPriority w:val="99"/>
    <w:unhideWhenUsed/>
    <w:rsid w:val="009C16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16D4"/>
  </w:style>
  <w:style w:type="paragraph" w:styleId="ListParagraph">
    <w:name w:val="List Paragraph"/>
    <w:basedOn w:val="Normal"/>
    <w:uiPriority w:val="34"/>
    <w:qFormat/>
    <w:rsid w:val="00CF7886"/>
    <w:pPr>
      <w:ind w:left="720"/>
      <w:contextualSpacing/>
    </w:pPr>
  </w:style>
  <w:style w:type="paragraph" w:styleId="Caption">
    <w:name w:val="caption"/>
    <w:basedOn w:val="Normal"/>
    <w:next w:val="Normal"/>
    <w:uiPriority w:val="35"/>
    <w:unhideWhenUsed/>
    <w:qFormat/>
    <w:rsid w:val="004336E9"/>
    <w:pPr>
      <w:spacing w:line="240" w:lineRule="auto"/>
    </w:pPr>
    <w:rPr>
      <w:i/>
      <w:iCs/>
      <w:color w:val="1F497D" w:themeColor="text2"/>
      <w:sz w:val="18"/>
      <w:szCs w:val="18"/>
    </w:rPr>
  </w:style>
  <w:style w:type="table" w:styleId="GridTable4">
    <w:name w:val="Grid Table 4"/>
    <w:basedOn w:val="TableNormal"/>
    <w:uiPriority w:val="49"/>
    <w:rsid w:val="00183FA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yperlink">
    <w:name w:val="Hyperlink"/>
    <w:basedOn w:val="DefaultParagraphFont"/>
    <w:uiPriority w:val="99"/>
    <w:unhideWhenUsed/>
    <w:rsid w:val="00D31E57"/>
    <w:rPr>
      <w:color w:val="0000FF" w:themeColor="hyperlink"/>
      <w:u w:val="single"/>
    </w:rPr>
  </w:style>
  <w:style w:type="character" w:styleId="UnresolvedMention">
    <w:name w:val="Unresolved Mention"/>
    <w:basedOn w:val="DefaultParagraphFont"/>
    <w:uiPriority w:val="99"/>
    <w:semiHidden/>
    <w:unhideWhenUsed/>
    <w:rsid w:val="00D31E57"/>
    <w:rPr>
      <w:color w:val="605E5C"/>
      <w:shd w:val="clear" w:color="auto" w:fill="E1DFDD"/>
    </w:rPr>
  </w:style>
  <w:style w:type="character" w:customStyle="1" w:styleId="Heading1Char">
    <w:name w:val="Heading 1 Char"/>
    <w:basedOn w:val="DefaultParagraphFont"/>
    <w:link w:val="Heading1"/>
    <w:uiPriority w:val="9"/>
    <w:rsid w:val="00D31E57"/>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D31E57"/>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D31E57"/>
    <w:pPr>
      <w:bidi w:val="0"/>
      <w:spacing w:line="259" w:lineRule="auto"/>
      <w:outlineLvl w:val="9"/>
    </w:pPr>
    <w:rPr>
      <w:lang w:bidi="ar-SA"/>
    </w:rPr>
  </w:style>
  <w:style w:type="paragraph" w:styleId="TOC3">
    <w:name w:val="toc 3"/>
    <w:basedOn w:val="Normal"/>
    <w:next w:val="Normal"/>
    <w:autoRedefine/>
    <w:uiPriority w:val="39"/>
    <w:unhideWhenUsed/>
    <w:rsid w:val="00D31E57"/>
    <w:pPr>
      <w:spacing w:after="100"/>
      <w:ind w:left="440"/>
    </w:pPr>
  </w:style>
  <w:style w:type="character" w:customStyle="1" w:styleId="Heading2Char">
    <w:name w:val="Heading 2 Char"/>
    <w:basedOn w:val="DefaultParagraphFont"/>
    <w:link w:val="Heading2"/>
    <w:uiPriority w:val="9"/>
    <w:semiHidden/>
    <w:rsid w:val="00C10755"/>
    <w:rPr>
      <w:rFonts w:asciiTheme="majorHAnsi" w:eastAsiaTheme="majorEastAsia" w:hAnsiTheme="majorHAnsi" w:cstheme="majorBidi"/>
      <w:color w:val="365F91" w:themeColor="accent1" w:themeShade="BF"/>
      <w:sz w:val="26"/>
      <w:szCs w:val="26"/>
    </w:rPr>
  </w:style>
  <w:style w:type="paragraph" w:styleId="TOC1">
    <w:name w:val="toc 1"/>
    <w:basedOn w:val="Normal"/>
    <w:next w:val="Normal"/>
    <w:autoRedefine/>
    <w:uiPriority w:val="39"/>
    <w:unhideWhenUsed/>
    <w:rsid w:val="00B11DCD"/>
    <w:pPr>
      <w:tabs>
        <w:tab w:val="right" w:leader="dot" w:pos="10456"/>
      </w:tabs>
      <w:spacing w:after="100"/>
      <w:pPrChange w:id="0" w:author="Saleh Abedinezhad" w:date="2023-12-11T21:27:00Z">
        <w:pPr>
          <w:bidi/>
          <w:spacing w:after="100" w:line="276" w:lineRule="auto"/>
        </w:pPr>
      </w:pPrChange>
    </w:pPr>
    <w:rPr>
      <w:rPrChange w:id="0" w:author="Saleh Abedinezhad" w:date="2023-12-11T21:27:00Z">
        <w:rPr>
          <w:rFonts w:asciiTheme="minorHAnsi" w:eastAsiaTheme="minorHAnsi" w:hAnsiTheme="minorHAnsi" w:cstheme="minorBidi"/>
          <w:sz w:val="22"/>
          <w:szCs w:val="22"/>
          <w:lang w:val="en-US" w:eastAsia="en-US" w:bidi="fa-IR"/>
        </w:rPr>
      </w:rPrChange>
    </w:rPr>
  </w:style>
  <w:style w:type="paragraph" w:styleId="TOC2">
    <w:name w:val="toc 2"/>
    <w:basedOn w:val="Normal"/>
    <w:next w:val="Normal"/>
    <w:autoRedefine/>
    <w:uiPriority w:val="39"/>
    <w:unhideWhenUsed/>
    <w:rsid w:val="00B11DCD"/>
    <w:pPr>
      <w:tabs>
        <w:tab w:val="right" w:leader="dot" w:pos="10456"/>
      </w:tabs>
      <w:spacing w:after="100"/>
      <w:ind w:left="220"/>
      <w:pPrChange w:id="1" w:author="Saleh Abedinezhad" w:date="2023-12-11T21:27:00Z">
        <w:pPr>
          <w:bidi/>
          <w:spacing w:after="100" w:line="276" w:lineRule="auto"/>
          <w:ind w:left="220"/>
        </w:pPr>
      </w:pPrChange>
    </w:pPr>
    <w:rPr>
      <w:rPrChange w:id="1" w:author="Saleh Abedinezhad" w:date="2023-12-11T21:27:00Z">
        <w:rPr>
          <w:rFonts w:asciiTheme="minorHAnsi" w:eastAsiaTheme="minorHAnsi" w:hAnsiTheme="minorHAnsi" w:cstheme="minorBidi"/>
          <w:sz w:val="22"/>
          <w:szCs w:val="22"/>
          <w:lang w:val="en-US" w:eastAsia="en-US" w:bidi="fa-IR"/>
        </w:rPr>
      </w:rPrChange>
    </w:rPr>
  </w:style>
  <w:style w:type="paragraph" w:styleId="NoSpacing">
    <w:name w:val="No Spacing"/>
    <w:link w:val="NoSpacingChar"/>
    <w:uiPriority w:val="1"/>
    <w:qFormat/>
    <w:rsid w:val="00C65E3F"/>
    <w:pPr>
      <w:spacing w:after="0" w:line="240" w:lineRule="auto"/>
    </w:pPr>
    <w:rPr>
      <w:rFonts w:eastAsiaTheme="minorEastAsia"/>
      <w:lang w:bidi="ar-SA"/>
    </w:rPr>
  </w:style>
  <w:style w:type="character" w:customStyle="1" w:styleId="NoSpacingChar">
    <w:name w:val="No Spacing Char"/>
    <w:basedOn w:val="DefaultParagraphFont"/>
    <w:link w:val="NoSpacing"/>
    <w:uiPriority w:val="1"/>
    <w:rsid w:val="00C65E3F"/>
    <w:rPr>
      <w:rFonts w:eastAsiaTheme="minorEastAsia"/>
      <w:lang w:bidi="ar-SA"/>
    </w:rPr>
  </w:style>
  <w:style w:type="paragraph" w:styleId="Revision">
    <w:name w:val="Revision"/>
    <w:hidden/>
    <w:uiPriority w:val="99"/>
    <w:semiHidden/>
    <w:rsid w:val="00034B8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505848">
      <w:bodyDiv w:val="1"/>
      <w:marLeft w:val="0"/>
      <w:marRight w:val="0"/>
      <w:marTop w:val="0"/>
      <w:marBottom w:val="0"/>
      <w:divBdr>
        <w:top w:val="none" w:sz="0" w:space="0" w:color="auto"/>
        <w:left w:val="none" w:sz="0" w:space="0" w:color="auto"/>
        <w:bottom w:val="none" w:sz="0" w:space="0" w:color="auto"/>
        <w:right w:val="none" w:sz="0" w:space="0" w:color="auto"/>
      </w:divBdr>
    </w:div>
    <w:div w:id="2104447911">
      <w:bodyDiv w:val="1"/>
      <w:marLeft w:val="0"/>
      <w:marRight w:val="0"/>
      <w:marTop w:val="0"/>
      <w:marBottom w:val="0"/>
      <w:divBdr>
        <w:top w:val="none" w:sz="0" w:space="0" w:color="auto"/>
        <w:left w:val="none" w:sz="0" w:space="0" w:color="auto"/>
        <w:bottom w:val="none" w:sz="0" w:space="0" w:color="auto"/>
        <w:right w:val="none" w:sz="0" w:space="0" w:color="auto"/>
      </w:divBdr>
      <w:divsChild>
        <w:div w:id="1039236299">
          <w:marLeft w:val="0"/>
          <w:marRight w:val="0"/>
          <w:marTop w:val="0"/>
          <w:marBottom w:val="0"/>
          <w:divBdr>
            <w:top w:val="single" w:sz="2" w:space="0" w:color="D9D9E3"/>
            <w:left w:val="single" w:sz="2" w:space="0" w:color="D9D9E3"/>
            <w:bottom w:val="single" w:sz="2" w:space="0" w:color="D9D9E3"/>
            <w:right w:val="single" w:sz="2" w:space="0" w:color="D9D9E3"/>
          </w:divBdr>
          <w:divsChild>
            <w:div w:id="1631786457">
              <w:marLeft w:val="0"/>
              <w:marRight w:val="0"/>
              <w:marTop w:val="0"/>
              <w:marBottom w:val="0"/>
              <w:divBdr>
                <w:top w:val="single" w:sz="2" w:space="0" w:color="D9D9E3"/>
                <w:left w:val="single" w:sz="2" w:space="0" w:color="D9D9E3"/>
                <w:bottom w:val="single" w:sz="2" w:space="0" w:color="D9D9E3"/>
                <w:right w:val="single" w:sz="2" w:space="0" w:color="D9D9E3"/>
              </w:divBdr>
              <w:divsChild>
                <w:div w:id="1717008034">
                  <w:marLeft w:val="0"/>
                  <w:marRight w:val="0"/>
                  <w:marTop w:val="0"/>
                  <w:marBottom w:val="0"/>
                  <w:divBdr>
                    <w:top w:val="single" w:sz="2" w:space="0" w:color="D9D9E3"/>
                    <w:left w:val="single" w:sz="2" w:space="0" w:color="D9D9E3"/>
                    <w:bottom w:val="single" w:sz="2" w:space="0" w:color="D9D9E3"/>
                    <w:right w:val="single" w:sz="2" w:space="0" w:color="D9D9E3"/>
                  </w:divBdr>
                  <w:divsChild>
                    <w:div w:id="840895435">
                      <w:marLeft w:val="0"/>
                      <w:marRight w:val="0"/>
                      <w:marTop w:val="0"/>
                      <w:marBottom w:val="0"/>
                      <w:divBdr>
                        <w:top w:val="single" w:sz="2" w:space="0" w:color="D9D9E3"/>
                        <w:left w:val="single" w:sz="2" w:space="0" w:color="D9D9E3"/>
                        <w:bottom w:val="single" w:sz="2" w:space="0" w:color="D9D9E3"/>
                        <w:right w:val="single" w:sz="2" w:space="0" w:color="D9D9E3"/>
                      </w:divBdr>
                      <w:divsChild>
                        <w:div w:id="1515607441">
                          <w:marLeft w:val="0"/>
                          <w:marRight w:val="0"/>
                          <w:marTop w:val="0"/>
                          <w:marBottom w:val="0"/>
                          <w:divBdr>
                            <w:top w:val="single" w:sz="2" w:space="0" w:color="D9D9E3"/>
                            <w:left w:val="single" w:sz="2" w:space="0" w:color="D9D9E3"/>
                            <w:bottom w:val="single" w:sz="2" w:space="0" w:color="D9D9E3"/>
                            <w:right w:val="single" w:sz="2" w:space="0" w:color="D9D9E3"/>
                          </w:divBdr>
                          <w:divsChild>
                            <w:div w:id="1038967987">
                              <w:marLeft w:val="0"/>
                              <w:marRight w:val="0"/>
                              <w:marTop w:val="100"/>
                              <w:marBottom w:val="100"/>
                              <w:divBdr>
                                <w:top w:val="single" w:sz="2" w:space="0" w:color="D9D9E3"/>
                                <w:left w:val="single" w:sz="2" w:space="0" w:color="D9D9E3"/>
                                <w:bottom w:val="single" w:sz="2" w:space="0" w:color="D9D9E3"/>
                                <w:right w:val="single" w:sz="2" w:space="0" w:color="D9D9E3"/>
                              </w:divBdr>
                              <w:divsChild>
                                <w:div w:id="575238210">
                                  <w:marLeft w:val="0"/>
                                  <w:marRight w:val="0"/>
                                  <w:marTop w:val="0"/>
                                  <w:marBottom w:val="0"/>
                                  <w:divBdr>
                                    <w:top w:val="single" w:sz="2" w:space="0" w:color="D9D9E3"/>
                                    <w:left w:val="single" w:sz="2" w:space="0" w:color="D9D9E3"/>
                                    <w:bottom w:val="single" w:sz="2" w:space="0" w:color="D9D9E3"/>
                                    <w:right w:val="single" w:sz="2" w:space="0" w:color="D9D9E3"/>
                                  </w:divBdr>
                                  <w:divsChild>
                                    <w:div w:id="388648633">
                                      <w:marLeft w:val="0"/>
                                      <w:marRight w:val="0"/>
                                      <w:marTop w:val="0"/>
                                      <w:marBottom w:val="0"/>
                                      <w:divBdr>
                                        <w:top w:val="single" w:sz="2" w:space="0" w:color="D9D9E3"/>
                                        <w:left w:val="single" w:sz="2" w:space="0" w:color="D9D9E3"/>
                                        <w:bottom w:val="single" w:sz="2" w:space="0" w:color="D9D9E3"/>
                                        <w:right w:val="single" w:sz="2" w:space="0" w:color="D9D9E3"/>
                                      </w:divBdr>
                                      <w:divsChild>
                                        <w:div w:id="1941136688">
                                          <w:marLeft w:val="0"/>
                                          <w:marRight w:val="0"/>
                                          <w:marTop w:val="0"/>
                                          <w:marBottom w:val="0"/>
                                          <w:divBdr>
                                            <w:top w:val="single" w:sz="2" w:space="0" w:color="D9D9E3"/>
                                            <w:left w:val="single" w:sz="2" w:space="0" w:color="D9D9E3"/>
                                            <w:bottom w:val="single" w:sz="2" w:space="0" w:color="D9D9E3"/>
                                            <w:right w:val="single" w:sz="2" w:space="0" w:color="D9D9E3"/>
                                          </w:divBdr>
                                          <w:divsChild>
                                            <w:div w:id="169682809">
                                              <w:marLeft w:val="0"/>
                                              <w:marRight w:val="0"/>
                                              <w:marTop w:val="0"/>
                                              <w:marBottom w:val="0"/>
                                              <w:divBdr>
                                                <w:top w:val="single" w:sz="2" w:space="0" w:color="D9D9E3"/>
                                                <w:left w:val="single" w:sz="2" w:space="0" w:color="D9D9E3"/>
                                                <w:bottom w:val="single" w:sz="2" w:space="0" w:color="D9D9E3"/>
                                                <w:right w:val="single" w:sz="2" w:space="0" w:color="D9D9E3"/>
                                              </w:divBdr>
                                              <w:divsChild>
                                                <w:div w:id="1934588393">
                                                  <w:marLeft w:val="0"/>
                                                  <w:marRight w:val="0"/>
                                                  <w:marTop w:val="0"/>
                                                  <w:marBottom w:val="0"/>
                                                  <w:divBdr>
                                                    <w:top w:val="single" w:sz="2" w:space="0" w:color="D9D9E3"/>
                                                    <w:left w:val="single" w:sz="2" w:space="0" w:color="D9D9E3"/>
                                                    <w:bottom w:val="single" w:sz="2" w:space="0" w:color="D9D9E3"/>
                                                    <w:right w:val="single" w:sz="2" w:space="0" w:color="D9D9E3"/>
                                                  </w:divBdr>
                                                  <w:divsChild>
                                                    <w:div w:id="1638487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491374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mahsham.com/doogh"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jpeg"/><Relationship Id="rId25" Type="http://schemas.openxmlformats.org/officeDocument/2006/relationships/image" Target="media/image12.jpe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s://t.me/Amirhosseinbgi" TargetMode="External"/><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imsalione/DooghAbali" TargetMode="Externa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hyperlink" Target="https://pegah.ir/dough/"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t.me/imsalione"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6DB386-AA5A-4FE9-A23F-792941E900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17</Pages>
  <Words>3070</Words>
  <Characters>17500</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Azizi</dc:creator>
  <cp:keywords/>
  <dc:description/>
  <cp:lastModifiedBy>Saleh Abedinezhad</cp:lastModifiedBy>
  <cp:revision>12</cp:revision>
  <cp:lastPrinted>2023-12-11T18:01:00Z</cp:lastPrinted>
  <dcterms:created xsi:type="dcterms:W3CDTF">2023-12-10T13:31:00Z</dcterms:created>
  <dcterms:modified xsi:type="dcterms:W3CDTF">2023-12-12T05:53:00Z</dcterms:modified>
</cp:coreProperties>
</file>